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3F0" w:rsidRPr="00AD695E" w:rsidRDefault="00E403F0" w:rsidP="00E403F0">
      <w:pPr>
        <w:pStyle w:val="afff6"/>
        <w:framePr w:wrap="around"/>
        <w:spacing w:line="240" w:lineRule="exact"/>
        <w:rPr>
          <w:del w:id="95638" w:author="Claude" w:date="2026-10-11T09:07:45Z"/>
          <w:rtl/>
        </w:rPr>
      </w:pPr>
      <w:del w:id="95637" w:author="Claude" w:date="2026-10-11T09:07:45Z">
        <w:r>
          <w:rPr>
            <w:rFonts w:hint="cs"/>
            <w:rtl/>
          </w:rPr>
          <w:lastRenderedPageBreak/>
          <w:delText xml:space="preserve">פרק ראשון</w:delText>
        </w:r>
      </w:del>
    </w:p>
    <w:p w:rsidR="00E403F0" w:rsidRPr="00AD695E" w:rsidRDefault="00E403F0" w:rsidP="00E403F0">
      <w:pPr>
        <w:pStyle w:val="afff7"/>
        <w:framePr w:wrap="around"/>
        <w:spacing w:line="240" w:lineRule="exact"/>
        <w:rPr>
          <w:del w:id="95640" w:author="Claude" w:date="2026-10-11T09:07:45Z"/>
          <w:rtl/>
        </w:rPr>
      </w:pPr>
      <w:del w:id="95639" w:author="Claude" w:date="2026-10-11T09:07:45Z">
        <w:r>
          <w:rPr>
            <w:rFonts w:hint="cs"/>
            <w:rtl/>
          </w:rPr>
          <w:delText xml:space="preserve">שלושים ושש</w:delText>
        </w:r>
      </w:del>
    </w:p>
    <w:p w:rsidR="00E403F0" w:rsidRPr="00AD695E" w:rsidRDefault="00E403F0" w:rsidP="00E403F0">
      <w:pPr>
        <w:pStyle w:val="afff3"/>
        <w:framePr w:wrap="around"/>
        <w:spacing w:line="240" w:lineRule="exact"/>
        <w:rPr>
          <w:rtl/>
        </w:rPr>
      </w:pPr>
      <w:r w:rsidRPr="009239E9">
        <w:rPr>
          <w:rFonts w:hint="cs"/>
          <w:szCs w:val="18"/>
          <w:rtl/>
        </w:rPr>
        <w:t>ב.</w:t>
      </w:r>
    </w:p>
    <w:p w:rsidR="00E403F0" w:rsidRPr="00AD695E" w:rsidRDefault="00E403F0" w:rsidP="00E403F0">
      <w:pPr>
        <w:pStyle w:val="afff5"/>
        <w:framePr w:wrap="around"/>
        <w:rPr>
          <w:rtl/>
        </w:rPr>
      </w:pPr>
      <w:r>
        <w:rPr>
          <w:rFonts w:hint="cs"/>
          <w:rtl/>
        </w:rPr>
        <w:t>כריתות</w:t>
      </w:r>
    </w:p>
    <w:p w:rsidR="00E403F0" w:rsidRPr="00AD695E" w:rsidRDefault="00E403F0" w:rsidP="00E403F0">
      <w:pPr>
        <w:pStyle w:val="afff8"/>
        <w:framePr w:wrap="around"/>
        <w:rPr>
          <w:rtl/>
        </w:rPr>
      </w:pPr>
      <w:r>
        <w:rPr>
          <w:rFonts w:hint="cs"/>
          <w:rtl/>
        </w:rPr>
        <w:t>ב.-ח:</w:t>
      </w:r>
    </w:p>
    <w:p>
      <w:pPr>
        <w:pStyle w:val="PetichatPerek"/>
        <w:rPr>
          <w:ins w:id="95636" w:author="Claude" w:date="2026-10-11T09:07:45Z"/>
        </w:rPr>
      </w:pPr>
      <w:ins w:id="95635" w:author="Claude" w:date="2026-10-11T09:07:45Z">
        <w:r>
          <w:rPr>
            <w:rFonts w:hint="cs"/>
            <w:rtl/>
          </w:rPr>
          <w:t xml:space="preserve">פרק ראשון</w:t>
        </w:r>
        <w:r>
          <w:rPr>
            <w:rFonts w:hint="cs"/>
            <w:rtl/>
          </w:rPr>
          <w:t xml:space="preserve"> - </w:t>
        </w:r>
        <w:r>
          <w:rPr>
            <w:rFonts w:hint="cs"/>
            <w:rtl/>
          </w:rPr>
          <w:t xml:space="preserve">שלושים ושש</w:t>
        </w:r>
      </w:ins>
    </w:p>
    <w:p>
      <w:pPr>
        <w:pStyle w:val="MishnaBatzad"/>
        <w:rPr>
          <w:ins w:id="20129" w:author="קלוד" w:date="2026-10-11T09:07:19Z"/>
        </w:rPr>
      </w:pPr>
      <w:ins w:id="20128" w:author="קלוד" w:date="2026-10-11T09:07:19Z">
        <w:r>
          <w:t xml:space="preserve">משנה א</w:t>
        </w:r>
      </w:ins>
    </w:p>
    <w:p w:rsidR="00E403F0" w:rsidRPr="00D65BEC" w:rsidRDefault="00E403F0" w:rsidP="00E403F0">
      <w:pPr>
        <w:pStyle w:val="afff9"/>
        <w:rPr>
          <w:del w:id="20069" w:author="קלוד" w:date="2026-10-11T09:07:19Z"/>
          <w:rtl/>
        </w:rPr>
      </w:pPr>
      <w:del w:id="20068" w:author="קלוד" w:date="2026-10-11T09:07:19Z">
        <w:r w:rsidRPr="00D65BEC">
          <w:rPr>
            <w:rtl/>
          </w:rPr>
          <w:delText xml:space="preserve">מתני.</w:delText>
        </w:r>
      </w:del>
    </w:p>
    <w:p w:rsidR="00E403F0" w:rsidRPr="00D65BEC" w:rsidRDefault="00E403F0" w:rsidP="00E403F0">
      <w:pPr>
        <w:pStyle w:val="afff9"/>
        <w:spacing w:before="120"/>
        <w:rPr>
          <w:rtl/>
        </w:rPr>
        <w:pPrChange w:id="90001" w:author="קלוד" w:date="2026-10-11T12:09:42Z">
          <w:pPr>
            <w:pStyle w:val="afff9"/>
          </w:pPr>
        </w:pPrChange>
      </w:pPr>
      <w:r w:rsidRPr="00D65BEC">
        <w:rPr>
          <w:rtl/>
        </w:rPr>
        <w:t xml:space="preserve">שלשים ושש כריתות בתורה: הבא על האם, ועל אשת אב, ועל הכלה, הבא על הזכור, ועל הבהמה, ואשה המביאה הבהמה עליה, הבא על אשה ובתה, ואשת איש, הבא על אחותו, ועל אחות אביו, ועל אחות אמו, ועל אחות אשתו, ועל אשת אחיו, ועל אשת אחי אביו, (ועל אשת אחי אמו), ועל הנדה, </w:t>
      </w:r>
    </w:p>
    <w:p w:rsidR="00E403F0" w:rsidRPr="00D65BEC" w:rsidRDefault="00E403F0" w:rsidP="00E403F0">
      <w:pPr>
        <w:pStyle w:val="afff9"/>
        <w:rPr>
          <w:rtl/>
        </w:rPr>
      </w:pPr>
      <w:r w:rsidRPr="00D65BEC">
        <w:rPr>
          <w:rtl/>
        </w:rPr>
        <w:tab/>
        <w:t xml:space="preserve">והמגדף, ועובד עבודת כוכבים, והנותן מזרעו למולך, ובעל אוב, ומחלל שבת, וטמא שאכל קדש, והבא אל המקדש טמא, והאוכל חלב, ודם, ונותר, ופיגול, </w:t>
      </w:r>
      <w:r w:rsidRPr="00D64BA8">
        <w:rPr>
          <w:spacing w:val="8"/>
          <w:rtl/>
        </w:rPr>
        <w:t xml:space="preserve">והשוחט ומעלה בחוץ, והאוכל חמץ בפסח, והאוכל והעושה מלאכה ביום הכפורים, </w:t>
      </w:r>
    </w:p>
    <w:p w:rsidR="00E403F0" w:rsidRPr="00D65BEC" w:rsidRDefault="00E403F0" w:rsidP="00E403F0">
      <w:pPr>
        <w:pStyle w:val="afff9"/>
        <w:rPr>
          <w:rtl/>
        </w:rPr>
      </w:pPr>
      <w:r w:rsidRPr="00D65BEC">
        <w:rPr>
          <w:rtl/>
        </w:rPr>
        <w:tab/>
      </w:r>
      <w:r w:rsidRPr="00D65BEC">
        <w:rPr>
          <w:rFonts w:hint="cs"/>
          <w:rtl/>
        </w:rPr>
        <w:t>ו</w:t>
      </w:r>
      <w:r w:rsidRPr="00D65BEC">
        <w:rPr>
          <w:rtl/>
        </w:rPr>
        <w:t>המפטם את השמן, והמפטם את הקטרת, והסך את השמן המשחה, והפסח והמילה מצות עשה.</w:t>
      </w:r>
    </w:p>
    <w:p w:rsidR="00E403F0" w:rsidRPr="00D65BEC" w:rsidRDefault="00E403F0" w:rsidP="00E403F0">
      <w:pPr>
        <w:pStyle w:val="afff9"/>
        <w:rPr>
          <w:rtl/>
        </w:rPr>
      </w:pPr>
      <w:r>
        <w:rPr>
          <w:rtl/>
        </w:rPr>
        <w:t xml:space="preserve">על אלו חייבין על זדונו כרת, ועל שגגתו חטאת, ועל לא הודע שלהם אשם תלוי, חוץ מן המטמא מקדש וקדשיו, מפני שהוא בעולה ויורד, דברי </w:t>
      </w:r>
      <w:r>
        <w:rPr>
          <w:rStyle w:val="TanaimMishna"/>
          <w:rtl/>
          <w:rPrChange w:id="20001" w:author="קלוד" w:date="2026-10-11T09:07:19Z">
            <w:rPr>
              <w:rtl/>
            </w:rPr>
          </w:rPrChange>
        </w:rPr>
        <w:t xml:space="preserve">רבי מאיר</w:t>
      </w:r>
      <w:r>
        <w:rPr>
          <w:rtl/>
        </w:rPr>
        <w:t xml:space="preserve">;</w:t>
      </w:r>
    </w:p>
    <w:p w:rsidR="00E403F0" w:rsidRPr="00D65BEC" w:rsidRDefault="00E403F0" w:rsidP="00E403F0">
      <w:pPr>
        <w:pStyle w:val="afff9"/>
        <w:rPr>
          <w:rtl/>
        </w:rPr>
      </w:pPr>
      <w:r>
        <w:rPr>
          <w:rtl/>
        </w:rPr>
        <w:t xml:space="preserve">ו</w:t>
      </w:r>
      <w:r>
        <w:rPr>
          <w:rStyle w:val="TanaimMishna"/>
          <w:rtl/>
          <w:rPrChange w:id="20002" w:author="קלוד" w:date="2026-10-11T09:07:19Z">
            <w:rPr>
              <w:rtl/>
            </w:rPr>
          </w:rPrChange>
        </w:rPr>
        <w:t xml:space="preserve">חכמים</w:t>
      </w:r>
      <w:r>
        <w:rPr>
          <w:rtl/>
        </w:rPr>
        <w:t xml:space="preserve"> אומרים</w:t>
      </w:r>
      <w:r>
        <w:rPr>
          <w:rStyle w:val="TanaimMishna"/>
          <w:rtl/>
          <w:rPrChange w:id="95543" w:author="Claude" w:date="2026-10-11T09:07:45Z">
            <w:rPr>
              <w:rtl/>
            </w:rPr>
          </w:rPrChange>
        </w:rPr>
        <w:t xml:space="preserve">:</w:t>
      </w:r>
      <w:r>
        <w:rPr>
          <w:rtl/>
        </w:rPr>
        <w:t xml:space="preserve"> אף המגדף, שנאמר: תורה אחת יהיה לכם לעושה בשגגה, יצא מגדף שאינו עושה מעשה.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ב:</w:t>
      </w:r>
    </w:p>
    <w:p>
      <w:pPr>
        <w:pStyle w:val="afffff8"/>
        <w:rPr>
          <w:ins w:id="90247" w:author="קלוד" w:date="2026-10-11T12:26:18Z"/>
        </w:rPr>
      </w:pPr>
      <w:ins w:id="90248" w:author="קלוד" w:date="2026-10-11T12:26:18Z">
        <w:r>
          <w:rPr>
            <w:color w:val="7B3F00"/>
          </w:rPr>
          <w:t xml:space="preserve">מניינא דשלושים ושש - שאם עשאן בהעלם אחת חייב על כל אחת</w:t>
        </w:r>
      </w:ins>
    </w:p>
    <w:p w:rsidR="00E403F0" w:rsidRPr="00AD695E" w:rsidRDefault="00E403F0" w:rsidP="00E403F0">
      <w:pPr>
        <w:rPr>
          <w:rtl/>
        </w:rPr>
      </w:pPr>
      <w:r w:rsidRPr="00217260">
        <w:rPr>
          <w:rFonts w:hint="cs"/>
          <w:b/>
          <w:bCs/>
          <w:rtl/>
        </w:rPr>
        <w:t>א.</w:t>
      </w:r>
      <w:r>
        <w:rPr>
          <w:rFonts w:hint="cs"/>
          <w:rtl/>
        </w:rPr>
        <w:t xml:space="preserve"> שלושים ושש </w:t>
      </w:r>
      <w:r>
        <w:rPr>
          <w:rtl/>
        </w:rPr>
        <w:t xml:space="preserve">מניינא למה לי? </w:t>
      </w:r>
    </w:p>
    <w:p>
      <w:pPr>
        <w:pStyle w:val="38"/>
        <w:rPr>
          <w:ins w:id="93019" w:author="מנוע מכני" w:date="2026-10-11T12:04:39Z"/>
        </w:rPr>
      </w:pPr>
      <w:r>
        <w:t xml:space="preserve">- </w:t>
      </w:r>
      <w:r>
        <w:tab/>
      </w:r>
      <w:r>
        <w:t>ארי</w:t>
      </w:r>
      <w:r>
        <w:t>"</w:t>
      </w:r>
      <w:r>
        <w:t>ו</w:t>
      </w:r>
      <w:r>
        <w:t xml:space="preserve">:</w:t>
      </w:r>
    </w:p>
    <w:p w:rsidR="00E403F0" w:rsidRPr="00AD695E" w:rsidRDefault="00E403F0" w:rsidP="00E403F0">
      <w:pPr>
        <w:rPr>
          <w:rtl/>
        </w:rPr>
      </w:pPr>
      <w:del w:id="93020" w:author="מנוע מכני" w:date="2026-10-11T12:04:39Z">
        <w:r>
          <w:rPr>
            <w:rtl/>
          </w:rPr>
          <w:delText xml:space="preserve"> </w:delText>
        </w:r>
      </w:del>
      <w:r>
        <w:rPr>
          <w:rtl/>
        </w:rPr>
        <w:t xml:space="preserve">שאם עשאן כולן בהעלם אחת - חייב עכאו"א.</w:t>
      </w:r>
    </w:p>
    <w:p w:rsidR="00E403F0" w:rsidRPr="00AD695E" w:rsidRDefault="00E403F0" w:rsidP="00E403F0">
      <w:pPr>
        <w:rPr>
          <w:rtl/>
        </w:rPr>
      </w:pPr>
      <w:r w:rsidRPr="00217260">
        <w:rPr>
          <w:rFonts w:hint="cs"/>
          <w:b/>
          <w:bCs/>
          <w:rtl/>
        </w:rPr>
        <w:t>ב.</w:t>
      </w:r>
      <w:r>
        <w:rPr>
          <w:rFonts w:hint="cs"/>
          <w:rtl/>
        </w:rPr>
        <w:t xml:space="preserve"> וכן גבי</w:t>
      </w:r>
      <w:r>
        <w:rPr>
          <w:rtl/>
        </w:rPr>
        <w:t xml:space="preserve"> אבות מלאכות מ' חסר אחת, </w:t>
      </w:r>
      <w:r>
        <w:rPr>
          <w:rFonts w:hint="cs"/>
          <w:rtl/>
        </w:rPr>
        <w:t xml:space="preserve">- לומר </w:t>
      </w:r>
      <w:r>
        <w:rPr>
          <w:rtl/>
        </w:rPr>
        <w:t>שאם עשאן כולן בהעלם אחת חייב ע</w:t>
      </w:r>
      <w:r>
        <w:rPr>
          <w:rFonts w:hint="cs"/>
          <w:rtl/>
        </w:rPr>
        <w:t>כאו</w:t>
      </w:r>
      <w:r>
        <w:rPr>
          <w:rtl/>
        </w:rPr>
        <w:t>"</w:t>
      </w:r>
      <w:r>
        <w:rPr>
          <w:rFonts w:hint="cs"/>
          <w:rtl/>
        </w:rPr>
        <w:t>א</w:t>
      </w:r>
    </w:p>
    <w:p>
      <w:pPr>
        <w:pStyle w:val="38"/>
        <w:rPr>
          <w:ins w:id="93021" w:author="מנוע מכני" w:date="2026-10-11T12:04:39Z"/>
        </w:rPr>
      </w:pPr>
      <w:r w:rsidRPr="00217260">
        <w:t>ג.</w:t>
      </w:r>
      <w:r>
        <w:t xml:space="preserve"> והך </w:t>
      </w:r>
      <w:r>
        <w:t xml:space="preserve">ד</w:t>
      </w:r>
      <w:r>
        <w:t xml:space="preserve">תנן</w:t>
      </w:r>
      <w:r>
        <w:t xml:space="preserve">:</w:t>
      </w:r>
    </w:p>
    <w:p w:rsidR="00E403F0" w:rsidRPr="00AD695E" w:rsidRDefault="00E403F0" w:rsidP="00E403F0">
      <w:pPr>
        <w:rPr>
          <w:rtl/>
        </w:rPr>
      </w:pPr>
      <w:del w:id="93022" w:author="מנוע מכני" w:date="2026-10-11T12:04:39Z">
        <w:r>
          <w:rPr>
            <w:rtl/>
          </w:rPr>
          <w:delText xml:space="preserve"> </w:delText>
        </w:r>
      </w:del>
      <w:r>
        <w:rPr>
          <w:rtl/>
        </w:rPr>
        <w:t xml:space="preserve">ד' מחוסרי כפרה,</w:t>
      </w:r>
      <w:r>
        <w:rPr>
          <w:rFonts w:hint="cs"/>
          <w:rtl/>
        </w:rPr>
        <w:t xml:space="preserve">-</w:t>
      </w:r>
      <w:ins w:id="91679" w:author="מנוע מכני" w:date="2026-10-11T12:04:39Z">
        <w:r>
          <w:rPr>
            <w:rFonts w:hint="cs"/>
            <w:rtl/>
          </w:rPr>
          <w:t xml:space="preserve"> </w:t>
        </w:r>
      </w:ins>
      <w:del w:id="91680" w:author="מנוע מכני" w:date="2026-10-11T12:04:39Z">
        <w:r>
          <w:rPr>
            <w:rFonts w:hint="cs"/>
            <w:rtl/>
          </w:rPr>
          <w:delText xml:space="preserve"> </w:delText>
        </w:r>
        <w:r>
          <w:rPr>
            <w:rtl/>
          </w:rPr>
          <w:delText xml:space="preserve"> </w:delText>
        </w:r>
      </w:del>
      <w:r>
        <w:rPr>
          <w:rtl/>
        </w:rPr>
        <w:t xml:space="preserve">לאפוקי מדר' אליעזר בן יעקב, דאמר: ה</w:t>
      </w:r>
      <w:r w:rsidR="00D64BA8">
        <w:rPr>
          <w:rtl/>
        </w:rPr>
        <w:t>'</w:t>
      </w:r>
      <w:r>
        <w:rPr>
          <w:rtl/>
        </w:rPr>
        <w:t xml:space="preserve"> הוי</w:t>
      </w:r>
      <w:ins w:id="91677" w:author="מנוע מכני" w:date="2026-10-11T12:04:39Z">
        <w:r>
          <w:rPr>
            <w:rtl/>
          </w:rPr>
          <w:t xml:space="preserve">,</w:t>
        </w:r>
      </w:ins>
      <w:del w:id="91678" w:author="מנוע מכני" w:date="2026-10-11T12:04:39Z">
        <w:r>
          <w:rPr>
            <w:rtl/>
          </w:rPr>
          <w:delText xml:space="preserve">;</w:delText>
        </w:r>
      </w:del>
    </w:p>
    <w:p>
      <w:pPr>
        <w:pStyle w:val="38"/>
        <w:rPr>
          <w:ins w:id="93023" w:author="מנוע מכני" w:date="2026-10-11T12:04:39Z"/>
        </w:rPr>
      </w:pPr>
      <w:r>
        <w:t xml:space="preserve">- </w:t>
      </w:r>
      <w:r>
        <w:tab/>
      </w:r>
      <w:r>
        <w:t xml:space="preserve">דתניא</w:t>
      </w:r>
      <w:r>
        <w:t xml:space="preserve">, ר</w:t>
      </w:r>
      <w:r>
        <w:t>אב</w:t>
      </w:r>
      <w:r>
        <w:t>"</w:t>
      </w:r>
      <w:r>
        <w:t>י</w:t>
      </w:r>
      <w:r>
        <w:t xml:space="preserve">:</w:t>
      </w:r>
    </w:p>
    <w:p w:rsidR="00E403F0" w:rsidRPr="00AD695E" w:rsidRDefault="00E403F0" w:rsidP="00E403F0">
      <w:pPr>
        <w:rPr>
          <w:rtl/>
        </w:rPr>
      </w:pPr>
      <w:del w:id="93024" w:author="מנוע מכני" w:date="2026-10-11T12:04:39Z">
        <w:r>
          <w:rPr>
            <w:rtl/>
          </w:rPr>
          <w:delText xml:space="preserve"> </w:delText>
        </w:r>
      </w:del>
      <w:r>
        <w:rPr>
          <w:rtl/>
        </w:rPr>
        <w:t xml:space="preserve">גר מחוסר כפרה עד שיזרק דם עליו, אהכי תנא: ד'.</w:t>
      </w:r>
    </w:p>
    <w:p w:rsidR="00E403F0" w:rsidRPr="00AD695E" w:rsidRDefault="00E403F0" w:rsidP="00E403F0">
      <w:pPr>
        <w:rPr>
          <w:rtl/>
        </w:rPr>
      </w:pPr>
      <w:r w:rsidRPr="00217260">
        <w:rPr>
          <w:rFonts w:hint="cs"/>
          <w:b/>
          <w:bCs/>
          <w:rtl/>
        </w:rPr>
        <w:t>ד.</w:t>
      </w:r>
      <w:r>
        <w:rPr>
          <w:rFonts w:hint="cs"/>
          <w:rtl/>
        </w:rPr>
        <w:t xml:space="preserve"> וכן </w:t>
      </w:r>
      <w:r>
        <w:rPr>
          <w:rtl/>
        </w:rPr>
        <w:t xml:space="preserve">ד' מביאין על הזדון כשגגה, </w:t>
      </w:r>
    </w:p>
    <w:p>
      <w:pPr>
        <w:pStyle w:val="38"/>
        <w:rPr>
          <w:ins w:id="93025" w:author="מנוע מכני" w:date="2026-10-11T12:04:39Z"/>
        </w:rPr>
      </w:pPr>
      <w:r>
        <w:t xml:space="preserve">- </w:t>
      </w:r>
      <w:r>
        <w:tab/>
      </w:r>
      <w:r>
        <w:t>מניינא לאפוקי מדר"</w:t>
      </w:r>
      <w:r>
        <w:t>ש</w:t>
      </w:r>
      <w:r>
        <w:t xml:space="preserve">:</w:t>
      </w:r>
    </w:p>
    <w:p w:rsidR="00E403F0" w:rsidRPr="00AD695E" w:rsidRDefault="00E403F0" w:rsidP="00E403F0">
      <w:pPr>
        <w:rPr>
          <w:rtl/>
        </w:rPr>
      </w:pPr>
      <w:del w:id="93026" w:author="מנוע מכני" w:date="2026-10-11T12:04:39Z">
        <w:r>
          <w:rPr>
            <w:rtl/>
          </w:rPr>
          <w:delText xml:space="preserve"> </w:delText>
        </w:r>
      </w:del>
      <w:r>
        <w:rPr>
          <w:rtl/>
        </w:rPr>
        <w:t xml:space="preserve">שבועת הפקדון </w:t>
      </w:r>
      <w:r>
        <w:rPr>
          <w:rtl/>
        </w:rPr>
        <w:t xml:space="preserve">לא</w:t>
      </w:r>
      <w:r>
        <w:rPr>
          <w:rtl/>
        </w:rPr>
        <w:t xml:space="preserve"> ניתן זדונה לכפרה, אהכי תנא: ד'.</w:t>
      </w:r>
    </w:p>
    <w:p w:rsidR="00E403F0" w:rsidRPr="00AD695E" w:rsidRDefault="00E403F0" w:rsidP="00E403F0">
      <w:pPr>
        <w:rPr>
          <w:rtl/>
        </w:rPr>
      </w:pPr>
      <w:r w:rsidRPr="00217260">
        <w:rPr>
          <w:rFonts w:hint="cs"/>
          <w:b/>
          <w:bCs/>
          <w:rtl/>
        </w:rPr>
        <w:t>ה.</w:t>
      </w:r>
      <w:r>
        <w:rPr>
          <w:rFonts w:hint="cs"/>
          <w:rtl/>
        </w:rPr>
        <w:t xml:space="preserve"> וכן הך ד</w:t>
      </w:r>
      <w:r>
        <w:rPr>
          <w:rtl/>
        </w:rPr>
        <w:t xml:space="preserve">ה' מביאין קרבן אחד על עבירות הרבה, </w:t>
      </w:r>
    </w:p>
    <w:p w:rsidR="00E403F0" w:rsidRPr="00AD695E" w:rsidRDefault="00E403F0" w:rsidP="00E403F0">
      <w:pPr>
        <w:rPr>
          <w:rtl/>
        </w:rPr>
      </w:pPr>
      <w:r>
        <w:rPr>
          <w:rFonts w:hint="cs"/>
          <w:rtl/>
        </w:rPr>
        <w:t xml:space="preserve">- </w:t>
      </w:r>
      <w:r>
        <w:rPr>
          <w:rtl/>
        </w:rPr>
        <w:tab/>
        <w:t xml:space="preserve">מניינא משום דבעי </w:t>
      </w:r>
      <w:ins w:id="90001" w:author="Claude - סמנטי" w:date="2026-10-11T12:21:47Z">
        <w:r>
          <w:rPr>
            <w:rtl/>
          </w:rPr>
          <w:t xml:space="preserve">לשנות</w:t>
        </w:r>
      </w:ins>
      <w:del w:id="90002" w:author="Claude - סמנטי" w:date="2026-10-11T12:21:47Z">
        <w:r>
          <w:rPr>
            <w:rtl/>
          </w:rPr>
          <w:tab/>
          <w:delText xml:space="preserve">למיתנא</w:delText>
        </w:r>
      </w:del>
      <w:r>
        <w:rPr>
          <w:rtl/>
        </w:rPr>
        <w:tab/>
        <w:t xml:space="preserve"> סיפא: נזיר אם נטמא טומאות הרב</w:t>
      </w:r>
      <w:r>
        <w:rPr>
          <w:rFonts w:hint="cs"/>
          <w:rtl/>
        </w:rPr>
        <w:t>'</w:t>
      </w:r>
      <w:r>
        <w:rPr>
          <w:rtl/>
        </w:rPr>
        <w:t>, ומשכח"</w:t>
      </w:r>
      <w:r>
        <w:rPr>
          <w:rFonts w:hint="cs"/>
          <w:rtl/>
        </w:rPr>
        <w:t xml:space="preserve">ל שנטמא </w:t>
      </w:r>
      <w:r>
        <w:rPr>
          <w:rtl/>
        </w:rPr>
        <w:t xml:space="preserve">בשביעי וחזר ונטמא בשביעי, </w:t>
      </w:r>
      <w:r>
        <w:rPr>
          <w:rStyle w:val="2fb"/>
          <w:rFonts w:hint="cs"/>
          <w:rtl/>
        </w:rPr>
        <w:t>וריב</w:t>
      </w:r>
      <w:r>
        <w:rPr>
          <w:rStyle w:val="2fb"/>
          <w:rtl/>
        </w:rPr>
        <w:t>"</w:t>
      </w:r>
      <w:r>
        <w:rPr>
          <w:rStyle w:val="2fb"/>
          <w:rFonts w:hint="cs"/>
          <w:rtl/>
        </w:rPr>
        <w:t xml:space="preserve">י</w:t>
      </w:r>
      <w:r>
        <w:rPr>
          <w:rFonts w:hint="cs"/>
          <w:rtl/>
        </w:rPr>
        <w:t xml:space="preserve"> </w:t>
      </w:r>
      <w:r>
        <w:rPr>
          <w:rtl/>
        </w:rPr>
        <w:t>דנזירות דטהרה משביעי</w:t>
      </w:r>
      <w:r>
        <w:rPr>
          <w:rFonts w:hint="cs"/>
          <w:rtl/>
        </w:rPr>
        <w:t xml:space="preserve"> מתחלת</w:t>
      </w:r>
    </w:p>
    <w:p w:rsidR="00E403F0" w:rsidRPr="00AD695E" w:rsidRDefault="00E403F0" w:rsidP="00E403F0">
      <w:pPr>
        <w:rPr>
          <w:rtl/>
        </w:rPr>
      </w:pPr>
      <w:ins w:id="92317" w:author="מנוע מכני" w:date="2026-10-11T12:04:39Z">
        <w:r>
          <w:rPr>
            <w:rtl/>
          </w:rPr>
          <w:t xml:space="preserve">דאם </w:t>
        </w:r>
      </w:ins>
      <w:del w:id="92318" w:author="מנוע מכני" w:date="2026-10-11T12:04:39Z">
        <w:r>
          <w:rPr>
            <w:rtl/>
          </w:rPr>
          <w:tab/>
          <w:delText xml:space="preserve">דאי </w:delText>
        </w:r>
      </w:del>
      <w:r>
        <w:rPr>
          <w:rtl/>
        </w:rPr>
        <w:tab/>
        <w:t xml:space="preserve">תאמר </w:t>
      </w:r>
      <w:r>
        <w:rPr>
          <w:rStyle w:val="2fb"/>
          <w:rtl/>
        </w:rPr>
        <w:tab/>
        <w:t xml:space="preserve">רבי</w:t>
      </w:r>
      <w:r>
        <w:rPr>
          <w:rtl/>
        </w:rPr>
        <w:tab/>
        <w:t xml:space="preserve"> היא, כיון דנזירות דטהרה </w:t>
      </w:r>
      <w:r>
        <w:rPr>
          <w:rFonts w:hint="cs"/>
          <w:rtl/>
        </w:rPr>
        <w:t xml:space="preserve">חלק רק ביום השמיני </w:t>
      </w:r>
      <w:ins w:id="92783" w:author="מנוע מכני" w:date="2026-10-11T12:04:39Z">
        <w:r>
          <w:rPr>
            <w:rFonts w:hint="cs"/>
            <w:rtl/>
          </w:rPr>
          <w:t xml:space="preserve">איך</w:t>
        </w:r>
      </w:ins>
      <w:del w:id="92784" w:author="מנוע מכני" w:date="2026-10-11T12:04:39Z">
        <w:r>
          <w:rPr>
            <w:rFonts w:hint="cs"/>
            <w:rtl/>
          </w:rPr>
          <w:delText xml:space="preserve">היכי</w:delText>
        </w:r>
      </w:del>
      <w:r>
        <w:rPr>
          <w:rFonts w:hint="cs"/>
          <w:rtl/>
        </w:rPr>
        <w:t xml:space="preserve"> משכח</w:t>
      </w:r>
      <w:r>
        <w:rPr>
          <w:rtl/>
        </w:rPr>
        <w:t>"</w:t>
      </w:r>
      <w:r>
        <w:rPr>
          <w:rFonts w:hint="cs"/>
          <w:rtl/>
        </w:rPr>
        <w:t xml:space="preserve">ל </w:t>
      </w:r>
      <w:ins w:id="92319" w:author="מנוע מכני" w:date="2026-10-11T12:04:39Z">
        <w:r>
          <w:rPr>
            <w:rtl/>
          </w:rPr>
          <w:t xml:space="preserve">אם </w:t>
        </w:r>
      </w:ins>
      <w:del w:id="92320" w:author="מנוע מכני" w:date="2026-10-11T12:04:39Z">
        <w:r>
          <w:rPr>
            <w:rtl/>
          </w:rPr>
          <w:delText xml:space="preserve">אי </w:delText>
        </w:r>
      </w:del>
      <w:r>
        <w:rPr>
          <w:rtl/>
        </w:rPr>
        <w:t xml:space="preserve">דנטמא בז' וחזר ונטמא בז', כולה </w:t>
      </w:r>
      <w:ins w:id="90875" w:author="מנוע מכני" w:date="2026-10-11T12:04:39Z">
        <w:r>
          <w:rPr>
            <w:rtl/>
          </w:rPr>
          <w:t xml:space="preserve">אחת</w:t>
        </w:r>
      </w:ins>
      <w:del w:id="90876" w:author="מנוע מכני" w:date="2026-10-11T12:04:39Z">
        <w:r>
          <w:rPr>
            <w:rtl/>
          </w:rPr>
          <w:delText xml:space="preserve">חדא</w:delText>
        </w:r>
      </w:del>
      <w:r>
        <w:rPr>
          <w:rtl/>
        </w:rPr>
        <w:t xml:space="preserve"> טומאה </w:t>
      </w:r>
      <w:ins w:id="90003" w:author="Claude - סמנטי" w:date="2026-10-11T12:21:47Z">
        <w:r>
          <w:rPr>
            <w:rtl/>
          </w:rPr>
          <w:t xml:space="preserve">ארוכה</w:t>
        </w:r>
      </w:ins>
      <w:del w:id="90004" w:author="Claude - סמנטי" w:date="2026-10-11T12:21:47Z">
        <w:r>
          <w:rPr>
            <w:rtl/>
          </w:rPr>
          <w:delText xml:space="preserve">אריכתא</w:delText>
        </w:r>
      </w:del>
      <w:r>
        <w:rPr>
          <w:rtl/>
        </w:rPr>
        <w:t xml:space="preserve"> היא! </w:t>
      </w:r>
    </w:p>
    <w:p w:rsidR="00E403F0" w:rsidRPr="00E87E21" w:rsidRDefault="00E403F0" w:rsidP="00E403F0">
      <w:pPr>
        <w:rPr>
          <w:spacing w:val="-4"/>
          <w:rtl/>
        </w:rPr>
      </w:pPr>
      <w:ins w:id="92321" w:author="מנוע מכני" w:date="2026-10-11T12:04:39Z">
        <w:r>
          <w:rPr>
            <w:spacing w:val="-4"/>
            <w:rtl/>
          </w:rPr>
          <w:t xml:space="preserve">ואם </w:t>
        </w:r>
      </w:ins>
      <w:del w:id="92322" w:author="מנוע מכני" w:date="2026-10-11T12:04:39Z">
        <w:r w:rsidRPr="00E87E21">
          <w:rPr>
            <w:spacing w:val="-4"/>
            <w:rtl/>
          </w:rPr>
          <w:tab/>
          <w:delText xml:space="preserve">ואי </w:delText>
        </w:r>
      </w:del>
      <w:r w:rsidRPr="00E87E21">
        <w:rPr>
          <w:spacing w:val="-4"/>
          <w:rtl/>
        </w:rPr>
        <w:tab/>
        <w:t xml:space="preserve">דנטמא בח' וחזר ונטמא בח', כיון דיצא בשעה הראויה להביא בה קרבן, חייב ע</w:t>
      </w:r>
      <w:r w:rsidRPr="00E87E21">
        <w:rPr>
          <w:rFonts w:hint="cs"/>
          <w:spacing w:val="-4"/>
          <w:rtl/>
        </w:rPr>
        <w:t>כאו</w:t>
      </w:r>
      <w:r w:rsidRPr="00E87E21">
        <w:rPr>
          <w:spacing w:val="-4"/>
          <w:rtl/>
        </w:rPr>
        <w:t>"</w:t>
      </w:r>
      <w:r w:rsidRPr="00E87E21">
        <w:rPr>
          <w:rFonts w:hint="cs"/>
          <w:spacing w:val="-4"/>
          <w:rtl/>
        </w:rPr>
        <w:t xml:space="preserve">א </w:t>
      </w:r>
    </w:p>
    <w:p>
      <w:pPr>
        <w:pStyle w:val="38"/>
        <w:rPr>
          <w:ins w:id="93027" w:author="מנוע מכני" w:date="2026-10-11T12:04:39Z"/>
        </w:rPr>
      </w:pPr>
      <w:r>
        <w:t>ד</w:t>
      </w:r>
      <w:r>
        <w:t xml:space="preserve">תניא</w:t>
      </w:r>
      <w:r>
        <w:t xml:space="preserve">:</w:t>
      </w:r>
    </w:p>
    <w:p w:rsidR="00E403F0" w:rsidRPr="00AD695E" w:rsidRDefault="00E403F0" w:rsidP="00E403F0">
      <w:pPr>
        <w:rPr>
          <w:rtl/>
        </w:rPr>
      </w:pPr>
      <w:del w:id="93028" w:author="מנוע מכני" w:date="2026-10-11T12:04:39Z">
        <w:r>
          <w:rPr>
            <w:rtl/>
          </w:rPr>
          <w:delText xml:space="preserve"> </w:delText>
        </w:r>
      </w:del>
      <w:r>
        <w:rPr>
          <w:rFonts w:hint="cs"/>
          <w:rtl/>
        </w:rPr>
        <w:t>'</w:t>
      </w:r>
      <w:ins w:id="90183" w:author="Claude - סמנטי" w:date="2026-10-11T12:21:47Z">
        <w:r>
          <w:rPr>
            <w:rStyle w:val="afffff0"/>
            <w:rtl/>
          </w:rPr>
          <w:t xml:space="preserve">וְקִדַּשׁ אֶת רֹאשׁוֹ בַּיּוֹם הַהוּא</w:t>
        </w:r>
      </w:ins>
      <w:del w:id="90184" w:author="Claude - סמנטי" w:date="2026-10-11T12:21:47Z">
        <w:r>
          <w:rPr>
            <w:rtl/>
          </w:rPr>
          <w:delText xml:space="preserve">וקדש את ראשו ביום ההוא</w:delText>
        </w:r>
      </w:del>
      <w:r>
        <w:rPr>
          <w:rFonts w:hint="cs"/>
          <w:rtl/>
        </w:rPr>
        <w:t>'</w:t>
      </w:r>
      <w:r>
        <w:rPr>
          <w:rtl/>
        </w:rPr>
        <w:t xml:space="preserve"> – </w:t>
      </w:r>
      <w:r>
        <w:rPr>
          <w:rStyle w:val="2fb"/>
          <w:rFonts w:hint="cs"/>
          <w:rtl/>
        </w:rPr>
        <w:t xml:space="preserve">רבי</w:t>
      </w:r>
      <w:r>
        <w:rPr>
          <w:rFonts w:hint="cs"/>
          <w:rtl/>
        </w:rPr>
        <w:t xml:space="preserve"> </w:t>
      </w:r>
      <w:r>
        <w:rPr>
          <w:rtl/>
        </w:rPr>
        <w:t>ביום הבאת קרבנותיו,</w:t>
      </w:r>
    </w:p>
    <w:p>
      <w:pPr>
        <w:pStyle w:val="38"/>
        <w:rPr>
          <w:ins w:id="93029" w:author="מנוע מכני" w:date="2026-10-11T12:04:39Z"/>
        </w:rPr>
      </w:pPr>
      <w:r>
        <w:tab/>
      </w:r>
      <w:r w:rsidR="00C20F97">
        <w:tab/>
      </w:r>
      <w:r w:rsidR="00C20F97">
        <w:tab/>
      </w:r>
      <w:r w:rsidR="00C20F97">
        <w:tab/>
      </w:r>
      <w:del w:id="90023" w:author="מנוע מכני" w:date="2026-10-11T12:04:39Z">
        <w:r w:rsidR="00C20F97">
          <w:delText xml:space="preserve">  </w:delText>
        </w:r>
      </w:del>
      <w:r>
        <w:t>ריב</w:t>
      </w:r>
      <w:r>
        <w:t>"</w:t>
      </w:r>
      <w:r>
        <w:t>י</w:t>
      </w:r>
      <w:r>
        <w:t xml:space="preserve">:</w:t>
      </w:r>
    </w:p>
    <w:p w:rsidR="00E403F0" w:rsidRPr="00AD695E" w:rsidRDefault="00E403F0" w:rsidP="00C20F97">
      <w:pPr>
        <w:rPr>
          <w:rtl/>
        </w:rPr>
      </w:pPr>
      <w:del w:id="93030" w:author="מנוע מכני" w:date="2026-10-11T12:04:39Z">
        <w:r>
          <w:rPr>
            <w:rtl/>
          </w:rPr>
          <w:delText xml:space="preserve"> </w:delText>
        </w:r>
      </w:del>
      <w:r>
        <w:rPr>
          <w:rtl/>
        </w:rPr>
        <w:t xml:space="preserve">ביום תגלחתו.</w:t>
      </w:r>
    </w:p>
    <w:p w:rsidR="00E403F0" w:rsidRPr="00AD695E" w:rsidRDefault="00E403F0" w:rsidP="00E403F0">
      <w:pPr>
        <w:rPr>
          <w:rtl/>
        </w:rPr>
      </w:pPr>
      <w:r w:rsidRPr="00217260">
        <w:rPr>
          <w:rFonts w:hint="cs"/>
          <w:b/>
          <w:bCs/>
          <w:rtl/>
        </w:rPr>
        <w:t>ו.</w:t>
      </w:r>
      <w:r>
        <w:rPr>
          <w:rFonts w:hint="cs"/>
          <w:rtl/>
        </w:rPr>
        <w:t xml:space="preserve"> וכן הך ה</w:t>
      </w:r>
      <w:r w:rsidR="00D64BA8">
        <w:rPr>
          <w:rtl/>
        </w:rPr>
        <w:t>'</w:t>
      </w:r>
      <w:r>
        <w:rPr>
          <w:rFonts w:hint="cs"/>
          <w:rtl/>
        </w:rPr>
        <w:t xml:space="preserve"> </w:t>
      </w:r>
      <w:r>
        <w:rPr>
          <w:rtl/>
        </w:rPr>
        <w:t xml:space="preserve">מביאין קרבן עולה ויורד, </w:t>
      </w:r>
    </w:p>
    <w:p w:rsidR="00E403F0" w:rsidRPr="00AD695E" w:rsidRDefault="00E403F0" w:rsidP="00E403F0">
      <w:pPr>
        <w:rPr>
          <w:rtl/>
        </w:rPr>
      </w:pPr>
      <w:r>
        <w:rPr>
          <w:rFonts w:hint="cs"/>
          <w:rtl/>
        </w:rPr>
        <w:t xml:space="preserve">- </w:t>
      </w:r>
      <w:r>
        <w:rPr>
          <w:rtl/>
        </w:rPr>
        <w:tab/>
      </w:r>
      <w:r>
        <w:rPr>
          <w:rFonts w:hint="cs"/>
          <w:rtl/>
        </w:rPr>
        <w:t xml:space="preserve">מנינא משום דסיפא </w:t>
      </w:r>
      <w:r>
        <w:rPr>
          <w:rtl/>
        </w:rPr>
        <w:t>נשיא כיוצא בהן</w:t>
      </w:r>
      <w:r>
        <w:rPr>
          <w:rFonts w:hint="cs"/>
          <w:rtl/>
        </w:rPr>
        <w:t>-</w:t>
      </w:r>
      <w:r>
        <w:rPr>
          <w:rtl/>
        </w:rPr>
        <w:t xml:space="preserve"> לאפוקי </w:t>
      </w:r>
      <w:r>
        <w:rPr>
          <w:rStyle w:val="2fb"/>
          <w:rtl/>
        </w:rPr>
        <w:t xml:space="preserve">מדר"א</w:t>
      </w:r>
      <w:r>
        <w:rPr>
          <w:rtl/>
        </w:rPr>
        <w:t xml:space="preserve">, </w:t>
      </w:r>
      <w:r>
        <w:rPr>
          <w:rFonts w:hint="cs"/>
          <w:rtl/>
        </w:rPr>
        <w:t>דאמר ד</w:t>
      </w:r>
      <w:r>
        <w:rPr>
          <w:rtl/>
        </w:rPr>
        <w:t>נשיא מביא שעיר.</w:t>
      </w:r>
    </w:p>
    <w:p w:rsidR="00E403F0" w:rsidRPr="00AD695E" w:rsidRDefault="00E403F0" w:rsidP="00E403F0">
      <w:pPr>
        <w:rPr>
          <w:rtl/>
        </w:rPr>
      </w:pPr>
      <w:r w:rsidRPr="00217260">
        <w:rPr>
          <w:rFonts w:hint="cs"/>
          <w:b/>
          <w:bCs/>
          <w:rtl/>
        </w:rPr>
        <w:t>ז.</w:t>
      </w:r>
      <w:r>
        <w:rPr>
          <w:rFonts w:hint="cs"/>
          <w:rtl/>
        </w:rPr>
        <w:t xml:space="preserve"> וכן </w:t>
      </w:r>
      <w:r>
        <w:rPr>
          <w:rtl/>
        </w:rPr>
        <w:t xml:space="preserve">ד' אבות נזיקין, </w:t>
      </w:r>
    </w:p>
    <w:p w:rsidR="00E403F0" w:rsidRPr="00AD695E" w:rsidRDefault="00E403F0" w:rsidP="00E403F0">
      <w:pPr>
        <w:rPr>
          <w:rtl/>
        </w:rPr>
      </w:pPr>
      <w:r>
        <w:rPr>
          <w:rFonts w:hint="cs"/>
          <w:rtl/>
        </w:rPr>
        <w:t xml:space="preserve">- </w:t>
      </w:r>
      <w:r>
        <w:rPr>
          <w:rtl/>
        </w:rPr>
        <w:tab/>
        <w:t xml:space="preserve">מנינא</w:t>
      </w:r>
      <w:ins w:id="91681" w:author="מנוע מכני" w:date="2026-10-11T12:04:39Z">
        <w:r>
          <w:rPr>
            <w:rtl/>
          </w:rPr>
          <w:t xml:space="preserve"> </w:t>
        </w:r>
      </w:ins>
      <w:del w:id="91682" w:author="מנוע מכני" w:date="2026-10-11T12:04:39Z">
        <w:r>
          <w:rPr>
            <w:rtl/>
          </w:rPr>
          <w:tab/>
          <w:delText xml:space="preserve"> </w:delText>
        </w:r>
        <w:r>
          <w:rPr>
            <w:rFonts w:hint="cs"/>
            <w:rtl/>
          </w:rPr>
          <w:delText xml:space="preserve"> </w:delText>
        </w:r>
      </w:del>
      <w:r>
        <w:rPr>
          <w:rFonts w:hint="cs"/>
          <w:rtl/>
        </w:rPr>
        <w:t xml:space="preserve">לאפוקי </w:t>
      </w:r>
      <w:r>
        <w:rPr>
          <w:rStyle w:val="2fb"/>
          <w:rFonts w:hint="cs"/>
          <w:rtl/>
        </w:rPr>
        <w:t xml:space="preserve">מדר</w:t>
      </w:r>
      <w:r>
        <w:rPr>
          <w:rStyle w:val="2fb"/>
          <w:rtl/>
        </w:rPr>
        <w:t>"</w:t>
      </w:r>
      <w:r>
        <w:rPr>
          <w:rStyle w:val="2fb"/>
          <w:rFonts w:hint="cs"/>
          <w:rtl/>
        </w:rPr>
        <w:t xml:space="preserve">א</w:t>
      </w:r>
      <w:r>
        <w:rPr>
          <w:rFonts w:hint="cs"/>
          <w:rtl/>
        </w:rPr>
        <w:t xml:space="preserve"> דאמר </w:t>
      </w:r>
      <w:r>
        <w:rPr>
          <w:rtl/>
        </w:rPr>
        <w:t>י"ג אבות נזיקין הן.</w:t>
      </w:r>
    </w:p>
    <w:p w:rsidR="00E403F0" w:rsidRPr="00AD695E" w:rsidRDefault="00E403F0" w:rsidP="00E403F0">
      <w:pPr>
        <w:rPr>
          <w:rtl/>
        </w:rPr>
      </w:pPr>
      <w:r>
        <w:rPr>
          <w:rStyle w:val="2fb"/>
          <w:rtl/>
        </w:rPr>
        <w:tab/>
        <w:t>ולר"</w:t>
      </w:r>
      <w:r>
        <w:rPr>
          <w:rStyle w:val="2fb"/>
          <w:rFonts w:hint="cs"/>
          <w:rtl/>
        </w:rPr>
        <w:t xml:space="preserve">א</w:t>
      </w:r>
      <w:r>
        <w:rPr>
          <w:rFonts w:hint="cs"/>
          <w:rtl/>
        </w:rPr>
        <w:t xml:space="preserve"> לאפוקי </w:t>
      </w:r>
      <w:r>
        <w:rPr>
          <w:rStyle w:val="2fb"/>
          <w:rFonts w:hint="cs"/>
          <w:rtl/>
        </w:rPr>
        <w:t xml:space="preserve">מדר</w:t>
      </w:r>
      <w:r>
        <w:rPr>
          <w:rStyle w:val="2fb"/>
          <w:rtl/>
        </w:rPr>
        <w:t>"</w:t>
      </w:r>
      <w:r>
        <w:rPr>
          <w:rStyle w:val="2fb"/>
          <w:rFonts w:hint="cs"/>
          <w:rtl/>
        </w:rPr>
        <w:t xml:space="preserve">ח</w:t>
      </w:r>
      <w:r>
        <w:rPr>
          <w:rFonts w:hint="cs"/>
          <w:rtl/>
        </w:rPr>
        <w:t xml:space="preserve"> </w:t>
      </w:r>
      <w:r>
        <w:rPr>
          <w:rtl/>
        </w:rPr>
        <w:t>כ"ד אבות נזיקין.</w:t>
      </w:r>
    </w:p>
    <w:p w:rsidR="00E403F0" w:rsidRPr="00AD695E" w:rsidRDefault="00E403F0" w:rsidP="00E403F0">
      <w:pPr>
        <w:rPr>
          <w:rtl/>
        </w:rPr>
      </w:pPr>
      <w:r>
        <w:rPr>
          <w:rtl/>
        </w:rPr>
        <w:tab/>
      </w:r>
      <w:r>
        <w:rPr>
          <w:rStyle w:val="2fb"/>
          <w:rFonts w:hint="cs"/>
          <w:rtl/>
        </w:rPr>
        <w:t>ולר</w:t>
      </w:r>
      <w:r>
        <w:rPr>
          <w:rStyle w:val="2fb"/>
          <w:rtl/>
        </w:rPr>
        <w:t>"</w:t>
      </w:r>
      <w:r>
        <w:rPr>
          <w:rStyle w:val="2fb"/>
          <w:rFonts w:hint="cs"/>
          <w:rtl/>
        </w:rPr>
        <w:t xml:space="preserve">ח</w:t>
      </w:r>
      <w:r>
        <w:rPr>
          <w:rFonts w:hint="cs"/>
          <w:rtl/>
        </w:rPr>
        <w:t xml:space="preserve"> </w:t>
      </w:r>
      <w:r>
        <w:rPr>
          <w:rtl/>
        </w:rPr>
        <w:t>לאפוקי מסור ומפגל.</w:t>
      </w:r>
    </w:p>
    <w:p w:rsidR="00E403F0" w:rsidRPr="00AD695E" w:rsidRDefault="00E403F0" w:rsidP="00E403F0">
      <w:pPr>
        <w:jc w:val="center"/>
        <w:rPr>
          <w:rtl/>
        </w:rPr>
      </w:pPr>
      <w:del w:id="90024" w:author="מנוע מכני" w:date="2026-10-11T12:04:39Z">
        <w:r>
          <w:rPr>
            <w:rFonts w:hint="cs"/>
            <w:rtl/>
          </w:rPr>
          <w:delText xml:space="preserve"> </w:delText>
        </w:r>
      </w:del>
      <w:r>
        <w:rPr>
          <w:rtl/>
        </w:rPr>
        <w:t>·</w:t>
      </w:r>
      <w:r>
        <w:rPr>
          <w:rFonts w:hint="cs"/>
          <w:rtl/>
        </w:rPr>
        <w:t xml:space="preserve"> </w:t>
      </w:r>
      <w:r>
        <w:rPr>
          <w:rtl/>
        </w:rPr>
        <w:t>·</w:t>
      </w:r>
    </w:p>
    <w:p>
      <w:pPr>
        <w:pStyle w:val="afffff8"/>
        <w:rPr>
          <w:ins w:id="90245" w:author="קלוד" w:date="2026-10-11T12:26:18Z"/>
        </w:rPr>
      </w:pPr>
      <w:ins w:id="90246" w:author="קלוד" w:date="2026-10-11T12:26:18Z">
        <w:r>
          <w:rPr>
            <w:color w:val="7B3F00"/>
          </w:rPr>
          <w:t xml:space="preserve">כרת באחותו - לחלק או לדון בכרת ולא במלקות</w:t>
        </w:r>
      </w:ins>
    </w:p>
    <w:p>
      <w:pPr>
        <w:pStyle w:val="38"/>
        <w:rPr>
          <w:ins w:id="93031" w:author="מנוע מכני" w:date="2026-10-11T12:04:39Z"/>
        </w:rPr>
      </w:pPr>
      <w:r w:rsidRPr="00217260">
        <w:t xml:space="preserve">אמר</w:t>
      </w:r>
      <w:r w:rsidRPr="00217260">
        <w:t xml:space="preserve"> מר:</w:t>
      </w:r>
    </w:p>
    <w:p w:rsidR="00E403F0" w:rsidRPr="00AD695E" w:rsidRDefault="00E403F0" w:rsidP="00E403F0">
      <w:pPr>
        <w:rPr>
          <w:rtl/>
        </w:rPr>
      </w:pPr>
      <w:del w:id="93032" w:author="מנוע מכני" w:date="2026-10-11T12:04:39Z">
        <w:r w:rsidRPr="00217260">
          <w:rPr>
            <w:b/>
            <w:bCs/>
            <w:rtl/>
          </w:rPr>
          <w:delText xml:space="preserve"> </w:delText>
        </w:r>
      </w:del>
      <w:r w:rsidRPr="00217260">
        <w:rPr>
          <w:b/>
          <w:bCs/>
          <w:rtl/>
        </w:rPr>
        <w:t xml:space="preserve">שאם עשאן כולן בהעלם אחת - חייב עכאו"א.</w:t>
      </w:r>
    </w:p>
    <w:p w:rsidR="00E403F0" w:rsidRPr="00AD695E" w:rsidRDefault="00E403F0" w:rsidP="00E403F0">
      <w:pPr>
        <w:rPr>
          <w:rtl/>
        </w:rPr>
      </w:pPr>
      <w:r>
        <w:rPr>
          <w:rtl/>
        </w:rPr>
        <w:t xml:space="preserve">בשלמא פטור לגמרי </w:t>
      </w:r>
      <w:r>
        <w:rPr>
          <w:rtl/>
        </w:rPr>
        <w:t xml:space="preserve">לא</w:t>
      </w:r>
      <w:r>
        <w:rPr>
          <w:rtl/>
        </w:rPr>
        <w:t xml:space="preserve"> מצית אמרת, ד</w:t>
      </w:r>
      <w:r>
        <w:rPr>
          <w:rFonts w:hint="cs"/>
          <w:rtl/>
        </w:rPr>
        <w:t>'</w:t>
      </w:r>
      <w:ins w:id="90185" w:author="Claude - סמנטי" w:date="2026-10-11T12:21:47Z">
        <w:r>
          <w:rPr>
            <w:rStyle w:val="afffff0"/>
            <w:rtl/>
          </w:rPr>
          <w:t xml:space="preserve">כִּי כָל אֲשֶׁר יַעֲשֶׂה מִכֹּל הַתּוֹעֵבוֹת הָאֵלֶּה וְנִכְרְתוּ</w:t>
        </w:r>
      </w:ins>
      <w:del w:id="90186" w:author="Claude - סמנטי" w:date="2026-10-11T12:21:47Z">
        <w:r>
          <w:rPr>
            <w:rtl/>
          </w:rPr>
          <w:delText xml:space="preserve">כי כל אשר יעשה מכל התועבות האלה ונכרתו</w:delText>
        </w:r>
      </w:del>
      <w:r>
        <w:rPr>
          <w:rFonts w:hint="cs"/>
          <w:rtl/>
        </w:rPr>
        <w:t>'</w:t>
      </w:r>
      <w:r>
        <w:rPr>
          <w:rtl/>
        </w:rPr>
        <w:t xml:space="preserve">, </w:t>
      </w:r>
    </w:p>
    <w:p>
      <w:pPr>
        <w:pStyle w:val="38"/>
        <w:rPr>
          <w:ins w:id="93033" w:author="מנוע מכני" w:date="2026-10-11T12:04:39Z"/>
        </w:rPr>
      </w:pPr>
      <w:r>
        <w:t xml:space="preserve">אלא אימא:</w:t>
      </w:r>
    </w:p>
    <w:p w:rsidR="00E403F0" w:rsidRPr="00AD695E" w:rsidRDefault="00E403F0" w:rsidP="00E403F0">
      <w:pPr>
        <w:rPr>
          <w:rtl/>
        </w:rPr>
      </w:pPr>
      <w:del w:id="93034" w:author="מנוע מכני" w:date="2026-10-11T12:04:39Z">
        <w:r>
          <w:rPr>
            <w:rtl/>
          </w:rPr>
          <w:delText xml:space="preserve"> </w:delText>
        </w:r>
      </w:del>
      <w:r>
        <w:rPr>
          <w:rtl/>
        </w:rPr>
        <w:t xml:space="preserve">עבר </w:t>
      </w:r>
      <w:ins w:id="90877" w:author="מנוע מכני" w:date="2026-10-11T12:04:39Z">
        <w:r>
          <w:rPr>
            <w:rtl/>
          </w:rPr>
          <w:t xml:space="preserve">אחת</w:t>
        </w:r>
      </w:ins>
      <w:del w:id="90878" w:author="מנוע מכני" w:date="2026-10-11T12:04:39Z">
        <w:r>
          <w:rPr>
            <w:rtl/>
          </w:rPr>
          <w:delText xml:space="preserve">חדא</w:delText>
        </w:r>
      </w:del>
      <w:r>
        <w:rPr>
          <w:rtl/>
        </w:rPr>
        <w:t xml:space="preserve"> נתחייב </w:t>
      </w:r>
      <w:ins w:id="90879" w:author="מנוע מכני" w:date="2026-10-11T12:04:39Z">
        <w:r>
          <w:rPr>
            <w:rtl/>
          </w:rPr>
          <w:t xml:space="preserve">אחת</w:t>
        </w:r>
      </w:ins>
      <w:del w:id="90880" w:author="מנוע מכני" w:date="2026-10-11T12:04:39Z">
        <w:r>
          <w:rPr>
            <w:rtl/>
          </w:rPr>
          <w:delText xml:space="preserve">חדא</w:delText>
        </w:r>
      </w:del>
      <w:r>
        <w:rPr>
          <w:rtl/>
        </w:rPr>
        <w:t xml:space="preserve">, עבר </w:t>
      </w:r>
      <w:ins w:id="90205" w:author="מנוע מכני" w:date="2026-10-11T12:04:39Z">
        <w:r>
          <w:rPr>
            <w:rtl/>
          </w:rPr>
          <w:t xml:space="preserve">כולם</w:t>
        </w:r>
      </w:ins>
      <w:del w:id="90206" w:author="מנוע מכני" w:date="2026-10-11T12:04:39Z">
        <w:r>
          <w:rPr>
            <w:rtl/>
          </w:rPr>
          <w:delText xml:space="preserve">כולהו</w:delText>
        </w:r>
      </w:del>
      <w:r>
        <w:rPr>
          <w:rtl/>
        </w:rPr>
        <w:t xml:space="preserve"> בהעלם אחת אינו חייב אלא אחת! </w:t>
      </w:r>
    </w:p>
    <w:p w:rsidR="00E403F0" w:rsidRPr="00AD695E" w:rsidRDefault="00E403F0" w:rsidP="00E403F0">
      <w:pPr>
        <w:pStyle w:val="affffb"/>
        <w:rPr>
          <w:rtl/>
        </w:rPr>
      </w:pPr>
      <w:r>
        <w:rPr>
          <w:rtl/>
        </w:rPr>
        <w:t xml:space="preserve">-</w:t>
      </w:r>
      <w:ins w:id="92307" w:author="מנוע מכני" w:date="2026-10-11T12:04:39Z">
        <w:r>
          <w:rPr>
            <w:rtl/>
          </w:rPr>
          <w:t xml:space="preserve">:</w:t>
        </w:r>
      </w:ins>
      <w:del w:id="92308" w:author="מנוע מכני" w:date="2026-10-11T12:04:39Z">
        <w:r>
          <w:rPr>
            <w:rtl/>
          </w:rPr>
          <w:delText xml:space="preserve"> :</w:delText>
        </w:r>
      </w:del>
      <w:r>
        <w:rPr>
          <w:rtl/>
        </w:rPr>
        <w:t xml:space="preserve"> לכך יצאה כרת באחותו לחלק.</w:t>
      </w:r>
    </w:p>
    <w:p>
      <w:pPr>
        <w:pStyle w:val="38"/>
        <w:rPr>
          <w:ins w:id="93035" w:author="מנוע מכני" w:date="2026-10-11T12:04:39Z"/>
        </w:rPr>
      </w:pPr>
      <w:r w:rsidRPr="00A757C8">
        <w:lastRenderedPageBreak/>
        <w:t xml:space="preserve">מתקיף </w:t>
      </w:r>
      <w:r w:rsidRPr="00A757C8">
        <w:t>רבב</w:t>
      </w:r>
      <w:r w:rsidRPr="00A757C8">
        <w:t>"</w:t>
      </w:r>
      <w:r w:rsidRPr="00A757C8">
        <w:t>א</w:t>
      </w:r>
      <w:r w:rsidRPr="00A757C8">
        <w:t xml:space="preserve"> אימא:</w:t>
      </w:r>
    </w:p>
    <w:p w:rsidR="00E403F0" w:rsidRPr="00AD695E" w:rsidRDefault="00E403F0" w:rsidP="00E403F0">
      <w:pPr>
        <w:rPr>
          <w:rtl/>
        </w:rPr>
      </w:pPr>
      <w:del w:id="93036" w:author="מנוע מכני" w:date="2026-10-11T12:04:39Z">
        <w:r w:rsidRPr="00A757C8">
          <w:rPr>
            <w:rtl/>
          </w:rPr>
          <w:delText xml:space="preserve"> </w:delText>
        </w:r>
      </w:del>
      <w:r w:rsidRPr="00A757C8">
        <w:rPr>
          <w:rtl/>
        </w:rPr>
        <w:t xml:space="preserve">אחותו דפרט קרא ניחייב </w:t>
      </w:r>
      <w:ins w:id="90881" w:author="מנוע מכני" w:date="2026-10-11T12:04:39Z">
        <w:r>
          <w:rPr>
            <w:rtl/>
          </w:rPr>
          <w:t xml:space="preserve">אחת</w:t>
        </w:r>
      </w:ins>
      <w:del w:id="90882" w:author="מנוע מכני" w:date="2026-10-11T12:04:39Z">
        <w:r w:rsidRPr="00A757C8">
          <w:rPr>
            <w:rtl/>
          </w:rPr>
          <w:delText xml:space="preserve">חדא</w:delText>
        </w:r>
      </w:del>
      <w:r w:rsidRPr="00A757C8">
        <w:rPr>
          <w:rtl/>
        </w:rPr>
        <w:t xml:space="preserve"> עלה, וכולן כיון דבהעלם אחת </w:t>
      </w:r>
      <w:r w:rsidRPr="00A757C8">
        <w:rPr>
          <w:rtl/>
        </w:rPr>
        <w:t xml:space="preserve">לא</w:t>
      </w:r>
      <w:r w:rsidRPr="00A757C8">
        <w:rPr>
          <w:rtl/>
        </w:rPr>
        <w:t xml:space="preserve"> ניחייב אלא אחת! </w:t>
      </w:r>
    </w:p>
    <w:p w:rsidR="00E403F0" w:rsidRPr="00AD695E" w:rsidRDefault="00E403F0" w:rsidP="00E403F0">
      <w:pPr>
        <w:rPr>
          <w:rtl/>
        </w:rPr>
      </w:pPr>
      <w:r>
        <w:rPr>
          <w:rStyle w:val="2fb"/>
          <w:rFonts w:hint="cs"/>
          <w:rtl/>
        </w:rPr>
        <w:t>ולרבב</w:t>
      </w:r>
      <w:r>
        <w:rPr>
          <w:rStyle w:val="2fb"/>
          <w:rtl/>
        </w:rPr>
        <w:t>"</w:t>
      </w:r>
      <w:r>
        <w:rPr>
          <w:rStyle w:val="2fb"/>
          <w:rFonts w:hint="cs"/>
          <w:rtl/>
        </w:rPr>
        <w:t>א</w:t>
      </w:r>
      <w:r>
        <w:rPr>
          <w:rtl/>
        </w:rPr>
        <w:t xml:space="preserve"> מי </w:t>
      </w:r>
      <w:ins w:id="90885" w:author="מנוע מכני" w:date="2026-10-11T12:04:39Z">
        <w:r>
          <w:rPr>
            <w:rtl/>
          </w:rPr>
          <w:t xml:space="preserve">אין</w:t>
        </w:r>
      </w:ins>
      <w:del w:id="90886" w:author="מנוע מכני" w:date="2026-10-11T12:04:39Z">
        <w:r>
          <w:rPr>
            <w:rtl/>
          </w:rPr>
          <w:delText xml:space="preserve">לית</w:delText>
        </w:r>
      </w:del>
      <w:r>
        <w:rPr>
          <w:rtl/>
        </w:rPr>
        <w:t xml:space="preserve"> </w:t>
      </w:r>
      <w:ins w:id="90883" w:author="מנוע מכני" w:date="2026-10-11T12:04:39Z">
        <w:r>
          <w:rPr>
            <w:rtl/>
          </w:rPr>
          <w:t xml:space="preserve">לו</w:t>
        </w:r>
      </w:ins>
      <w:del w:id="90884" w:author="מנוע מכני" w:date="2026-10-11T12:04:39Z">
        <w:r>
          <w:rPr>
            <w:rtl/>
          </w:rPr>
          <w:delText xml:space="preserve">ליה</w:delText>
        </w:r>
      </w:del>
      <w:r>
        <w:rPr>
          <w:rtl/>
        </w:rPr>
        <w:t xml:space="preserve"> הדא </w:t>
      </w:r>
      <w:r>
        <w:rPr>
          <w:rtl/>
        </w:rPr>
        <w:t xml:space="preserve">דתניא</w:t>
      </w:r>
      <w:r>
        <w:rPr>
          <w:rtl/>
        </w:rPr>
        <w:t xml:space="preserve">: כל דבר שהיה בכלל ויצא מן הכלל ללמד, </w:t>
      </w:r>
      <w:r>
        <w:rPr>
          <w:rtl/>
        </w:rPr>
        <w:t xml:space="preserve">לא</w:t>
      </w:r>
      <w:r>
        <w:rPr>
          <w:rtl/>
        </w:rPr>
        <w:t xml:space="preserve"> ללמד על עצמו יצא אלא ללמד על הכלל כולו יצא, </w:t>
      </w:r>
    </w:p>
    <w:p w:rsidR="00E403F0" w:rsidRPr="00AD695E" w:rsidRDefault="00E403F0" w:rsidP="00E403F0">
      <w:pPr>
        <w:rPr>
          <w:rtl/>
        </w:rPr>
      </w:pPr>
      <w:r>
        <w:rPr>
          <w:rtl/>
        </w:rPr>
        <w:t xml:space="preserve">כיצד? </w:t>
      </w:r>
      <w:r>
        <w:rPr>
          <w:rFonts w:hint="cs"/>
          <w:rtl/>
        </w:rPr>
        <w:t>'</w:t>
      </w:r>
      <w:ins w:id="90187" w:author="Claude - סמנטי" w:date="2026-10-11T12:21:47Z">
        <w:r>
          <w:rPr>
            <w:rStyle w:val="afffff0"/>
            <w:rtl/>
          </w:rPr>
          <w:t xml:space="preserve">וְהַנֶּפֶשׁ אֲשֶׁר תֹּאכַל בָּשָׂר וְגוֹ</w:t>
        </w:r>
      </w:ins>
      <w:del w:id="90188" w:author="Claude - סמנטי" w:date="2026-10-11T12:21:47Z">
        <w:r>
          <w:rPr>
            <w:rtl/>
          </w:rPr>
          <w:delText xml:space="preserve">והנפש אשר תאכל בשר וגו</w:delText>
        </w:r>
      </w:del>
      <w:r>
        <w:rPr>
          <w:rtl/>
        </w:rPr>
        <w:t xml:space="preserve">' - והלא שלמים בכלל </w:t>
      </w:r>
      <w:r>
        <w:rPr>
          <w:rFonts w:hint="cs"/>
          <w:rtl/>
        </w:rPr>
        <w:t xml:space="preserve">כל </w:t>
      </w:r>
      <w:r>
        <w:rPr>
          <w:rtl/>
        </w:rPr>
        <w:t xml:space="preserve">הקדשים היו, למה יצאו? להקיש אליהן, מה שלמים שהן קדשי מזבח וחייבין עליהן, אף כל שהן קדשי מזבח חייבין עליהן, יצאו קדשי בדק הבית! </w:t>
      </w:r>
    </w:p>
    <w:p>
      <w:pPr>
        <w:pStyle w:val="38"/>
        <w:rPr>
          <w:ins w:id="93037" w:author="מנוע מכני" w:date="2026-10-11T12:04:39Z"/>
        </w:rPr>
      </w:pPr>
      <w:r>
        <w:t>א</w:t>
      </w:r>
      <w:r>
        <w:t>"</w:t>
      </w:r>
      <w:r>
        <w:t xml:space="preserve">ל</w:t>
      </w:r>
      <w:r>
        <w:t xml:space="preserve"> ר</w:t>
      </w:r>
      <w:r>
        <w:t>"</w:t>
      </w:r>
      <w:r>
        <w:t>ב</w:t>
      </w:r>
      <w:r>
        <w:t xml:space="preserve">:</w:t>
      </w:r>
    </w:p>
    <w:p w:rsidR="00E403F0" w:rsidRPr="00AD695E" w:rsidRDefault="00E403F0" w:rsidP="00E403F0">
      <w:pPr>
        <w:rPr>
          <w:rtl/>
        </w:rPr>
      </w:pPr>
      <w:del w:id="93038" w:author="מנוע מכני" w:date="2026-10-11T12:04:39Z">
        <w:r>
          <w:rPr>
            <w:rtl/>
          </w:rPr>
          <w:delText xml:space="preserve"> </w:delText>
        </w:r>
      </w:del>
      <w:r>
        <w:rPr>
          <w:rtl/>
        </w:rPr>
        <w:t xml:space="preserve">בר מינה, </w:t>
      </w:r>
      <w:ins w:id="90209" w:author="מנוע מכני" w:date="2026-10-11T12:04:39Z">
        <w:r>
          <w:rPr>
            <w:rtl/>
          </w:rPr>
          <w:t xml:space="preserve">לא</w:t>
        </w:r>
      </w:ins>
      <w:del w:id="90210" w:author="מנוע מכני" w:date="2026-10-11T12:04:39Z">
        <w:r>
          <w:rPr>
            <w:rtl/>
          </w:rPr>
          <w:delText xml:space="preserve">לאו</w:delText>
        </w:r>
      </w:del>
      <w:r>
        <w:rPr>
          <w:rtl/>
        </w:rPr>
        <w:t xml:space="preserve"> מי אמרת </w:t>
      </w:r>
      <w:ins w:id="90207" w:author="מנוע מכני" w:date="2026-10-11T12:04:39Z">
        <w:r>
          <w:rPr>
            <w:rtl/>
          </w:rPr>
          <w:t xml:space="preserve">שם</w:t>
        </w:r>
      </w:ins>
      <w:del w:id="90208" w:author="מנוע מכני" w:date="2026-10-11T12:04:39Z">
        <w:r>
          <w:rPr>
            <w:rtl/>
          </w:rPr>
          <w:delText xml:space="preserve">התם</w:delText>
        </w:r>
      </w:del>
      <w:r>
        <w:rPr>
          <w:rtl/>
        </w:rPr>
        <w:t xml:space="preserve">: יצאו קדשי בדק הבית? </w:t>
      </w:r>
      <w:r>
        <w:rPr>
          <w:rFonts w:hint="cs"/>
          <w:rtl/>
        </w:rPr>
        <w:t>ה</w:t>
      </w:r>
      <w:r>
        <w:rPr>
          <w:rtl/>
        </w:rPr>
        <w:t>"</w:t>
      </w:r>
      <w:r>
        <w:rPr>
          <w:rFonts w:hint="cs"/>
          <w:rtl/>
        </w:rPr>
        <w:t>נ</w:t>
      </w:r>
      <w:r>
        <w:rPr>
          <w:rtl/>
        </w:rPr>
        <w:t xml:space="preserve"> מה אחותו מיוחדת שהיא ערוה ואין לה היתר בחיי אוסרה, אף כל שאין לה היתר בחיי אוסרה, יצאה אשת איש שיש לה היתר בחיי בעלה! </w:t>
      </w:r>
    </w:p>
    <w:p w:rsidR="00E403F0" w:rsidRPr="00AD695E" w:rsidRDefault="00E403F0" w:rsidP="00E403F0">
      <w:pPr>
        <w:rPr>
          <w:rtl/>
        </w:rPr>
      </w:pPr>
      <w:r>
        <w:rPr>
          <w:rtl/>
        </w:rPr>
        <w:t xml:space="preserve">א"ר יונה, ואיתימא </w:t>
      </w:r>
      <w:r>
        <w:rPr>
          <w:rStyle w:val="2fb"/>
          <w:rtl/>
        </w:rPr>
        <w:t xml:space="preserve">ר</w:t>
      </w:r>
      <w:r>
        <w:rPr>
          <w:rStyle w:val="2fb"/>
          <w:rFonts w:hint="cs"/>
          <w:rtl/>
        </w:rPr>
        <w:t>הבדר</w:t>
      </w:r>
      <w:r>
        <w:rPr>
          <w:rStyle w:val="2fb"/>
          <w:rtl/>
        </w:rPr>
        <w:t>"</w:t>
      </w:r>
      <w:r>
        <w:rPr>
          <w:rStyle w:val="2fb"/>
          <w:rFonts w:hint="cs"/>
          <w:rtl/>
        </w:rPr>
        <w:t xml:space="preserve">י</w:t>
      </w:r>
      <w:r>
        <w:rPr>
          <w:rFonts w:hint="cs"/>
          <w:rtl/>
        </w:rPr>
        <w:t xml:space="preserve"> ד'</w:t>
      </w:r>
      <w:ins w:id="90189" w:author="Claude - סמנטי" w:date="2026-10-11T12:21:47Z">
        <w:r>
          <w:rPr>
            <w:rStyle w:val="afffff0"/>
            <w:rtl/>
          </w:rPr>
          <w:t xml:space="preserve">כִּי כָל אֲשֶׁר יַעֲשֶׂה מִכֹּל הַתּוֹעֵבוֹת וְגוֹ</w:t>
        </w:r>
      </w:ins>
      <w:del w:id="90190" w:author="Claude - סמנטי" w:date="2026-10-11T12:21:47Z">
        <w:r>
          <w:rPr>
            <w:rtl/>
          </w:rPr>
          <w:delText xml:space="preserve">כי כל אשר יעשה מכל התועבות וגו</w:delText>
        </w:r>
      </w:del>
      <w:r>
        <w:rPr>
          <w:rtl/>
        </w:rPr>
        <w:t xml:space="preserve">', (הואיל וכך הקיש הוא), </w:t>
      </w:r>
      <w:r w:rsidRPr="00E87E21">
        <w:rPr>
          <w:spacing w:val="-4"/>
          <w:rtl/>
        </w:rPr>
        <w:t xml:space="preserve">הוקשו כל העריות כולן לאחות</w:t>
      </w:r>
      <w:ins w:id="90017" w:author="מנוע מכני" w:date="2026-10-11T12:04:39Z">
        <w:r>
          <w:rPr>
            <w:spacing w:val="-4"/>
            <w:rtl/>
          </w:rPr>
          <w:t xml:space="preserve">ו, ד</w:t>
        </w:r>
      </w:ins>
      <w:del w:id="90018" w:author="מנוע מכני" w:date="2026-10-11T12:04:39Z">
        <w:r w:rsidRPr="00E87E21">
          <w:rPr>
            <w:spacing w:val="-4"/>
            <w:rtl/>
          </w:rPr>
          <w:delText xml:space="preserve">ו,</w:delText>
        </w:r>
        <w:r w:rsidRPr="00E87E21">
          <w:rPr>
            <w:rFonts w:hint="cs"/>
            <w:spacing w:val="-4"/>
            <w:rtl/>
          </w:rPr>
          <w:delText xml:space="preserve">ד</w:delText>
        </w:r>
      </w:del>
      <w:r w:rsidRPr="00E87E21">
        <w:rPr>
          <w:spacing w:val="-4"/>
          <w:rtl/>
        </w:rPr>
        <w:t xml:space="preserve">חייבין </w:t>
      </w:r>
      <w:ins w:id="90887" w:author="מנוע מכני" w:date="2026-10-11T12:04:39Z">
        <w:r>
          <w:rPr>
            <w:spacing w:val="-4"/>
            <w:rtl/>
          </w:rPr>
          <w:t xml:space="preserve">עליו</w:t>
        </w:r>
      </w:ins>
      <w:del w:id="90888" w:author="מנוע מכני" w:date="2026-10-11T12:04:39Z">
        <w:r w:rsidRPr="00E87E21">
          <w:rPr>
            <w:spacing w:val="-4"/>
            <w:rtl/>
          </w:rPr>
          <w:delText xml:space="preserve">עליה</w:delText>
        </w:r>
      </w:del>
      <w:r w:rsidRPr="00E87E21">
        <w:rPr>
          <w:spacing w:val="-4"/>
          <w:rtl/>
        </w:rPr>
        <w:t xml:space="preserve"> בפני עצמה, אף כל חייבין </w:t>
      </w:r>
      <w:ins w:id="90889" w:author="מנוע מכני" w:date="2026-10-11T12:04:39Z">
        <w:r>
          <w:rPr>
            <w:spacing w:val="-4"/>
            <w:rtl/>
          </w:rPr>
          <w:t xml:space="preserve">עליו</w:t>
        </w:r>
      </w:ins>
      <w:del w:id="90890" w:author="מנוע מכני" w:date="2026-10-11T12:04:39Z">
        <w:r w:rsidRPr="00E87E21">
          <w:rPr>
            <w:spacing w:val="-4"/>
            <w:rtl/>
          </w:rPr>
          <w:delText xml:space="preserve">עליה</w:delText>
        </w:r>
      </w:del>
      <w:r w:rsidRPr="00E87E21">
        <w:rPr>
          <w:spacing w:val="-4"/>
          <w:rtl/>
        </w:rPr>
        <w:t xml:space="preserve"> בפני עצמה.</w:t>
      </w:r>
    </w:p>
    <w:p w:rsidR="00E403F0" w:rsidRPr="00AD695E" w:rsidRDefault="00E403F0" w:rsidP="00E403F0">
      <w:pPr>
        <w:rPr>
          <w:rtl/>
        </w:rPr>
      </w:pPr>
    </w:p>
    <w:p w:rsidR="00E403F0" w:rsidRPr="00AD695E" w:rsidRDefault="00E403F0" w:rsidP="00E403F0">
      <w:pPr>
        <w:rPr>
          <w:rtl/>
        </w:rPr>
      </w:pPr>
      <w:r>
        <w:rPr>
          <w:rStyle w:val="2fb"/>
          <w:rtl/>
        </w:rPr>
        <w:t>ולר</w:t>
      </w:r>
      <w:r>
        <w:rPr>
          <w:rStyle w:val="2fb"/>
          <w:rFonts w:hint="cs"/>
          <w:rtl/>
        </w:rPr>
        <w:t>י</w:t>
      </w:r>
      <w:r>
        <w:rPr>
          <w:rStyle w:val="2fb"/>
          <w:rtl/>
        </w:rPr>
        <w:t>"</w:t>
      </w:r>
      <w:r>
        <w:rPr>
          <w:rStyle w:val="2fb"/>
          <w:rFonts w:hint="cs"/>
          <w:rtl/>
        </w:rPr>
        <w:t xml:space="preserve">צ</w:t>
      </w:r>
      <w:r>
        <w:rPr>
          <w:rFonts w:hint="cs"/>
          <w:rtl/>
        </w:rPr>
        <w:t xml:space="preserve"> ד</w:t>
      </w:r>
      <w:r>
        <w:rPr>
          <w:rtl/>
        </w:rPr>
        <w:t xml:space="preserve">חייבי כריתות בכלל היו, </w:t>
      </w:r>
      <w:r>
        <w:rPr>
          <w:rFonts w:hint="cs"/>
          <w:rtl/>
        </w:rPr>
        <w:t>ו</w:t>
      </w:r>
      <w:r>
        <w:rPr>
          <w:rtl/>
        </w:rPr>
        <w:t xml:space="preserve">יצאה כרת באחותו? לדונה בכרת ולא במלקות, </w:t>
      </w:r>
    </w:p>
    <w:p w:rsidR="00E403F0" w:rsidRPr="00AD695E" w:rsidRDefault="00E403F0" w:rsidP="00E403F0">
      <w:pPr>
        <w:rPr>
          <w:rtl/>
        </w:rPr>
      </w:pPr>
      <w:r>
        <w:rPr>
          <w:rtl/>
        </w:rPr>
        <w:t>לחלק נפקא מ</w:t>
      </w:r>
      <w:r>
        <w:rPr>
          <w:rFonts w:hint="cs"/>
          <w:rtl/>
        </w:rPr>
        <w:t>'</w:t>
      </w:r>
      <w:ins w:id="90191" w:author="Claude - סמנטי" w:date="2026-10-11T12:21:47Z">
        <w:r>
          <w:rPr>
            <w:rStyle w:val="afffff0"/>
            <w:rtl/>
          </w:rPr>
          <w:t xml:space="preserve">וְאֶל אִשָּׁה בְּנִדַּת טוּמְאָתָהּ לֹא תִקְרַב</w:t>
        </w:r>
      </w:ins>
      <w:del w:id="90192" w:author="Claude - סמנטי" w:date="2026-10-11T12:21:47Z">
        <w:r>
          <w:rPr>
            <w:rtl/>
          </w:rPr>
          <w:delText xml:space="preserve">ואל אשה בנדת טומאתה </w:delText>
        </w:r>
        <w:r>
          <w:rPr>
            <w:rtl/>
          </w:rPr>
          <w:delText xml:space="preserve">לא</w:delText>
        </w:r>
        <w:r>
          <w:rPr>
            <w:rtl/>
          </w:rPr>
          <w:delText xml:space="preserve"> תקרב</w:delText>
        </w:r>
      </w:del>
      <w:r>
        <w:rPr>
          <w:rFonts w:hint="cs"/>
          <w:rtl/>
        </w:rPr>
        <w:t>'</w:t>
      </w:r>
      <w:r>
        <w:rPr>
          <w:rtl/>
        </w:rPr>
        <w:t>, לחלק על כל אשה ואשה.</w:t>
      </w:r>
    </w:p>
    <w:p w:rsidR="00E403F0" w:rsidRPr="00AD695E" w:rsidRDefault="00E403F0" w:rsidP="00E403F0">
      <w:pPr>
        <w:rPr>
          <w:rtl/>
        </w:rPr>
      </w:pPr>
      <w:r>
        <w:rPr>
          <w:rtl/>
        </w:rPr>
        <w:t xml:space="preserve">ורבנן </w:t>
      </w:r>
      <w:ins w:id="90211" w:author="מנוע מכני" w:date="2026-10-11T12:04:39Z">
        <w:r>
          <w:rPr>
            <w:rtl/>
          </w:rPr>
          <w:t xml:space="preserve">גם</w:t>
        </w:r>
      </w:ins>
      <w:del w:id="90212" w:author="מנוע מכני" w:date="2026-10-11T12:04:39Z">
        <w:r>
          <w:rPr>
            <w:rtl/>
          </w:rPr>
          <w:delText xml:space="preserve">נמי</w:delText>
        </w:r>
      </w:del>
      <w:r>
        <w:rPr>
          <w:rtl/>
        </w:rPr>
        <w:t xml:space="preserve"> תיפוק מ</w:t>
      </w:r>
      <w:r>
        <w:rPr>
          <w:rFonts w:hint="cs"/>
          <w:rtl/>
        </w:rPr>
        <w:t>'</w:t>
      </w:r>
      <w:ins w:id="90193" w:author="Claude - סמנטי" w:date="2026-10-11T12:21:47Z">
        <w:r>
          <w:rPr>
            <w:rStyle w:val="afffff0"/>
            <w:rtl/>
          </w:rPr>
          <w:t xml:space="preserve">וְאֶל אִשָּׁה בְּנִדַּת טוּמְאָתָהּ</w:t>
        </w:r>
      </w:ins>
      <w:del w:id="90194" w:author="Claude - סמנטי" w:date="2026-10-11T12:21:47Z">
        <w:r>
          <w:rPr>
            <w:rtl/>
          </w:rPr>
          <w:delText xml:space="preserve">ואל אשה בנדת טומאתה</w:delText>
        </w:r>
      </w:del>
      <w:r>
        <w:rPr>
          <w:rFonts w:hint="cs"/>
          <w:rtl/>
        </w:rPr>
        <w:t>'</w:t>
      </w:r>
      <w:r>
        <w:rPr>
          <w:rtl/>
        </w:rPr>
        <w:t xml:space="preserve"> אין </w:t>
      </w:r>
      <w:r>
        <w:rPr>
          <w:rtl/>
        </w:rPr>
        <w:t xml:space="preserve">ה"נ</w:t>
      </w:r>
      <w:r>
        <w:rPr>
          <w:rtl/>
        </w:rPr>
        <w:t xml:space="preserve">.</w:t>
      </w:r>
    </w:p>
    <w:p>
      <w:pPr>
        <w:pStyle w:val="38"/>
        <w:rPr>
          <w:ins w:id="93039" w:author="מנוע מכני" w:date="2026-10-11T12:04:39Z"/>
        </w:rPr>
      </w:pPr>
      <w:r>
        <w:t xml:space="preserve">אלא</w:t>
      </w:r>
    </w:p>
    <w:p w:rsidR="00E403F0" w:rsidRPr="00AD695E" w:rsidRDefault="00E403F0" w:rsidP="00E403F0">
      <w:pPr>
        <w:rPr>
          <w:rtl/>
        </w:rPr>
      </w:pPr>
      <w:del w:id="93040" w:author="מנוע מכני" w:date="2026-10-11T12:04:39Z">
        <w:r>
          <w:rPr>
            <w:rtl/>
          </w:rPr>
          <w:delText xml:space="preserve"> </w:delText>
        </w:r>
      </w:del>
      <w:r>
        <w:rPr>
          <w:rtl/>
        </w:rPr>
        <w:t xml:space="preserve">כרת דאחותו </w:t>
      </w:r>
      <w:ins w:id="92785" w:author="מנוע מכני" w:date="2026-10-11T12:04:39Z">
        <w:r>
          <w:rPr>
            <w:rtl/>
          </w:rPr>
          <w:t xml:space="preserve">צריך</w:t>
        </w:r>
      </w:ins>
      <w:del w:id="92786" w:author="מנוע מכני" w:date="2026-10-11T12:04:39Z">
        <w:r>
          <w:rPr>
            <w:rtl/>
          </w:rPr>
          <w:delText xml:space="preserve">מיבעי</w:delText>
        </w:r>
      </w:del>
      <w:r>
        <w:rPr>
          <w:rtl/>
        </w:rPr>
        <w:t xml:space="preserve"> לחלק אחותו שהיא אחות אביו ושהיא אחות אמו.</w:t>
      </w:r>
    </w:p>
    <w:p w:rsidR="00E403F0" w:rsidRPr="00AD695E" w:rsidRDefault="00E403F0" w:rsidP="00E403F0">
      <w:pPr>
        <w:rPr>
          <w:rtl/>
        </w:rPr>
      </w:pPr>
      <w:r>
        <w:rPr>
          <w:rStyle w:val="2fb"/>
          <w:rtl/>
        </w:rPr>
        <w:t>ור</w:t>
      </w:r>
      <w:r>
        <w:rPr>
          <w:rStyle w:val="2fb"/>
          <w:rFonts w:hint="cs"/>
          <w:rtl/>
        </w:rPr>
        <w:t>י</w:t>
      </w:r>
      <w:r>
        <w:rPr>
          <w:rStyle w:val="2fb"/>
          <w:rtl/>
        </w:rPr>
        <w:t>"</w:t>
      </w:r>
      <w:r>
        <w:rPr>
          <w:rStyle w:val="2fb"/>
          <w:rFonts w:hint="cs"/>
          <w:rtl/>
        </w:rPr>
        <w:t xml:space="preserve">צ</w:t>
      </w:r>
      <w:r>
        <w:rPr>
          <w:rFonts w:hint="cs"/>
          <w:rtl/>
        </w:rPr>
        <w:t xml:space="preserve"> ה</w:t>
      </w:r>
      <w:r>
        <w:rPr>
          <w:rtl/>
        </w:rPr>
        <w:t xml:space="preserve">א </w:t>
      </w:r>
      <w:ins w:id="90213" w:author="מנוע מכני" w:date="2026-10-11T12:04:39Z">
        <w:r>
          <w:rPr>
            <w:rtl/>
          </w:rPr>
          <w:t xml:space="preserve">דבר</w:t>
        </w:r>
      </w:ins>
      <w:del w:id="90214" w:author="מנוע מכני" w:date="2026-10-11T12:04:39Z">
        <w:r>
          <w:rPr>
            <w:rtl/>
          </w:rPr>
          <w:delText xml:space="preserve">מילתא</w:delText>
        </w:r>
      </w:del>
      <w:r>
        <w:rPr>
          <w:rtl/>
        </w:rPr>
        <w:t xml:space="preserve"> נפקא מסיפא דקרא, ד</w:t>
      </w:r>
      <w:r>
        <w:rPr>
          <w:rFonts w:hint="cs"/>
          <w:rtl/>
        </w:rPr>
        <w:t>'</w:t>
      </w:r>
      <w:ins w:id="90195" w:author="Claude - סמנטי" w:date="2026-10-11T12:21:47Z">
        <w:r>
          <w:rPr>
            <w:rStyle w:val="afffff0"/>
            <w:rtl/>
          </w:rPr>
          <w:t xml:space="preserve">עֶרְוַת אֲחוֹתוֹ גִּלָּה</w:t>
        </w:r>
      </w:ins>
      <w:del w:id="90196" w:author="Claude - סמנטי" w:date="2026-10-11T12:21:47Z">
        <w:r>
          <w:rPr>
            <w:rtl/>
          </w:rPr>
          <w:delText xml:space="preserve">ערות אחותו גלה</w:delText>
        </w:r>
      </w:del>
      <w:r>
        <w:rPr>
          <w:rFonts w:hint="cs"/>
          <w:rtl/>
        </w:rPr>
        <w:t>'</w:t>
      </w:r>
      <w:r>
        <w:rPr>
          <w:rtl/>
        </w:rPr>
        <w:t>.</w:t>
      </w:r>
    </w:p>
    <w:p w:rsidR="00E403F0" w:rsidRPr="002B4E05" w:rsidRDefault="00E403F0" w:rsidP="00E403F0">
      <w:pPr>
        <w:rPr>
          <w:spacing w:val="-2"/>
          <w:rtl/>
        </w:rPr>
      </w:pPr>
      <w:r w:rsidRPr="002B4E05">
        <w:rPr>
          <w:spacing w:val="-2"/>
          <w:rtl/>
        </w:rPr>
        <w:t xml:space="preserve">ורבנן, אחותו דסיפא דקרא </w:t>
      </w:r>
      <w:ins w:id="92787" w:author="מנוע מכני" w:date="2026-10-11T12:04:39Z">
        <w:r>
          <w:rPr>
            <w:spacing w:val="-2"/>
            <w:rtl/>
          </w:rPr>
          <w:t xml:space="preserve">צריך</w:t>
        </w:r>
      </w:ins>
      <w:del w:id="92788" w:author="מנוע מכני" w:date="2026-10-11T12:04:39Z">
        <w:r w:rsidRPr="002B4E05">
          <w:rPr>
            <w:spacing w:val="-2"/>
            <w:rtl/>
          </w:rPr>
          <w:delText xml:space="preserve">מיבעי</w:delText>
        </w:r>
      </w:del>
      <w:r w:rsidRPr="002B4E05">
        <w:rPr>
          <w:spacing w:val="-2"/>
          <w:rtl/>
        </w:rPr>
        <w:t xml:space="preserve"> לאחותו שהיא בת אביו ובת אמו, לומר שאין עונשין מן הדין.</w:t>
      </w:r>
    </w:p>
    <w:p>
      <w:pPr>
        <w:pStyle w:val="38"/>
        <w:rPr>
          <w:ins w:id="93041" w:author="מנוע מכני" w:date="2026-10-11T12:04:39Z"/>
        </w:rPr>
      </w:pPr>
      <w:r>
        <w:t>ור</w:t>
      </w:r>
      <w:r>
        <w:t>י</w:t>
      </w:r>
      <w:r>
        <w:t>"</w:t>
      </w:r>
      <w:r>
        <w:t>צ</w:t>
      </w:r>
      <w:r>
        <w:t xml:space="preserve">:</w:t>
      </w:r>
    </w:p>
    <w:p w:rsidR="00E403F0" w:rsidRPr="00AD695E" w:rsidRDefault="00E403F0" w:rsidP="00E403F0">
      <w:pPr>
        <w:rPr>
          <w:rtl/>
        </w:rPr>
      </w:pPr>
      <w:del w:id="93042" w:author="מנוע מכני" w:date="2026-10-11T12:04:39Z">
        <w:r>
          <w:rPr>
            <w:rtl/>
          </w:rPr>
          <w:delText xml:space="preserve"> </w:delText>
        </w:r>
      </w:del>
      <w:r>
        <w:rPr>
          <w:rtl/>
        </w:rPr>
        <w:t xml:space="preserve">עונשין מן הדין.</w:t>
      </w:r>
      <w:r>
        <w:rPr>
          <w:rFonts w:hint="cs"/>
          <w:rtl/>
        </w:rPr>
        <w:t xml:space="preserve"> </w:t>
      </w:r>
      <w:r>
        <w:rPr>
          <w:rtl/>
        </w:rPr>
        <w:t>ו</w:t>
      </w:r>
      <w:r w:rsidRPr="00217260">
        <w:rPr>
          <w:b/>
          <w:bCs/>
          <w:rtl/>
        </w:rPr>
        <w:t>אב"א</w:t>
      </w:r>
      <w:r>
        <w:rPr>
          <w:rtl/>
        </w:rPr>
        <w:t>: יליף עונש מאזהרה.</w:t>
      </w:r>
    </w:p>
    <w:p w:rsidR="00E403F0" w:rsidRPr="00AD695E" w:rsidRDefault="00E403F0" w:rsidP="00E403F0">
      <w:pPr>
        <w:rPr>
          <w:rtl/>
        </w:rPr>
      </w:pPr>
    </w:p>
    <w:p>
      <w:pPr>
        <w:pStyle w:val="afffff8"/>
        <w:rPr>
          <w:ins w:id="90243" w:author="קלוד" w:date="2026-10-11T12:26:18Z"/>
        </w:rPr>
      </w:pPr>
      <w:ins w:id="90244" w:author="קלוד" w:date="2026-10-11T12:26:18Z">
        <w:r>
          <w:rPr>
            <w:color w:val="7B3F00"/>
          </w:rPr>
          <w:t xml:space="preserve">מפטם וסך - ב' לאוין וכרת אחד, חלק חטאת ביניהן</w:t>
        </w:r>
      </w:ins>
    </w:p>
    <w:p>
      <w:pPr>
        <w:pStyle w:val="38"/>
        <w:rPr>
          <w:ins w:id="93043" w:author="מנוע מכני" w:date="2026-10-11T12:04:39Z"/>
        </w:rPr>
      </w:pPr>
      <w:r>
        <w:t>אר</w:t>
      </w:r>
      <w:r>
        <w:t>"</w:t>
      </w:r>
      <w:r>
        <w:t>א מרה</w:t>
      </w:r>
      <w:r>
        <w:t>"</w:t>
      </w:r>
      <w:r>
        <w:t>וש</w:t>
      </w:r>
      <w:r>
        <w:t xml:space="preserve">:</w:t>
      </w:r>
    </w:p>
    <w:p w:rsidR="00E403F0" w:rsidRPr="00AD695E" w:rsidRDefault="00E403F0" w:rsidP="00E403F0">
      <w:pPr>
        <w:rPr>
          <w:rtl/>
        </w:rPr>
      </w:pPr>
      <w:del w:id="93044" w:author="מנוע מכני" w:date="2026-10-11T12:04:39Z">
        <w:r>
          <w:rPr>
            <w:rtl/>
          </w:rPr>
          <w:delText xml:space="preserve"> </w:delText>
        </w:r>
      </w:del>
      <w:r>
        <w:rPr>
          <w:rtl/>
        </w:rPr>
        <w:t xml:space="preserve">כל מקום שאתה מוצא ב' לאוין וכרת אחד חלק חטאת ביניהן, </w:t>
      </w:r>
    </w:p>
    <w:p w:rsidR="00E403F0" w:rsidRPr="00AD695E" w:rsidRDefault="00E403F0" w:rsidP="00E403F0">
      <w:pPr>
        <w:rPr>
          <w:rtl/>
        </w:rPr>
      </w:pPr>
      <w:ins w:id="90891" w:author="מנוע מכני" w:date="2026-10-11T12:04:39Z">
        <w:r>
          <w:rPr>
            <w:rtl/>
          </w:rPr>
          <w:t xml:space="preserve">ומה</w:t>
        </w:r>
      </w:ins>
      <w:del w:id="90892" w:author="מנוע מכני" w:date="2026-10-11T12:04:39Z">
        <w:r>
          <w:rPr>
            <w:rtl/>
          </w:rPr>
          <w:delText xml:space="preserve">ומאי</w:delText>
        </w:r>
      </w:del>
      <w:r>
        <w:rPr>
          <w:rtl/>
        </w:rPr>
        <w:t xml:space="preserve"> היא? מפטם וסך, ד</w:t>
      </w:r>
      <w:r>
        <w:rPr>
          <w:rFonts w:hint="cs"/>
          <w:rtl/>
        </w:rPr>
        <w:t>'</w:t>
      </w:r>
      <w:ins w:id="90197" w:author="Claude - סמנטי" w:date="2026-10-11T12:21:47Z">
        <w:r>
          <w:rPr>
            <w:rStyle w:val="afffff0"/>
            <w:rtl/>
          </w:rPr>
          <w:t xml:space="preserve">עַל בְּשַׂר אָדָם לֹא יִיסָךְ וּבְמַתְכּוֹנְתּוֹ וְגוֹ</w:t>
        </w:r>
      </w:ins>
      <w:del w:id="90198" w:author="Claude - סמנטי" w:date="2026-10-11T12:21:47Z">
        <w:r>
          <w:rPr>
            <w:rtl/>
          </w:rPr>
          <w:delText xml:space="preserve">על בשר אדם </w:delText>
        </w:r>
        <w:r>
          <w:rPr>
            <w:rtl/>
          </w:rPr>
          <w:delText xml:space="preserve">לא</w:delText>
        </w:r>
        <w:r>
          <w:rPr>
            <w:rtl/>
          </w:rPr>
          <w:delText xml:space="preserve"> ייסך ובמתכונתו וגו</w:delText>
        </w:r>
      </w:del>
      <w:r>
        <w:rPr>
          <w:rtl/>
        </w:rPr>
        <w:t xml:space="preserve">', </w:t>
      </w:r>
    </w:p>
    <w:p w:rsidR="00E403F0" w:rsidRPr="00AD695E" w:rsidRDefault="00E403F0" w:rsidP="00E403F0">
      <w:pPr>
        <w:rPr>
          <w:rtl/>
        </w:rPr>
      </w:pPr>
      <w:r>
        <w:rPr>
          <w:rtl/>
        </w:rPr>
        <w:t>כרת אחד, ד</w:t>
      </w:r>
      <w:r>
        <w:rPr>
          <w:rFonts w:hint="cs"/>
          <w:rtl/>
        </w:rPr>
        <w:t>'</w:t>
      </w:r>
      <w:ins w:id="90199" w:author="Claude - סמנטי" w:date="2026-10-11T12:21:47Z">
        <w:r>
          <w:rPr>
            <w:rStyle w:val="afffff0"/>
            <w:rtl/>
          </w:rPr>
          <w:t xml:space="preserve">אֲשֶׁר יִרְקַח כָּמוֹהוּ וַאֲשֶׁר יִתֵּן מִמֶּנּוּ עַל זָר וְנִכְרַת מֵעַמָּיו</w:t>
        </w:r>
      </w:ins>
      <w:del w:id="90200" w:author="Claude - סמנטי" w:date="2026-10-11T12:21:47Z">
        <w:r>
          <w:rPr>
            <w:rtl/>
          </w:rPr>
          <w:delText xml:space="preserve">אשר ירקח כמוהו ואשר יתן ממנו על זר ונכרת מעמיו</w:delText>
        </w:r>
      </w:del>
      <w:r>
        <w:rPr>
          <w:rFonts w:hint="cs"/>
          <w:rtl/>
        </w:rPr>
        <w:t>'</w:t>
      </w:r>
      <w:r>
        <w:rPr>
          <w:rtl/>
        </w:rPr>
        <w:t>.</w:t>
      </w:r>
    </w:p>
    <w:p w:rsidR="00E403F0" w:rsidRPr="00AD695E" w:rsidRDefault="00E403F0" w:rsidP="00E403F0">
      <w:pPr>
        <w:rPr>
          <w:rtl/>
        </w:rPr>
      </w:pPr>
      <w:r>
        <w:rPr>
          <w:rtl/>
        </w:rPr>
        <w:t xml:space="preserve">וכי מאחר דלאוין מוחלקים, כרת דאחותו דכתב </w:t>
      </w:r>
      <w:ins w:id="90893" w:author="מנוע מכני" w:date="2026-10-11T12:04:39Z">
        <w:r>
          <w:rPr>
            <w:rtl/>
          </w:rPr>
          <w:t xml:space="preserve">התורה</w:t>
        </w:r>
      </w:ins>
      <w:del w:id="90894" w:author="מנוע מכני" w:date="2026-10-11T12:04:39Z">
        <w:r>
          <w:rPr>
            <w:rtl/>
          </w:rPr>
          <w:delText xml:space="preserve">רחמנא</w:delText>
        </w:r>
      </w:del>
      <w:r>
        <w:rPr>
          <w:rtl/>
        </w:rPr>
        <w:t xml:space="preserve"> ל"ל? </w:t>
      </w:r>
    </w:p>
    <w:p w:rsidR="00E403F0" w:rsidRPr="00AD695E" w:rsidRDefault="00E403F0" w:rsidP="00E403F0">
      <w:pPr>
        <w:rPr>
          <w:rtl/>
        </w:rPr>
      </w:pPr>
      <w:r>
        <w:rPr>
          <w:rStyle w:val="2fb"/>
          <w:rtl/>
        </w:rPr>
        <w:t xml:space="preserve">לר"י</w:t>
      </w:r>
      <w:r>
        <w:rPr>
          <w:rtl/>
        </w:rPr>
        <w:t xml:space="preserve"> </w:t>
      </w:r>
      <w:ins w:id="90897" w:author="מנוע מכני" w:date="2026-10-11T12:04:39Z">
        <w:r>
          <w:rPr>
            <w:rtl/>
          </w:rPr>
          <w:t xml:space="preserve">כדיש</w:t>
        </w:r>
      </w:ins>
      <w:del w:id="90898" w:author="מנוע מכני" w:date="2026-10-11T12:04:39Z">
        <w:r>
          <w:rPr>
            <w:rtl/>
          </w:rPr>
          <w:delText xml:space="preserve">כדאית</w:delText>
        </w:r>
      </w:del>
      <w:r>
        <w:rPr>
          <w:rtl/>
        </w:rPr>
        <w:t xml:space="preserve"> </w:t>
      </w:r>
      <w:ins w:id="90895" w:author="מנוע מכני" w:date="2026-10-11T12:04:39Z">
        <w:r>
          <w:rPr>
            <w:rtl/>
          </w:rPr>
          <w:t xml:space="preserve">לו</w:t>
        </w:r>
      </w:ins>
      <w:del w:id="90896" w:author="מנוע מכני" w:date="2026-10-11T12:04:39Z">
        <w:r>
          <w:rPr>
            <w:rtl/>
          </w:rPr>
          <w:delText xml:space="preserve">ליה</w:delText>
        </w:r>
      </w:del>
      <w:r>
        <w:rPr>
          <w:rtl/>
        </w:rPr>
        <w:t xml:space="preserve">, </w:t>
      </w:r>
    </w:p>
    <w:p>
      <w:pPr>
        <w:pStyle w:val="38"/>
        <w:rPr>
          <w:ins w:id="93045" w:author="מנוע מכני" w:date="2026-10-11T12:04:39Z"/>
        </w:rPr>
      </w:pPr>
      <w:r>
        <w:t>לרבנן</w:t>
      </w:r>
      <w:r>
        <w:t>:</w:t>
      </w:r>
    </w:p>
    <w:p w:rsidR="00E403F0" w:rsidRPr="00AD695E" w:rsidRDefault="00E403F0" w:rsidP="00E403F0">
      <w:pPr>
        <w:rPr>
          <w:rtl/>
        </w:rPr>
      </w:pPr>
      <w:del w:id="93046" w:author="מנוע מכני" w:date="2026-10-11T12:04:39Z">
        <w:r>
          <w:rPr>
            <w:rtl/>
          </w:rPr>
          <w:delText xml:space="preserve"> </w:delText>
        </w:r>
      </w:del>
      <w:r>
        <w:rPr>
          <w:rtl/>
        </w:rPr>
        <w:t xml:space="preserve">לומר שאין עונשין מן הדין,</w:t>
      </w:r>
    </w:p>
    <w:p w:rsidR="00E403F0" w:rsidRPr="00AD695E" w:rsidRDefault="00E403F0" w:rsidP="00E403F0">
      <w:pPr>
        <w:rPr>
          <w:rtl/>
        </w:rPr>
      </w:pPr>
      <w:del w:id="90025" w:author="מנוע מכני" w:date="2026-10-11T12:04:39Z">
        <w:r>
          <w:rPr>
            <w:rtl/>
          </w:rPr>
          <w:delText xml:space="preserve"> </w:delText>
        </w:r>
      </w:del>
      <w:r>
        <w:rPr>
          <w:rtl/>
        </w:rPr>
        <w:tab/>
      </w:r>
      <w:r>
        <w:rPr>
          <w:rtl/>
        </w:rPr>
        <w:tab/>
        <w:t xml:space="preserve">(לר' יצחק, מפיק </w:t>
      </w:r>
      <w:ins w:id="90899" w:author="מנוע מכני" w:date="2026-10-11T12:04:39Z">
        <w:r>
          <w:rPr>
            <w:rtl/>
          </w:rPr>
          <w:t xml:space="preserve">לו</w:t>
        </w:r>
      </w:ins>
      <w:del w:id="90900" w:author="מנוע מכני" w:date="2026-10-11T12:04:39Z">
        <w:r>
          <w:rPr>
            <w:rtl/>
          </w:rPr>
          <w:tab/>
          <w:delText xml:space="preserve">ליה</w:delText>
        </w:r>
      </w:del>
      <w:r>
        <w:rPr>
          <w:rtl/>
        </w:rPr>
        <w:tab/>
        <w:t xml:space="preserve"> לחייב על אחותו שהיא אחות אביו ושהיא אחות אמו.</w:t>
      </w:r>
    </w:p>
    <w:p>
      <w:pPr>
        <w:pStyle w:val="38"/>
        <w:rPr>
          <w:ins w:id="93047" w:author="מנוע מכני" w:date="2026-10-11T12:04:39Z"/>
        </w:rPr>
      </w:pPr>
      <w:r>
        <w:tab/>
      </w:r>
      <w:r>
        <w:tab/>
      </w:r>
      <w:r>
        <w:tab/>
        <w:t xml:space="preserve">ורבנן?</w:t>
      </w:r>
    </w:p>
    <w:p w:rsidR="00E403F0" w:rsidRPr="00AD695E" w:rsidRDefault="00E403F0" w:rsidP="00E403F0">
      <w:pPr>
        <w:rPr>
          <w:rtl/>
        </w:rPr>
      </w:pPr>
      <w:del w:id="93048" w:author="מנוע מכני" w:date="2026-10-11T12:04:39Z">
        <w:r>
          <w:rPr>
            <w:rtl/>
          </w:rPr>
          <w:tab/>
          <w:delText xml:space="preserve"> </w:delText>
        </w:r>
      </w:del>
      <w:r>
        <w:rPr>
          <w:rtl/>
        </w:rPr>
        <w:tab/>
        <w:t xml:space="preserve">דנפקא להון מן אחותו דרישא.</w:t>
      </w:r>
    </w:p>
    <w:p w:rsidR="00E403F0" w:rsidRPr="00AD695E" w:rsidRDefault="00E403F0" w:rsidP="00E403F0">
      <w:pPr>
        <w:rPr>
          <w:rtl/>
        </w:rPr>
      </w:pPr>
      <w:r>
        <w:rPr>
          <w:rtl/>
        </w:rPr>
        <w:tab/>
      </w:r>
      <w:r>
        <w:rPr>
          <w:rtl/>
        </w:rPr>
        <w:tab/>
      </w:r>
      <w:r>
        <w:rPr>
          <w:rtl/>
        </w:rPr>
        <w:tab/>
        <w:t xml:space="preserve">ור' יצחק סבר: אחותו דרישא </w:t>
      </w:r>
      <w:ins w:id="92789" w:author="מנוע מכני" w:date="2026-10-11T12:04:39Z">
        <w:r>
          <w:rPr>
            <w:rtl/>
          </w:rPr>
          <w:t xml:space="preserve">דרכו</w:t>
        </w:r>
      </w:ins>
      <w:del w:id="92790" w:author="מנוע מכני" w:date="2026-10-11T12:04:39Z">
        <w:r>
          <w:rPr>
            <w:rtl/>
          </w:rPr>
          <w:tab/>
          <w:delText xml:space="preserve">אורחיה</w:delText>
        </w:r>
      </w:del>
      <w:r>
        <w:rPr>
          <w:rtl/>
        </w:rPr>
        <w:tab/>
        <w:t xml:space="preserve"> דקרא היא, ומפיק לחלק מאחותו דסיפיה דקרא, לחלק על אחותו שהיא אחות אביו ושהיא אחות אמו).</w:t>
      </w:r>
    </w:p>
    <w:p>
      <w:pPr>
        <w:pStyle w:val="38"/>
        <w:rPr>
          <w:ins w:id="93049" w:author="מנוע מכני" w:date="2026-10-11T12:04:39Z"/>
        </w:rPr>
      </w:pPr>
      <w:r>
        <w:t xml:space="preserve">ארנב"י, אף אנן </w:t>
      </w:r>
      <w:ins w:id="90215" w:author="מנוע מכני" w:date="2026-10-11T12:04:39Z">
        <w:r>
          <w:t xml:space="preserve">גם</w:t>
        </w:r>
      </w:ins>
      <w:del w:id="90216" w:author="מנוע מכני" w:date="2026-10-11T12:04:39Z">
        <w:r>
          <w:delText xml:space="preserve">נמי</w:delText>
        </w:r>
      </w:del>
      <w:r>
        <w:t xml:space="preserve"> תנינא:</w:t>
      </w:r>
    </w:p>
    <w:p w:rsidR="00E403F0" w:rsidRPr="00AD695E" w:rsidRDefault="00E403F0" w:rsidP="00E403F0">
      <w:pPr>
        <w:rPr>
          <w:rtl/>
        </w:rPr>
      </w:pPr>
      <w:del w:id="93050" w:author="מנוע מכני" w:date="2026-10-11T12:04:39Z">
        <w:r>
          <w:rPr>
            <w:rtl/>
          </w:rPr>
          <w:delText xml:space="preserve"> </w:delText>
        </w:r>
      </w:del>
      <w:r>
        <w:rPr>
          <w:rtl/>
        </w:rPr>
        <w:t xml:space="preserve">המפטם את השמן, המפטם את הקטרת, והסך בשמן המשחה, </w:t>
      </w:r>
    </w:p>
    <w:p>
      <w:pPr>
        <w:pStyle w:val="38"/>
        <w:rPr>
          <w:ins w:id="93051" w:author="מנוע מכני" w:date="2026-10-11T12:04:39Z"/>
        </w:rPr>
      </w:pPr>
      <w:r>
        <w:t xml:space="preserve">הך</w:t>
      </w:r>
    </w:p>
    <w:p w:rsidR="00E403F0" w:rsidRPr="00AD695E" w:rsidRDefault="00E403F0" w:rsidP="00E403F0">
      <w:pPr>
        <w:rPr>
          <w:rtl/>
        </w:rPr>
      </w:pPr>
      <w:del w:id="93052" w:author="מנוע מכני" w:date="2026-10-11T12:04:39Z">
        <w:r>
          <w:rPr>
            <w:rFonts w:hint="cs"/>
            <w:rtl/>
          </w:rPr>
          <w:delText xml:space="preserve"> </w:delText>
        </w:r>
      </w:del>
      <w:r>
        <w:rPr>
          <w:rtl/>
        </w:rPr>
        <w:t xml:space="preserve">דתניא</w:t>
      </w:r>
      <w:r>
        <w:rPr>
          <w:rtl/>
        </w:rPr>
        <w:t xml:space="preserve"> המפטם את הקטרת במיצעא? הא </w:t>
      </w:r>
      <w:r>
        <w:rPr>
          <w:rtl/>
        </w:rPr>
        <w:t xml:space="preserve">קמ"ל</w:t>
      </w:r>
      <w:r>
        <w:rPr>
          <w:rtl/>
        </w:rPr>
        <w:t xml:space="preserve"> </w:t>
      </w:r>
      <w:r>
        <w:rPr>
          <w:rFonts w:hint="cs"/>
          <w:rtl/>
        </w:rPr>
        <w:t>דכ</w:t>
      </w:r>
      <w:r>
        <w:rPr>
          <w:rtl/>
        </w:rPr>
        <w:t xml:space="preserve">קטרת </w:t>
      </w:r>
      <w:ins w:id="90219" w:author="מנוע מכני" w:date="2026-10-11T12:04:39Z">
        <w:r>
          <w:rPr>
            <w:rtl/>
          </w:rPr>
          <w:t xml:space="preserve">לא</w:t>
        </w:r>
      </w:ins>
      <w:del w:id="90220" w:author="מנוע מכני" w:date="2026-10-11T12:04:39Z">
        <w:r>
          <w:rPr>
            <w:rtl/>
          </w:rPr>
          <w:delText xml:space="preserve">לאו</w:delText>
        </w:r>
      </w:del>
      <w:r>
        <w:rPr>
          <w:rtl/>
        </w:rPr>
        <w:t xml:space="preserve"> בפני עצמו וחייבים </w:t>
      </w:r>
      <w:ins w:id="90901" w:author="מנוע מכני" w:date="2026-10-11T12:04:39Z">
        <w:r>
          <w:rPr>
            <w:rtl/>
          </w:rPr>
          <w:t xml:space="preserve">עליו</w:t>
        </w:r>
      </w:ins>
      <w:del w:id="90902" w:author="מנוע מכני" w:date="2026-10-11T12:04:39Z">
        <w:r>
          <w:rPr>
            <w:rtl/>
          </w:rPr>
          <w:delText xml:space="preserve">עליה</w:delText>
        </w:r>
      </w:del>
      <w:r>
        <w:rPr>
          <w:rtl/>
        </w:rPr>
        <w:t xml:space="preserve"> כרת בפנ"</w:t>
      </w:r>
      <w:r>
        <w:rPr>
          <w:rFonts w:hint="cs"/>
          <w:rtl/>
        </w:rPr>
        <w:t>ע</w:t>
      </w:r>
      <w:r>
        <w:rPr>
          <w:rtl/>
        </w:rPr>
        <w:t xml:space="preserve">, אף מפטם שמן וסך </w:t>
      </w:r>
      <w:ins w:id="90217" w:author="מנוע מכני" w:date="2026-10-11T12:04:39Z">
        <w:r>
          <w:rPr>
            <w:rtl/>
          </w:rPr>
          <w:t xml:space="preserve">גם</w:t>
        </w:r>
      </w:ins>
      <w:del w:id="90218" w:author="מנוע מכני" w:date="2026-10-11T12:04:39Z">
        <w:r>
          <w:rPr>
            <w:rtl/>
          </w:rPr>
          <w:delText xml:space="preserve">נמי</w:delText>
        </w:r>
      </w:del>
      <w:r>
        <w:rPr>
          <w:rtl/>
        </w:rPr>
        <w:t xml:space="preserve">, כיון </w:t>
      </w:r>
      <w:ins w:id="90221" w:author="מנוע מכני" w:date="2026-10-11T12:04:39Z">
        <w:r>
          <w:rPr>
            <w:rtl/>
          </w:rPr>
          <w:t xml:space="preserve">דלא</w:t>
        </w:r>
      </w:ins>
      <w:del w:id="90222" w:author="מנוע מכני" w:date="2026-10-11T12:04:39Z">
        <w:r>
          <w:rPr>
            <w:rtl/>
          </w:rPr>
          <w:delText xml:space="preserve">דלאו</w:delText>
        </w:r>
      </w:del>
      <w:r>
        <w:rPr>
          <w:rtl/>
        </w:rPr>
        <w:t xml:space="preserve"> בפני עצמו - חייבים עליו בפני עצמה.</w:t>
      </w:r>
    </w:p>
    <w:p>
      <w:pPr>
        <w:pStyle w:val="38"/>
        <w:rPr>
          <w:ins w:id="93053" w:author="מנוע מכני" w:date="2026-10-11T12:04:39Z"/>
        </w:rPr>
      </w:pPr>
      <w:r>
        <w:t xml:space="preserve">והך</w:t>
      </w:r>
    </w:p>
    <w:p w:rsidR="00E403F0" w:rsidRPr="00AD695E" w:rsidRDefault="00E403F0" w:rsidP="00E403F0">
      <w:pPr>
        <w:rPr>
          <w:rtl/>
        </w:rPr>
      </w:pPr>
      <w:del w:id="93054" w:author="מנוע מכני" w:date="2026-10-11T12:04:39Z">
        <w:r>
          <w:rPr>
            <w:rFonts w:hint="cs"/>
            <w:rtl/>
          </w:rPr>
          <w:delText xml:space="preserve"> </w:delText>
        </w:r>
      </w:del>
      <w:r>
        <w:rPr>
          <w:rFonts w:hint="cs"/>
          <w:rtl/>
        </w:rPr>
        <w:t xml:space="preserve">דפלגיה לשמן </w:t>
      </w:r>
      <w:r>
        <w:rPr>
          <w:rtl/>
        </w:rPr>
        <w:t xml:space="preserve">הא </w:t>
      </w:r>
      <w:r>
        <w:rPr>
          <w:rtl/>
        </w:rPr>
        <w:t xml:space="preserve">קמ"</w:t>
      </w:r>
      <w:r>
        <w:rPr>
          <w:rFonts w:hint="cs"/>
          <w:rtl/>
        </w:rPr>
        <w:t>ל</w:t>
      </w:r>
      <w:r>
        <w:rPr>
          <w:rtl/>
        </w:rPr>
        <w:t xml:space="preserve">, דיש חילוק חטאות ביניהן, </w:t>
      </w:r>
      <w:r>
        <w:rPr>
          <w:rtl/>
        </w:rPr>
        <w:t xml:space="preserve">ש"מ</w:t>
      </w:r>
      <w:r>
        <w:rPr>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241" w:author="קלוד" w:date="2026-10-11T12:26:18Z"/>
        </w:rPr>
      </w:pPr>
      <w:ins w:id="90242" w:author="קלוד" w:date="2026-10-11T12:26:18Z">
        <w:r>
          <w:rPr>
            <w:color w:val="7B3F00"/>
          </w:rPr>
          <w:t xml:space="preserve">הבא על הזכור - והביא זכור עליו, ורי"ש חייב שתים</w:t>
        </w:r>
      </w:ins>
    </w:p>
    <w:p w:rsidR="00E403F0" w:rsidRPr="00AD695E" w:rsidRDefault="00E403F0" w:rsidP="00E403F0">
      <w:pPr>
        <w:rPr>
          <w:rtl/>
        </w:rPr>
      </w:pPr>
      <w:r w:rsidRPr="00217260">
        <w:rPr>
          <w:b/>
          <w:bCs/>
          <w:rtl/>
        </w:rPr>
        <w:t>הבא על הזכור.</w:t>
      </w:r>
    </w:p>
    <w:p>
      <w:pPr>
        <w:pStyle w:val="38"/>
        <w:rPr>
          <w:ins w:id="93055" w:author="מנוע מכני" w:date="2026-10-11T12:04:39Z"/>
        </w:rPr>
      </w:pPr>
      <w:r>
        <w:t xml:space="preserve">- </w:t>
      </w:r>
      <w:r>
        <w:t xml:space="preserve">א"ר יוחנן:</w:t>
      </w:r>
    </w:p>
    <w:p w:rsidR="00E403F0" w:rsidRPr="00AD695E" w:rsidRDefault="00E403F0" w:rsidP="00E403F0">
      <w:pPr>
        <w:rPr>
          <w:rtl/>
        </w:rPr>
      </w:pPr>
      <w:del w:id="93056" w:author="מנוע מכני" w:date="2026-10-11T12:04:39Z">
        <w:r>
          <w:rPr>
            <w:rtl/>
          </w:rPr>
          <w:delText xml:space="preserve"> </w:delText>
        </w:r>
      </w:del>
      <w:r>
        <w:rPr>
          <w:rtl/>
        </w:rPr>
        <w:t xml:space="preserve">תנא </w:t>
      </w:r>
      <w:ins w:id="90223" w:author="מנוע מכני" w:date="2026-10-11T12:04:39Z">
        <w:r>
          <w:rPr>
            <w:rtl/>
          </w:rPr>
          <w:t xml:space="preserve">אנשים</w:t>
        </w:r>
      </w:ins>
      <w:del w:id="90224" w:author="מנוע מכני" w:date="2026-10-11T12:04:39Z">
        <w:r>
          <w:rPr>
            <w:rtl/>
          </w:rPr>
          <w:delText xml:space="preserve">גברי</w:delText>
        </w:r>
      </w:del>
      <w:r>
        <w:rPr>
          <w:rtl/>
        </w:rPr>
        <w:t xml:space="preserve"> חשיב, ות"</w:t>
      </w:r>
      <w:r>
        <w:rPr>
          <w:rFonts w:hint="cs"/>
          <w:rtl/>
        </w:rPr>
        <w:t>ה</w:t>
      </w:r>
      <w:r>
        <w:rPr>
          <w:rtl/>
        </w:rPr>
        <w:t xml:space="preserve">: הבא על הזכור והביא זכור עליו, </w:t>
      </w:r>
      <w:r>
        <w:rPr>
          <w:rStyle w:val="2fb"/>
          <w:rtl/>
        </w:rPr>
        <w:t xml:space="preserve">ור</w:t>
      </w:r>
      <w:r>
        <w:rPr>
          <w:rStyle w:val="2fb"/>
          <w:rFonts w:hint="cs"/>
          <w:rtl/>
        </w:rPr>
        <w:t>י</w:t>
      </w:r>
      <w:r>
        <w:rPr>
          <w:rStyle w:val="2fb"/>
          <w:rtl/>
        </w:rPr>
        <w:t>"</w:t>
      </w:r>
      <w:r>
        <w:rPr>
          <w:rStyle w:val="2fb"/>
          <w:rFonts w:hint="cs"/>
          <w:rtl/>
        </w:rPr>
        <w:t>ש</w:t>
      </w:r>
      <w:r>
        <w:rPr>
          <w:rtl/>
        </w:rPr>
        <w:t xml:space="preserve"> היא, דאמר: חייב שתים.</w:t>
      </w:r>
    </w:p>
    <w:p>
      <w:pPr>
        <w:pStyle w:val="38"/>
        <w:rPr>
          <w:ins w:id="93057" w:author="מנוע מכני" w:date="2026-10-11T12:04:39Z"/>
        </w:rPr>
      </w:pPr>
      <w:r>
        <w:t xml:space="preserve">וסיפא</w:t>
      </w:r>
    </w:p>
    <w:p w:rsidR="00E403F0" w:rsidRPr="00AD695E" w:rsidRDefault="00E403F0" w:rsidP="00E403F0">
      <w:pPr>
        <w:rPr>
          <w:rtl/>
        </w:rPr>
      </w:pPr>
      <w:del w:id="93058" w:author="מנוע מכני" w:date="2026-10-11T12:04:39Z">
        <w:r>
          <w:rPr>
            <w:rFonts w:hint="cs"/>
            <w:rtl/>
          </w:rPr>
          <w:delText xml:space="preserve"> </w:delText>
        </w:r>
      </w:del>
      <w:r>
        <w:rPr>
          <w:rFonts w:hint="cs"/>
          <w:rtl/>
        </w:rPr>
        <w:t xml:space="preserve">ד</w:t>
      </w:r>
      <w:r>
        <w:rPr>
          <w:rtl/>
        </w:rPr>
        <w:t xml:space="preserve">קתני מגדף </w:t>
      </w:r>
      <w:ins w:id="90903" w:author="מנוע מכני" w:date="2026-10-11T12:04:39Z">
        <w:r>
          <w:rPr>
            <w:rtl/>
          </w:rPr>
          <w:t xml:space="preserve">מעמידים</w:t>
        </w:r>
      </w:ins>
      <w:del w:id="90904" w:author="מנוע מכני" w:date="2026-10-11T12:04:39Z">
        <w:r>
          <w:rPr>
            <w:rtl/>
          </w:rPr>
          <w:delText xml:space="preserve">מוקמינן</w:delText>
        </w:r>
      </w:del>
      <w:r>
        <w:rPr>
          <w:rtl/>
        </w:rPr>
        <w:t xml:space="preserve"> </w:t>
      </w:r>
      <w:r>
        <w:rPr>
          <w:rStyle w:val="2fb"/>
          <w:rtl/>
        </w:rPr>
        <w:t xml:space="preserve">כר"ע</w:t>
      </w:r>
      <w:r>
        <w:rPr>
          <w:rtl/>
        </w:rPr>
        <w:t xml:space="preserve">, </w:t>
      </w:r>
    </w:p>
    <w:p w:rsidR="00E403F0" w:rsidRPr="00AD695E" w:rsidRDefault="00E403F0" w:rsidP="00E403F0">
      <w:pPr>
        <w:rPr>
          <w:rtl/>
        </w:rPr>
      </w:pPr>
      <w:r>
        <w:rPr>
          <w:rStyle w:val="2fb"/>
          <w:rFonts w:hint="cs"/>
          <w:rtl/>
        </w:rPr>
        <w:t>דרי</w:t>
      </w:r>
      <w:r>
        <w:rPr>
          <w:rStyle w:val="2fb"/>
          <w:rtl/>
        </w:rPr>
        <w:t>"</w:t>
      </w:r>
      <w:r>
        <w:rPr>
          <w:rStyle w:val="2fb"/>
          <w:rFonts w:hint="cs"/>
          <w:rtl/>
        </w:rPr>
        <w:t xml:space="preserve">ש</w:t>
      </w:r>
      <w:r>
        <w:rPr>
          <w:rFonts w:hint="cs"/>
          <w:rtl/>
        </w:rPr>
        <w:t xml:space="preserve"> מפיק דחייב שתיים </w:t>
      </w:r>
      <w:ins w:id="90905" w:author="מנוע מכני" w:date="2026-10-11T12:04:39Z">
        <w:r>
          <w:rPr>
            <w:rFonts w:hint="cs"/>
            <w:rtl/>
          </w:rPr>
          <w:t xml:space="preserve">משני</w:t>
        </w:r>
      </w:ins>
      <w:del w:id="90906" w:author="מנוע מכני" w:date="2026-10-11T12:04:39Z">
        <w:r>
          <w:rPr>
            <w:rFonts w:hint="cs"/>
            <w:rtl/>
          </w:rPr>
          <w:delText xml:space="preserve">מתרי</w:delText>
        </w:r>
      </w:del>
      <w:r>
        <w:rPr>
          <w:rFonts w:hint="cs"/>
          <w:rtl/>
        </w:rPr>
        <w:t xml:space="preserve"> קראי </w:t>
      </w:r>
      <w:r>
        <w:rPr>
          <w:rtl/>
        </w:rPr>
        <w:t>מ</w:t>
      </w:r>
      <w:r>
        <w:rPr>
          <w:rFonts w:hint="cs"/>
          <w:rtl/>
        </w:rPr>
        <w:t>'</w:t>
      </w:r>
      <w:r>
        <w:rPr>
          <w:rStyle w:val="afffff0"/>
          <w:rtl/>
        </w:rPr>
        <w:t xml:space="preserve">ואת זכר </w:t>
      </w:r>
      <w:r>
        <w:rPr>
          <w:rStyle w:val="afffff0"/>
          <w:rtl/>
        </w:rPr>
        <w:t xml:space="preserve">לא</w:t>
      </w:r>
      <w:r>
        <w:rPr>
          <w:rStyle w:val="afffff0"/>
          <w:rtl/>
        </w:rPr>
        <w:t xml:space="preserve"> תשכב ומ</w:t>
      </w:r>
      <w:r>
        <w:rPr>
          <w:rFonts w:hint="cs"/>
          <w:rtl/>
        </w:rPr>
        <w:t>'</w:t>
      </w:r>
      <w:r>
        <w:rPr>
          <w:rtl/>
        </w:rPr>
        <w:t>ולא יהיה קדש מבני ישראל</w:t>
      </w:r>
      <w:r>
        <w:rPr>
          <w:rFonts w:hint="cs"/>
          <w:rtl/>
        </w:rPr>
        <w:t>'</w:t>
      </w:r>
      <w:r>
        <w:rPr>
          <w:rtl/>
        </w:rPr>
        <w:t xml:space="preserve"> </w:t>
      </w:r>
    </w:p>
    <w:p w:rsidR="00E403F0" w:rsidRPr="00AD695E" w:rsidRDefault="00E403F0" w:rsidP="00E403F0">
      <w:pPr>
        <w:rPr>
          <w:rtl/>
        </w:rPr>
      </w:pPr>
      <w:r>
        <w:rPr>
          <w:rStyle w:val="2fb"/>
          <w:rFonts w:hint="cs"/>
          <w:rtl/>
        </w:rPr>
        <w:t>ו</w:t>
      </w:r>
      <w:r>
        <w:rPr>
          <w:rStyle w:val="2fb"/>
          <w:rtl/>
        </w:rPr>
        <w:t xml:space="preserve">לר"ע</w:t>
      </w:r>
      <w:r>
        <w:rPr>
          <w:rtl/>
        </w:rPr>
        <w:t xml:space="preserve"> אינו חייב אלא אחת, דמחד קרא נפיק </w:t>
      </w:r>
      <w:ins w:id="90907" w:author="מנוע מכני" w:date="2026-10-11T12:04:39Z">
        <w:r>
          <w:rPr>
            <w:rtl/>
          </w:rPr>
          <w:t xml:space="preserve">לו</w:t>
        </w:r>
      </w:ins>
      <w:del w:id="90908" w:author="מנוע מכני" w:date="2026-10-11T12:04:39Z">
        <w:r>
          <w:rPr>
            <w:rtl/>
          </w:rPr>
          <w:delText xml:space="preserve">ליה</w:delText>
        </w:r>
      </w:del>
      <w:r>
        <w:rPr>
          <w:rtl/>
        </w:rPr>
        <w:t xml:space="preserve">: את זכר </w:t>
      </w:r>
      <w:r>
        <w:rPr>
          <w:rtl/>
        </w:rPr>
        <w:t xml:space="preserve">לא</w:t>
      </w:r>
      <w:r>
        <w:rPr>
          <w:rtl/>
        </w:rPr>
        <w:t xml:space="preserve"> תשכב, קרי </w:t>
      </w:r>
      <w:ins w:id="90909" w:author="מנוע מכני" w:date="2026-10-11T12:04:39Z">
        <w:r>
          <w:rPr>
            <w:rtl/>
          </w:rPr>
          <w:t xml:space="preserve">בו</w:t>
        </w:r>
      </w:ins>
      <w:del w:id="90910" w:author="מנוע מכני" w:date="2026-10-11T12:04:39Z">
        <w:r>
          <w:rPr>
            <w:rtl/>
          </w:rPr>
          <w:delText xml:space="preserve">ביה</w:delText>
        </w:r>
      </w:del>
      <w:r>
        <w:rPr>
          <w:rtl/>
        </w:rPr>
        <w:t xml:space="preserve"> </w:t>
      </w:r>
      <w:r>
        <w:rPr>
          <w:rtl/>
        </w:rPr>
        <w:t xml:space="preserve">לא</w:t>
      </w:r>
      <w:r>
        <w:rPr>
          <w:rtl/>
        </w:rPr>
        <w:t xml:space="preserve"> תשכיב! </w:t>
      </w:r>
    </w:p>
    <w:p w:rsidR="00E403F0" w:rsidRPr="00AD695E" w:rsidRDefault="00E403F0" w:rsidP="00E403F0">
      <w:pPr>
        <w:pStyle w:val="affffb"/>
        <w:rPr>
          <w:rtl/>
        </w:rPr>
      </w:pPr>
      <w:r>
        <w:rPr>
          <w:rtl/>
        </w:rPr>
        <w:lastRenderedPageBreak/>
        <w:t xml:space="preserve">- רישא </w:t>
      </w:r>
      <w:r>
        <w:rPr>
          <w:rStyle w:val="2fb"/>
          <w:rtl/>
        </w:rPr>
        <w:lastRenderedPageBreak/>
        <w:t xml:space="preserve">ר' ישמעאל</w:t>
      </w:r>
      <w:r>
        <w:rPr>
          <w:rtl/>
        </w:rPr>
        <w:lastRenderedPageBreak/>
        <w:t xml:space="preserve">, ובמגדף סבר לה </w:t>
      </w:r>
      <w:r>
        <w:rPr>
          <w:rStyle w:val="2fb"/>
          <w:rtl/>
        </w:rPr>
        <w:lastRenderedPageBreak/>
        <w:t xml:space="preserve">כר"ע</w:t>
      </w:r>
      <w:r>
        <w:rPr>
          <w:rtl/>
        </w:rPr>
        <w:lastRenderedPageBreak/>
        <w:t xml:space="preserve">.</w:t>
      </w:r>
    </w:p>
    <w:p w:rsidR="00E403F0" w:rsidRPr="00AD695E" w:rsidRDefault="00E403F0" w:rsidP="00E403F0">
      <w:pPr>
        <w:rPr>
          <w:rtl/>
        </w:rPr>
      </w:pPr>
      <w:r>
        <w:rPr>
          <w:rFonts w:hint="cs"/>
          <w:rtl/>
        </w:rPr>
        <w:t xml:space="preserve">ולא תני </w:t>
      </w:r>
      <w:ins w:id="90225" w:author="מנוע מכני" w:date="2026-10-11T12:04:39Z">
        <w:r>
          <w:rPr>
            <w:rtl/>
          </w:rPr>
          <w:t xml:space="preserve">גם</w:t>
        </w:r>
      </w:ins>
      <w:del w:id="90226" w:author="מנוע מכני" w:date="2026-10-11T12:04:39Z">
        <w:r>
          <w:rPr>
            <w:rtl/>
          </w:rPr>
          <w:delText xml:space="preserve">נמי</w:delText>
        </w:r>
      </w:del>
      <w:r>
        <w:rPr>
          <w:rtl/>
        </w:rPr>
        <w:t xml:space="preserve">: הבא על הבהמה והביא בהמה עליו!</w:t>
      </w:r>
      <w:ins w:id="91683" w:author="מנוע מכני" w:date="2026-10-11T12:04:39Z">
        <w:r>
          <w:rPr>
            <w:rtl/>
          </w:rPr>
          <w:t xml:space="preserve"> </w:t>
        </w:r>
      </w:ins>
      <w:del w:id="91684" w:author="מנוע מכני" w:date="2026-10-11T12:04:39Z">
        <w:r>
          <w:rPr>
            <w:rtl/>
          </w:rPr>
          <w:delText xml:space="preserve"> </w:delText>
        </w:r>
        <w:r>
          <w:rPr>
            <w:rFonts w:hint="cs"/>
            <w:rtl/>
          </w:rPr>
          <w:delText xml:space="preserve"> </w:delText>
        </w:r>
      </w:del>
      <w:r>
        <w:rPr>
          <w:rFonts w:hint="cs"/>
          <w:rtl/>
        </w:rPr>
        <w:t xml:space="preserve">דאף </w:t>
      </w:r>
      <w:r>
        <w:rPr>
          <w:rStyle w:val="2fb"/>
          <w:rFonts w:hint="cs"/>
          <w:rtl/>
        </w:rPr>
        <w:t xml:space="preserve">לרי</w:t>
      </w:r>
      <w:r>
        <w:rPr>
          <w:rStyle w:val="2fb"/>
          <w:rtl/>
        </w:rPr>
        <w:t>"</w:t>
      </w:r>
      <w:r>
        <w:rPr>
          <w:rStyle w:val="2fb"/>
          <w:rFonts w:hint="cs"/>
          <w:rtl/>
        </w:rPr>
        <w:t xml:space="preserve">ש</w:t>
      </w:r>
      <w:r>
        <w:rPr>
          <w:rFonts w:hint="cs"/>
          <w:rtl/>
        </w:rPr>
        <w:t xml:space="preserve"> חייב אחת דבגברי כתיב.</w:t>
      </w:r>
    </w:p>
    <w:p>
      <w:pPr>
        <w:pStyle w:val="38"/>
        <w:rPr>
          <w:ins w:id="93059" w:author="מנוע מכני" w:date="2026-10-11T12:04:39Z"/>
        </w:rPr>
      </w:pPr>
      <w:r>
        <w:t xml:space="preserve">- </w:t>
      </w:r>
      <w:r>
        <w:t xml:space="preserve">ר"א מדרב</w:t>
      </w:r>
      <w:del w:id="94479" w:author="מנוע מכני" w:date="2026-10-11T12:04:39Z">
        <w:r>
          <w:delText xml:space="preserve"> אמר</w:delText>
        </w:r>
      </w:del>
      <w:r>
        <w:t xml:space="preserve">:</w:t>
      </w:r>
    </w:p>
    <w:p w:rsidR="00E403F0" w:rsidRPr="00AD695E" w:rsidRDefault="00E403F0" w:rsidP="00E403F0">
      <w:pPr>
        <w:rPr>
          <w:rtl/>
        </w:rPr>
      </w:pPr>
      <w:del w:id="93060" w:author="מנוע מכני" w:date="2026-10-11T12:04:39Z">
        <w:r>
          <w:rPr>
            <w:rtl/>
          </w:rPr>
          <w:delText xml:space="preserve"> </w:delText>
        </w:r>
      </w:del>
      <w:r>
        <w:rPr>
          <w:rtl/>
        </w:rPr>
        <w:t xml:space="preserve">תנא תני שלשים ושלש חטאות, ותני שלש כריתות לסיומינהו בכריתות, </w:t>
      </w:r>
    </w:p>
    <w:p w:rsidR="00E403F0" w:rsidRPr="00AD695E" w:rsidRDefault="00E403F0" w:rsidP="00E403F0">
      <w:pPr>
        <w:rPr>
          <w:rtl/>
        </w:rPr>
      </w:pPr>
      <w:r>
        <w:rPr>
          <w:rtl/>
        </w:rPr>
        <w:t xml:space="preserve">דקתני סיפא: פסח ומילה במצות עשה, </w:t>
      </w:r>
    </w:p>
    <w:p w:rsidR="00E403F0" w:rsidRPr="00AD695E" w:rsidRDefault="00E403F0" w:rsidP="00E403F0">
      <w:pPr>
        <w:rPr>
          <w:rtl/>
        </w:rPr>
      </w:pPr>
      <w:ins w:id="90911" w:author="מנוע מכני" w:date="2026-10-11T12:04:39Z">
        <w:r>
          <w:rPr>
            <w:rFonts w:hint="cs"/>
            <w:rtl/>
          </w:rPr>
          <w:t xml:space="preserve">ומה</w:t>
        </w:r>
      </w:ins>
      <w:del w:id="90912" w:author="מנוע מכני" w:date="2026-10-11T12:04:39Z">
        <w:r>
          <w:rPr>
            <w:rFonts w:hint="cs"/>
            <w:rtl/>
          </w:rPr>
          <w:delText xml:space="preserve">ומאי</w:delText>
        </w:r>
      </w:del>
      <w:r>
        <w:rPr>
          <w:rFonts w:hint="cs"/>
          <w:rtl/>
        </w:rPr>
        <w:t xml:space="preserve"> דאשמעי' </w:t>
      </w:r>
      <w:r>
        <w:rPr>
          <w:rtl/>
        </w:rPr>
        <w:t xml:space="preserve">פסח ומילה </w:t>
      </w:r>
      <w:ins w:id="90227" w:author="מנוע מכני" w:date="2026-10-11T12:04:39Z">
        <w:r>
          <w:rPr>
            <w:rFonts w:hint="cs"/>
            <w:rtl/>
          </w:rPr>
          <w:t xml:space="preserve">לא</w:t>
        </w:r>
      </w:ins>
      <w:del w:id="90228" w:author="מנוע מכני" w:date="2026-10-11T12:04:39Z">
        <w:r>
          <w:rPr>
            <w:rFonts w:hint="cs"/>
            <w:rtl/>
          </w:rPr>
          <w:delText xml:space="preserve">לאו</w:delText>
        </w:r>
      </w:del>
      <w:r>
        <w:rPr>
          <w:rFonts w:hint="cs"/>
          <w:rtl/>
        </w:rPr>
        <w:t xml:space="preserve"> להביא קרבן </w:t>
      </w:r>
      <w:ins w:id="90229" w:author="מנוע מכני" w:date="2026-10-11T12:04:39Z">
        <w:r>
          <w:rPr>
            <w:rFonts w:hint="cs"/>
            <w:rtl/>
          </w:rPr>
          <w:t xml:space="preserve">שהרי</w:t>
        </w:r>
      </w:ins>
      <w:del w:id="90230" w:author="מנוע מכני" w:date="2026-10-11T12:04:39Z">
        <w:r>
          <w:rPr>
            <w:rFonts w:hint="cs"/>
            <w:rtl/>
          </w:rPr>
          <w:delText xml:space="preserve">דהא</w:delText>
        </w:r>
      </w:del>
      <w:r>
        <w:rPr>
          <w:rtl/>
        </w:rPr>
        <w:t xml:space="preserve"> הוקשה כל התורה כולה </w:t>
      </w:r>
      <w:ins w:id="92741" w:author="מנוע מכני" w:date="2026-10-11T12:04:39Z">
        <w:r>
          <w:rPr>
            <w:rtl/>
          </w:rPr>
          <w:t xml:space="preserve">לנכרי</w:t>
        </w:r>
      </w:ins>
      <w:del w:id="92742" w:author="מנוע מכני" w:date="2026-10-11T12:04:39Z">
        <w:r>
          <w:rPr>
            <w:rtl/>
          </w:rPr>
          <w:delText xml:space="preserve">לע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ד</w:t>
      </w:r>
      <w:r>
        <w:rPr>
          <w:rFonts w:hint="cs"/>
          <w:rtl/>
        </w:rPr>
        <w:t>'</w:t>
      </w:r>
      <w:r>
        <w:rPr>
          <w:rStyle w:val="afffff0"/>
          <w:rtl/>
          <w:rPrChange w:id="9001" w:author="מנוע פסוקים" w:date="2026-10-11T09:26:20Z">
            <w:rPr>
              <w:rtl/>
            </w:rPr>
          </w:rPrChange>
        </w:rPr>
        <w:t xml:space="preserve">תורה אחת יהיה לכם לעושה בשגגה</w:t>
      </w:r>
      <w:r>
        <w:rPr>
          <w:rtl/>
        </w:rPr>
        <w:t xml:space="preserve"> והנפש אשר תעשה ביד רמה</w:t>
      </w:r>
      <w:r>
        <w:rPr>
          <w:rFonts w:hint="cs"/>
          <w:rtl/>
        </w:rPr>
        <w:t>'</w:t>
      </w:r>
      <w:r>
        <w:rPr>
          <w:rtl/>
        </w:rPr>
        <w:t xml:space="preserve">, מה </w:t>
      </w:r>
      <w:ins w:id="92743" w:author="מנוע מכני" w:date="2026-10-11T12:04:39Z">
        <w:r>
          <w:rPr>
            <w:rFonts w:hint="cs"/>
            <w:rtl/>
          </w:rPr>
          <w:t xml:space="preserve">נכרי</w:t>
        </w:r>
      </w:ins>
      <w:del w:id="92744" w:author="מנוע מכני" w:date="2026-10-11T12:04:39Z">
        <w:r>
          <w:rPr>
            <w:rFonts w:hint="cs"/>
            <w:rtl/>
          </w:rPr>
          <w:delText xml:space="preserve">עכו</w:delText>
        </w:r>
        <w:r>
          <w:rPr>
            <w:rtl/>
          </w:rPr>
          <w:delText xml:space="preserve">"</w:delText>
        </w:r>
        <w:r>
          <w:rPr>
            <w:rFonts w:hint="cs"/>
            <w:rtl/>
          </w:rPr>
          <w:delText xml:space="preserve">ם</w:delText>
        </w:r>
      </w:del>
      <w:r>
        <w:rPr>
          <w:rFonts w:hint="cs"/>
          <w:rtl/>
        </w:rPr>
        <w:t xml:space="preserve"> שוא</w:t>
      </w:r>
      <w:r>
        <w:rPr>
          <w:rtl/>
        </w:rPr>
        <w:t>"</w:t>
      </w:r>
      <w:r>
        <w:rPr>
          <w:rFonts w:hint="cs"/>
          <w:rtl/>
        </w:rPr>
        <w:t>ת אף כל שוא</w:t>
      </w:r>
      <w:r>
        <w:rPr>
          <w:rtl/>
        </w:rPr>
        <w:t>"</w:t>
      </w:r>
      <w:r>
        <w:rPr>
          <w:rFonts w:hint="cs"/>
          <w:rtl/>
        </w:rPr>
        <w:t>ת</w:t>
      </w:r>
      <w:r>
        <w:rPr>
          <w:rtl/>
        </w:rPr>
        <w:t xml:space="preserve"> </w:t>
      </w:r>
    </w:p>
    <w:p>
      <w:pPr>
        <w:pStyle w:val="38"/>
        <w:rPr>
          <w:ins w:id="93061" w:author="מנוע מכני" w:date="2026-10-11T12:04:39Z"/>
        </w:rPr>
      </w:pPr>
      <w:r>
        <w:t xml:space="preserve">אלא </w:t>
      </w:r>
      <w:ins w:id="90231" w:author="מנוע מכני" w:date="2026-10-11T12:04:39Z">
        <w:r>
          <w:t xml:space="preserve">לא</w:t>
        </w:r>
      </w:ins>
      <w:del w:id="90232" w:author="מנוע מכני" w:date="2026-10-11T12:04:39Z">
        <w:r>
          <w:delText xml:space="preserve">לאו</w:delText>
        </w:r>
      </w:del>
      <w:r>
        <w:t xml:space="preserve"> </w:t>
      </w:r>
      <w:r>
        <w:t xml:space="preserve">ש"מ</w:t>
      </w:r>
      <w:r>
        <w:t xml:space="preserve">:</w:t>
      </w:r>
    </w:p>
    <w:p w:rsidR="00E403F0" w:rsidRPr="00AD695E" w:rsidRDefault="00E403F0" w:rsidP="00E403F0">
      <w:pPr>
        <w:rPr>
          <w:rtl/>
        </w:rPr>
      </w:pPr>
      <w:del w:id="93062" w:author="מנוע מכני" w:date="2026-10-11T12:04:39Z">
        <w:r>
          <w:rPr>
            <w:rtl/>
          </w:rPr>
          <w:delText xml:space="preserve"> </w:delText>
        </w:r>
      </w:del>
      <w:r>
        <w:rPr>
          <w:rtl/>
        </w:rPr>
        <w:t xml:space="preserve">תנא שלשים ושלש חטאות מאן דעבדי בשוגג, </w:t>
      </w:r>
    </w:p>
    <w:p w:rsidR="00E403F0" w:rsidRPr="00AD695E" w:rsidRDefault="00E403F0" w:rsidP="00E403F0">
      <w:pPr>
        <w:rPr>
          <w:rtl/>
        </w:rPr>
      </w:pPr>
      <w:ins w:id="90233" w:author="מנוע מכני" w:date="2026-10-11T12:04:39Z">
        <w:r>
          <w:rPr>
            <w:rtl/>
          </w:rPr>
          <w:t xml:space="preserve">ואח"כ</w:t>
        </w:r>
      </w:ins>
      <w:del w:id="90234" w:author="מנוע מכני" w:date="2026-10-11T12:04:39Z">
        <w:r>
          <w:rPr>
            <w:rtl/>
          </w:rPr>
          <w:delText xml:space="preserve">והדר</w:delText>
        </w:r>
      </w:del>
      <w:r>
        <w:rPr>
          <w:rtl/>
        </w:rPr>
        <w:t xml:space="preserve"> תנא שלש כריתות לסיומינהו לכריתות, </w:t>
      </w:r>
      <w:r>
        <w:rPr>
          <w:rtl/>
        </w:rPr>
        <w:t xml:space="preserve">ש"מ</w:t>
      </w:r>
      <w:r>
        <w:rPr>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239" w:author="קלוד" w:date="2026-10-11T12:26:18Z"/>
        </w:rPr>
      </w:pPr>
      <w:ins w:id="90240" w:author="קלוד" w:date="2026-10-11T12:26:18Z">
        <w:r>
          <w:rPr>
            <w:color w:val="7B3F00"/>
          </w:rPr>
          <w:t xml:space="preserve">מחלל שבת - שגגת שבת וזדון מלאכות</w:t>
        </w:r>
      </w:ins>
    </w:p>
    <w:p w:rsidR="00E403F0" w:rsidRPr="00AD695E" w:rsidRDefault="00E403F0" w:rsidP="00E403F0">
      <w:pPr>
        <w:rPr>
          <w:rtl/>
        </w:rPr>
      </w:pPr>
      <w:r w:rsidRPr="00217260">
        <w:rPr>
          <w:b/>
          <w:bCs/>
          <w:rtl/>
        </w:rPr>
        <w:t>המחלל את השבת.</w:t>
      </w:r>
    </w:p>
    <w:p>
      <w:pPr>
        <w:pStyle w:val="38"/>
        <w:rPr>
          <w:ins w:id="93063" w:author="מנוע מכני" w:date="2026-10-11T12:04:39Z"/>
        </w:rPr>
      </w:pPr>
      <w:ins w:id="90235" w:author="מנוע מכני" w:date="2026-10-11T12:04:39Z">
        <w:r>
          <w:t xml:space="preserve">אמרו</w:t>
        </w:r>
      </w:ins>
      <w:del w:id="90236" w:author="מנוע מכני" w:date="2026-10-11T12:04:39Z">
        <w:r>
          <w:delText xml:space="preserve">אמרי</w:delText>
        </w:r>
      </w:del>
      <w:r>
        <w:t xml:space="preserve">:</w:t>
      </w:r>
    </w:p>
    <w:p w:rsidR="00E403F0" w:rsidRPr="00AD695E" w:rsidRDefault="00E403F0" w:rsidP="00E403F0">
      <w:pPr>
        <w:rPr>
          <w:rtl/>
        </w:rPr>
      </w:pPr>
      <w:del w:id="93064" w:author="מנוע מכני" w:date="2026-10-11T12:04:39Z">
        <w:r>
          <w:rPr>
            <w:rtl/>
          </w:rPr>
          <w:delText xml:space="preserve"> </w:delText>
        </w:r>
      </w:del>
      <w:r>
        <w:rPr>
          <w:rtl/>
        </w:rPr>
        <w:t xml:space="preserve">שבת מ' חסר אחת הויין! </w:t>
      </w:r>
    </w:p>
    <w:p>
      <w:pPr>
        <w:pStyle w:val="38"/>
        <w:rPr>
          <w:ins w:id="93065" w:author="מנוע מכני" w:date="2026-10-11T12:04:39Z"/>
        </w:rPr>
      </w:pPr>
      <w:r>
        <w:t>ארי</w:t>
      </w:r>
      <w:r>
        <w:t>"</w:t>
      </w:r>
      <w:r>
        <w:t>ו</w:t>
      </w:r>
      <w:r>
        <w:t xml:space="preserve">:</w:t>
      </w:r>
    </w:p>
    <w:p w:rsidR="00E403F0" w:rsidRPr="00AD695E" w:rsidRDefault="00E403F0" w:rsidP="00E403F0">
      <w:pPr>
        <w:rPr>
          <w:rtl/>
        </w:rPr>
      </w:pPr>
      <w:del w:id="93066" w:author="מנוע מכני" w:date="2026-10-11T12:04:39Z">
        <w:r>
          <w:rPr>
            <w:rtl/>
          </w:rPr>
          <w:delText xml:space="preserve"> </w:delText>
        </w:r>
      </w:del>
      <w:r>
        <w:rPr>
          <w:rtl/>
        </w:rPr>
        <w:t xml:space="preserve">תנא שגגת שבת וזדון מלאכות, דלא מחייב אלא </w:t>
      </w:r>
      <w:ins w:id="90913" w:author="מנוע מכני" w:date="2026-10-11T12:04:39Z">
        <w:r>
          <w:rPr>
            <w:rtl/>
          </w:rPr>
          <w:t xml:space="preserve">אחת</w:t>
        </w:r>
      </w:ins>
      <w:del w:id="90914" w:author="מנוע מכני" w:date="2026-10-11T12:04:39Z">
        <w:r>
          <w:rPr>
            <w:rtl/>
          </w:rPr>
          <w:delText xml:space="preserve">חדא</w:delText>
        </w:r>
      </w:del>
      <w:r>
        <w:rPr>
          <w:rtl/>
        </w:rPr>
        <w:t xml:space="preserve">, </w:t>
      </w:r>
      <w:r>
        <w:rPr>
          <w:rtl/>
        </w:rPr>
        <w:t xml:space="preserve">דתניא</w:t>
      </w:r>
      <w:r>
        <w:rPr>
          <w:rtl/>
        </w:rPr>
        <w:t xml:space="preserve">: </w:t>
      </w:r>
      <w:r>
        <w:rPr>
          <w:rFonts w:hint="cs"/>
          <w:rtl/>
        </w:rPr>
        <w:t>'</w:t>
      </w:r>
      <w:r>
        <w:rPr>
          <w:rtl/>
        </w:rPr>
        <w:t>הנה</w:t>
      </w:r>
      <w:r>
        <w:rPr>
          <w:rFonts w:hint="cs"/>
          <w:rtl/>
        </w:rPr>
        <w:t>'</w:t>
      </w:r>
      <w:r>
        <w:rPr>
          <w:rtl/>
        </w:rPr>
        <w:t xml:space="preserve"> שהיא אחת שגגת שבת וזדון מלאכות.</w:t>
      </w:r>
    </w:p>
    <w:p w:rsidR="00E403F0" w:rsidRPr="00AD695E" w:rsidRDefault="00E403F0" w:rsidP="00E403F0">
      <w:pPr>
        <w:rPr>
          <w:rtl/>
        </w:rPr>
      </w:pPr>
      <w:r>
        <w:rPr>
          <w:rtl/>
        </w:rPr>
        <w:tab/>
        <w:t xml:space="preserve">וניתני זדון שבת ושגגת מלאכות, דמחייב מ' חסר אחת! </w:t>
      </w:r>
      <w:r>
        <w:rPr>
          <w:rtl/>
        </w:rPr>
        <w:tab/>
        <w:t xml:space="preserve">דתניא</w:t>
      </w:r>
      <w:del w:id="95544" w:author="Claude" w:date="2026-10-11T09:07:45Z">
        <w:r>
          <w:rPr>
            <w:rtl/>
          </w:rPr>
          <w:delText xml:space="preserve">	</w:delText>
        </w:r>
      </w:del>
      <w:r>
        <w:rPr>
          <w:rtl/>
        </w:rPr>
        <w:t xml:space="preserve">: </w:t>
      </w:r>
      <w:r>
        <w:rPr>
          <w:rFonts w:hint="cs"/>
          <w:rtl/>
        </w:rPr>
        <w:t>'</w:t>
      </w:r>
      <w:r>
        <w:rPr>
          <w:rtl/>
        </w:rPr>
        <w:t>ועשה מאחת מהנה</w:t>
      </w:r>
      <w:r>
        <w:rPr>
          <w:rFonts w:hint="cs"/>
          <w:rtl/>
        </w:rPr>
        <w:t xml:space="preserve">' </w:t>
      </w:r>
      <w:r>
        <w:rPr>
          <w:rtl/>
        </w:rPr>
        <w:t xml:space="preserve">פעמים שחייב אחת על כולן, ופעמים שחייב עכאו"א, </w:t>
      </w:r>
    </w:p>
    <w:p w:rsidR="00E403F0" w:rsidRPr="00AD695E" w:rsidRDefault="00E403F0" w:rsidP="00E403F0">
      <w:pPr>
        <w:rPr>
          <w:rtl/>
        </w:rPr>
      </w:pPr>
      <w:r>
        <w:rPr>
          <w:rtl/>
        </w:rPr>
        <w:tab/>
      </w:r>
      <w:r>
        <w:rPr>
          <w:rFonts w:hint="cs"/>
          <w:rtl/>
        </w:rPr>
        <w:t>ותניא</w:t>
      </w:r>
      <w:r>
        <w:rPr>
          <w:rtl/>
        </w:rPr>
        <w:t xml:space="preserve"> אחת שהיא הנה - זדון שבת ושגגת מלאכות! </w:t>
      </w:r>
    </w:p>
    <w:p w:rsidR="00E403F0" w:rsidRPr="00AD695E" w:rsidRDefault="00E403F0" w:rsidP="00E403F0">
      <w:pPr>
        <w:pStyle w:val="affffb"/>
        <w:rPr>
          <w:rtl/>
        </w:rPr>
      </w:pPr>
      <w:r>
        <w:rPr>
          <w:rtl/>
        </w:rPr>
        <w:t xml:space="preserve">- תנא, שגגת שבת וזדון מלאכות עדיפא </w:t>
      </w:r>
      <w:ins w:id="90915" w:author="מנוע מכני" w:date="2026-10-11T12:04:39Z">
        <w:r>
          <w:rPr>
            <w:rtl/>
          </w:rPr>
          <w:t xml:space="preserve">לו</w:t>
        </w:r>
      </w:ins>
      <w:del w:id="90916" w:author="מנוע מכני" w:date="2026-10-11T12:04:39Z">
        <w:r>
          <w:rPr>
            <w:rtl/>
          </w:rPr>
          <w:delText xml:space="preserve">ליה</w:delText>
        </w:r>
      </w:del>
      <w:r>
        <w:rPr>
          <w:rtl/>
        </w:rPr>
        <w:t xml:space="preserve">, דמחטאת מיהא </w:t>
      </w:r>
      <w:r>
        <w:rPr>
          <w:rtl/>
        </w:rPr>
        <w:t xml:space="preserve">לא</w:t>
      </w:r>
      <w:r>
        <w:rPr>
          <w:rtl/>
        </w:rPr>
        <w:t xml:space="preserve"> </w:t>
      </w:r>
      <w:ins w:id="92791" w:author="מנוע מכני" w:date="2026-10-11T12:04:39Z">
        <w:r>
          <w:rPr>
            <w:rtl/>
          </w:rPr>
          <w:t xml:space="preserve">פטור</w:t>
        </w:r>
      </w:ins>
      <w:del w:id="92792" w:author="מנוע מכני" w:date="2026-10-11T12:04:39Z">
        <w:r>
          <w:rPr>
            <w:rtl/>
          </w:rPr>
          <w:delText xml:space="preserve">מיפטר</w:delText>
        </w:r>
      </w:del>
      <w:r>
        <w:rPr>
          <w:rtl/>
        </w:rPr>
        <w:t xml:space="preserve">.</w:t>
      </w:r>
    </w:p>
    <w:p w:rsidR="00E403F0" w:rsidRPr="00AD695E" w:rsidRDefault="00E403F0" w:rsidP="00E403F0">
      <w:pPr>
        <w:rPr>
          <w:rtl/>
        </w:rPr>
      </w:pPr>
      <w:r>
        <w:rPr>
          <w:rtl/>
        </w:rPr>
        <w:t xml:space="preserve">וכן אתה מוצא גבי </w:t>
      </w:r>
      <w:ins w:id="92745" w:author="מנוע מכני" w:date="2026-10-11T12:04:39Z">
        <w:r>
          <w:rPr>
            <w:rtl/>
          </w:rPr>
          <w:t xml:space="preserve">נכרי</w:t>
        </w:r>
      </w:ins>
      <w:del w:id="92746" w:author="מנוע מכני" w:date="2026-10-11T12:04:39Z">
        <w:r>
          <w:rPr>
            <w:rtl/>
          </w:rPr>
          <w:delText xml:space="preserve">ע</w:delText>
        </w:r>
        <w:r>
          <w:rPr>
            <w:rFonts w:hint="cs"/>
            <w:rtl/>
          </w:rPr>
          <w:delText xml:space="preserve">כו</w:delText>
        </w:r>
        <w:r>
          <w:rPr>
            <w:rtl/>
          </w:rPr>
          <w:delText xml:space="preserve">"</w:delText>
        </w:r>
        <w:r>
          <w:rPr>
            <w:rFonts w:hint="cs"/>
            <w:rtl/>
          </w:rPr>
          <w:delText xml:space="preserve">ם</w:delText>
        </w:r>
      </w:del>
      <w:r>
        <w:rPr>
          <w:rtl/>
        </w:rPr>
        <w:t xml:space="preserve">, דקתני שגגת </w:t>
      </w:r>
      <w:ins w:id="92215" w:author="מנוע מכני" w:date="2026-10-11T12:04:39Z">
        <w:r>
          <w:rPr>
            <w:rtl/>
          </w:rPr>
          <w:t xml:space="preserve">ע"ז</w:t>
        </w:r>
      </w:ins>
      <w:del w:id="92216" w:author="מנוע מכני" w:date="2026-10-11T12:04:39Z">
        <w:r>
          <w:rPr>
            <w:rtl/>
          </w:rPr>
          <w:delText xml:space="preserve">עבודת כוכבים</w:delText>
        </w:r>
      </w:del>
      <w:r>
        <w:rPr>
          <w:rtl/>
        </w:rPr>
        <w:t xml:space="preserve"> וזדון עבודות.</w:t>
      </w:r>
    </w:p>
    <w:p w:rsidR="00E403F0" w:rsidRPr="00AD695E" w:rsidRDefault="00E403F0" w:rsidP="00E403F0">
      <w:pPr>
        <w:rPr>
          <w:rtl/>
        </w:rPr>
      </w:pPr>
      <w:r>
        <w:rPr>
          <w:rtl/>
        </w:rPr>
        <w:t xml:space="preserve">שגגת </w:t>
      </w:r>
      <w:ins w:id="92747" w:author="מנוע מכני" w:date="2026-10-11T12:04:39Z">
        <w:r>
          <w:rPr>
            <w:rtl/>
          </w:rPr>
          <w:t xml:space="preserve">נכרי</w:t>
        </w:r>
      </w:ins>
      <w:del w:id="92748" w:author="מנוע מכני" w:date="2026-10-11T12:04:39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ins w:id="90237" w:author="מנוע מכני" w:date="2026-10-11T12:04:39Z">
        <w:r>
          <w:rPr>
            <w:rFonts w:hint="cs"/>
            <w:rtl/>
          </w:rPr>
          <w:t xml:space="preserve">לא</w:t>
        </w:r>
      </w:ins>
      <w:del w:id="90238" w:author="מנוע מכני" w:date="2026-10-11T12:04:39Z">
        <w:r>
          <w:rPr>
            <w:rFonts w:hint="cs"/>
            <w:rtl/>
          </w:rPr>
          <w:delText xml:space="preserve">לאו</w:delText>
        </w:r>
      </w:del>
      <w:r>
        <w:rPr>
          <w:rFonts w:hint="cs"/>
          <w:rtl/>
        </w:rPr>
        <w:t xml:space="preserve"> בבית </w:t>
      </w:r>
      <w:ins w:id="90001" w:author="מנוע מכני" w:date="2026-10-11T12:04:39Z">
        <w:ins w:id="92749" w:author="מנוע מכני" w:date="2026-10-11T12:04:39Z">
          <w:r>
            <w:rPr>
              <w:rFonts w:hint="cs"/>
              <w:rtl/>
            </w:rPr>
            <w:t xml:space="preserve">נכרי</w:t>
          </w:r>
        </w:ins>
        <w:del w:id="92750" w:author="מנוע מכני" w:date="2026-10-11T12:04:39Z">
          <w:r>
            <w:rPr>
              <w:rFonts w:hint="cs"/>
              <w:rtl/>
            </w:rPr>
            <w:delText xml:space="preserve">עכו"ם</w:delText>
          </w:r>
        </w:del>
      </w:ins>
      <w:del w:id="90002" w:author="מנוע מכני" w:date="2026-10-11T12:04:39Z">
        <w:r>
          <w:rPr>
            <w:rFonts w:hint="cs"/>
            <w:rtl/>
          </w:rPr>
          <w:delText xml:space="preserve">עכו'ם</w:delText>
        </w:r>
      </w:del>
      <w:r>
        <w:rPr>
          <w:rFonts w:hint="cs"/>
          <w:rtl/>
        </w:rPr>
        <w:t xml:space="preserve"> וסבר בביהכנ</w:t>
      </w:r>
      <w:r>
        <w:rPr>
          <w:rtl/>
        </w:rPr>
        <w:t>"</w:t>
      </w:r>
      <w:r>
        <w:rPr>
          <w:rFonts w:hint="cs"/>
          <w:rtl/>
        </w:rPr>
        <w:t xml:space="preserve">ס והתשחווה </w:t>
      </w:r>
      <w:ins w:id="90239" w:author="מנוע מכני" w:date="2026-10-11T12:04:39Z">
        <w:r>
          <w:rPr>
            <w:rFonts w:hint="cs"/>
            <w:rtl/>
          </w:rPr>
          <w:t xml:space="preserve">שהרי</w:t>
        </w:r>
      </w:ins>
      <w:del w:id="90240" w:author="מנוע מכני" w:date="2026-10-11T12:04:39Z">
        <w:r>
          <w:rPr>
            <w:rFonts w:hint="cs"/>
            <w:rtl/>
          </w:rPr>
          <w:delText xml:space="preserve">דהא</w:delText>
        </w:r>
      </w:del>
      <w:r>
        <w:rPr>
          <w:rFonts w:hint="cs"/>
          <w:rtl/>
        </w:rPr>
        <w:t xml:space="preserve"> </w:t>
      </w:r>
      <w:r>
        <w:rPr>
          <w:rtl/>
        </w:rPr>
        <w:t xml:space="preserve">לבו לשמים! </w:t>
      </w:r>
    </w:p>
    <w:p w:rsidR="00E403F0" w:rsidRPr="002B4E05" w:rsidRDefault="00E403F0" w:rsidP="00E403F0">
      <w:pPr>
        <w:rPr>
          <w:spacing w:val="-2"/>
          <w:rtl/>
        </w:rPr>
      </w:pPr>
      <w:ins w:id="90241" w:author="מנוע מכני" w:date="2026-10-11T12:04:39Z">
        <w:r>
          <w:rPr>
            <w:rFonts w:hint="cs"/>
            <w:spacing w:val="-2"/>
            <w:rtl/>
          </w:rPr>
          <w:t xml:space="preserve">ולא</w:t>
        </w:r>
      </w:ins>
      <w:del w:id="90242" w:author="מנוע מכני" w:date="2026-10-11T12:04:39Z">
        <w:r w:rsidRPr="002B4E05">
          <w:rPr>
            <w:rFonts w:hint="cs"/>
            <w:spacing w:val="-2"/>
            <w:rtl/>
          </w:rPr>
          <w:delText xml:space="preserve">ולאו</w:delText>
        </w:r>
      </w:del>
      <w:r w:rsidRPr="002B4E05">
        <w:rPr>
          <w:rFonts w:hint="cs"/>
          <w:spacing w:val="-2"/>
          <w:rtl/>
        </w:rPr>
        <w:t xml:space="preserve"> דראה אנדרטא והשתחווה </w:t>
      </w:r>
      <w:ins w:id="92323" w:author="מנוע מכני" w:date="2026-10-11T12:04:39Z">
        <w:r>
          <w:rPr>
            <w:rFonts w:hint="cs"/>
            <w:spacing w:val="-2"/>
            <w:rtl/>
          </w:rPr>
          <w:t xml:space="preserve">דאם </w:t>
        </w:r>
      </w:ins>
      <w:del w:id="92324" w:author="מנוע מכני" w:date="2026-10-11T12:04:39Z">
        <w:r w:rsidRPr="002B4E05">
          <w:rPr>
            <w:rFonts w:hint="cs"/>
            <w:spacing w:val="-2"/>
            <w:rtl/>
          </w:rPr>
          <w:delText xml:space="preserve">דאי </w:delText>
        </w:r>
      </w:del>
      <w:r w:rsidRPr="002B4E05">
        <w:rPr>
          <w:rFonts w:hint="cs"/>
          <w:spacing w:val="-2"/>
          <w:rtl/>
        </w:rPr>
        <w:t xml:space="preserve">קבלה באלוה בר סקילה הוא </w:t>
      </w:r>
      <w:ins w:id="92325" w:author="מנוע מכני" w:date="2026-10-11T12:04:39Z">
        <w:r>
          <w:rPr>
            <w:rFonts w:hint="cs"/>
            <w:spacing w:val="-2"/>
            <w:rtl/>
          </w:rPr>
          <w:t xml:space="preserve">ואם </w:t>
        </w:r>
      </w:ins>
      <w:del w:id="92326" w:author="מנוע מכני" w:date="2026-10-11T12:04:39Z">
        <w:r w:rsidRPr="002B4E05">
          <w:rPr>
            <w:rFonts w:hint="cs"/>
            <w:spacing w:val="-2"/>
            <w:rtl/>
          </w:rPr>
          <w:delText xml:space="preserve">ואי </w:delText>
        </w:r>
      </w:del>
      <w:r w:rsidRPr="002B4E05">
        <w:rPr>
          <w:rFonts w:hint="cs"/>
          <w:spacing w:val="-2"/>
          <w:rtl/>
        </w:rPr>
        <w:t xml:space="preserve">לא</w:t>
      </w:r>
      <w:r w:rsidRPr="002B4E05">
        <w:rPr>
          <w:rFonts w:hint="cs"/>
          <w:spacing w:val="-2"/>
          <w:rtl/>
        </w:rPr>
        <w:t xml:space="preserve"> קביל </w:t>
      </w:r>
      <w:r w:rsidRPr="002B4E05">
        <w:rPr>
          <w:spacing w:val="-2"/>
          <w:rtl/>
        </w:rPr>
        <w:t>–</w:t>
      </w:r>
      <w:r w:rsidRPr="002B4E05">
        <w:rPr>
          <w:rFonts w:hint="cs"/>
          <w:spacing w:val="-2"/>
          <w:rtl/>
        </w:rPr>
        <w:t xml:space="preserve"> </w:t>
      </w:r>
      <w:ins w:id="90243" w:author="מנוע מכני" w:date="2026-10-11T12:04:39Z">
        <w:r>
          <w:rPr>
            <w:rFonts w:hint="cs"/>
            <w:spacing w:val="-2"/>
            <w:rtl/>
          </w:rPr>
          <w:t xml:space="preserve">לא</w:t>
        </w:r>
      </w:ins>
      <w:del w:id="90244" w:author="מנוע מכני" w:date="2026-10-11T12:04:39Z">
        <w:r w:rsidRPr="002B4E05">
          <w:rPr>
            <w:rFonts w:hint="cs"/>
            <w:spacing w:val="-2"/>
            <w:rtl/>
          </w:rPr>
          <w:delText xml:space="preserve">לאו</w:delText>
        </w:r>
      </w:del>
      <w:r w:rsidRPr="002B4E05">
        <w:rPr>
          <w:rFonts w:hint="cs"/>
          <w:spacing w:val="-2"/>
          <w:rtl/>
        </w:rPr>
        <w:t xml:space="preserve"> </w:t>
      </w:r>
      <w:ins w:id="90917" w:author="מנוע מכני" w:date="2026-10-11T12:04:39Z">
        <w:r>
          <w:rPr>
            <w:rFonts w:hint="cs"/>
            <w:spacing w:val="-2"/>
            <w:rtl/>
          </w:rPr>
          <w:t xml:space="preserve">כלום</w:t>
        </w:r>
      </w:ins>
      <w:del w:id="90918" w:author="מנוע מכני" w:date="2026-10-11T12:04:39Z">
        <w:r w:rsidRPr="002B4E05">
          <w:rPr>
            <w:rFonts w:hint="cs"/>
            <w:spacing w:val="-2"/>
            <w:rtl/>
          </w:rPr>
          <w:delText xml:space="preserve">מידי</w:delText>
        </w:r>
      </w:del>
      <w:r w:rsidRPr="002B4E05">
        <w:rPr>
          <w:rFonts w:hint="cs"/>
          <w:spacing w:val="-2"/>
          <w:rtl/>
        </w:rPr>
        <w:t xml:space="preserve"> הוא</w:t>
      </w:r>
    </w:p>
    <w:p>
      <w:pPr>
        <w:pStyle w:val="38"/>
        <w:rPr>
          <w:ins w:id="93067" w:author="מנוע מכני" w:date="2026-10-11T12:04:39Z"/>
        </w:rPr>
      </w:pPr>
      <w:r w:rsidRPr="00217260">
        <w:t>א.</w:t>
      </w:r>
      <w:r>
        <w:t xml:space="preserve"> </w:t>
      </w:r>
      <w:r>
        <w:t xml:space="preserve">אלא</w:t>
      </w:r>
    </w:p>
    <w:p w:rsidR="00E403F0" w:rsidRPr="00AD695E" w:rsidRDefault="00E403F0" w:rsidP="00E403F0">
      <w:pPr>
        <w:rPr>
          <w:rtl/>
        </w:rPr>
      </w:pPr>
      <w:del w:id="93068" w:author="מנוע מכני" w:date="2026-10-11T12:04:39Z">
        <w:r>
          <w:rPr>
            <w:rtl/>
          </w:rPr>
          <w:delText xml:space="preserve"> </w:delText>
        </w:r>
      </w:del>
      <w:r>
        <w:rPr>
          <w:rtl/>
        </w:rPr>
        <w:t xml:space="preserve">מאהבה ומיראה</w:t>
      </w:r>
      <w:r>
        <w:rPr>
          <w:rFonts w:hint="cs"/>
          <w:rtl/>
        </w:rPr>
        <w:t xml:space="preserve"> [של אדם]</w:t>
      </w:r>
      <w:r>
        <w:rPr>
          <w:rtl/>
        </w:rPr>
        <w:t>.</w:t>
      </w:r>
    </w:p>
    <w:p w:rsidR="00E403F0" w:rsidRPr="00AD695E" w:rsidRDefault="00E403F0" w:rsidP="00E403F0">
      <w:pPr>
        <w:rPr>
          <w:rtl/>
        </w:rPr>
      </w:pPr>
      <w:r>
        <w:rPr>
          <w:rtl/>
        </w:rPr>
        <w:t xml:space="preserve">הניחא </w:t>
      </w:r>
      <w:r>
        <w:rPr>
          <w:rStyle w:val="2fb"/>
          <w:rtl/>
        </w:rPr>
        <w:t xml:space="preserve">לאביי</w:t>
      </w:r>
      <w:r>
        <w:rPr>
          <w:rtl/>
        </w:rPr>
        <w:t xml:space="preserve"> דחייב, אלא </w:t>
      </w:r>
      <w:r>
        <w:rPr>
          <w:rStyle w:val="2fb"/>
          <w:rtl/>
        </w:rPr>
        <w:t xml:space="preserve">לרבא</w:t>
      </w:r>
      <w:r>
        <w:rPr>
          <w:rtl/>
        </w:rPr>
        <w:t xml:space="preserve"> דאמר פטור, </w:t>
      </w:r>
      <w:ins w:id="90919" w:author="מנוע מכני" w:date="2026-10-11T12:04:39Z">
        <w:r>
          <w:rPr>
            <w:rtl/>
          </w:rPr>
          <w:t xml:space="preserve">מה</w:t>
        </w:r>
      </w:ins>
      <w:del w:id="90920" w:author="מנוע מכני" w:date="2026-10-11T12:04:39Z">
        <w:r>
          <w:rPr>
            <w:rtl/>
          </w:rPr>
          <w:delText xml:space="preserve">מאי</w:delText>
        </w:r>
      </w:del>
      <w:r>
        <w:rPr>
          <w:rtl/>
        </w:rPr>
        <w:t xml:space="preserve"> </w:t>
      </w:r>
      <w:ins w:id="90245" w:author="מנוע מכני" w:date="2026-10-11T12:04:39Z">
        <w:r>
          <w:rPr>
            <w:rtl/>
          </w:rPr>
          <w:t xml:space="preserve">יש</w:t>
        </w:r>
      </w:ins>
      <w:del w:id="90246" w:author="מנוע מכני" w:date="2026-10-11T12:04:39Z">
        <w:r>
          <w:rPr>
            <w:rtl/>
          </w:rPr>
          <w:delText xml:space="preserve">איכא</w:delText>
        </w:r>
      </w:del>
      <w:r>
        <w:rPr>
          <w:rtl/>
        </w:rPr>
        <w:t xml:space="preserve"> </w:t>
      </w:r>
      <w:ins w:id="92793" w:author="מנוע מכני" w:date="2026-10-11T12:04:39Z">
        <w:r>
          <w:rPr>
            <w:rtl/>
          </w:rPr>
          <w:t xml:space="preserve">לומר</w:t>
        </w:r>
      </w:ins>
      <w:del w:id="92794" w:author="מנוע מכני" w:date="2026-10-11T12:04:39Z">
        <w:r>
          <w:rPr>
            <w:rtl/>
          </w:rPr>
          <w:delText xml:space="preserve">למימר</w:delText>
        </w:r>
      </w:del>
      <w:r>
        <w:rPr>
          <w:rtl/>
        </w:rPr>
        <w:t xml:space="preserve">? </w:t>
      </w:r>
    </w:p>
    <w:p w:rsidR="00E403F0" w:rsidRPr="00AD695E" w:rsidRDefault="00E403F0" w:rsidP="00E403F0">
      <w:pPr>
        <w:pStyle w:val="afff3"/>
        <w:framePr w:wrap="around"/>
        <w:spacing w:line="240" w:lineRule="exact"/>
        <w:rPr>
          <w:rtl/>
        </w:rPr>
      </w:pPr>
      <w:r w:rsidRPr="009239E9">
        <w:rPr>
          <w:rFonts w:hint="cs"/>
          <w:szCs w:val="18"/>
          <w:rtl/>
        </w:rPr>
        <w:t>ג:</w:t>
      </w:r>
    </w:p>
    <w:p>
      <w:pPr>
        <w:pStyle w:val="38"/>
        <w:rPr>
          <w:ins w:id="93069" w:author="מנוע מכני" w:date="2026-10-11T12:04:39Z"/>
        </w:rPr>
      </w:pPr>
      <w:r w:rsidRPr="00E87E21">
        <w:t>ב.</w:t>
      </w:r>
      <w:r w:rsidRPr="00E87E21">
        <w:t xml:space="preserve"> </w:t>
      </w:r>
      <w:r w:rsidRPr="00E87E21">
        <w:t xml:space="preserve">אלא</w:t>
      </w:r>
    </w:p>
    <w:p w:rsidR="00E403F0" w:rsidRPr="00E87E21" w:rsidRDefault="00E403F0" w:rsidP="00E403F0">
      <w:pPr>
        <w:rPr>
          <w:spacing w:val="-4"/>
          <w:rtl/>
        </w:rPr>
      </w:pPr>
      <w:del w:id="93070" w:author="מנוע מכני" w:date="2026-10-11T12:04:39Z">
        <w:r w:rsidRPr="00E87E21">
          <w:rPr>
            <w:spacing w:val="-4"/>
            <w:rtl/>
          </w:rPr>
          <w:delText xml:space="preserve"> </w:delText>
        </w:r>
      </w:del>
      <w:r w:rsidRPr="00E87E21">
        <w:rPr>
          <w:spacing w:val="-4"/>
          <w:rtl/>
        </w:rPr>
        <w:t xml:space="preserve">באומר מותר, </w:t>
      </w:r>
      <w:r w:rsidRPr="00E87E21">
        <w:rPr>
          <w:rFonts w:hint="cs"/>
          <w:spacing w:val="-4"/>
          <w:rtl/>
        </w:rPr>
        <w:t xml:space="preserve">וכל </w:t>
      </w:r>
      <w:ins w:id="90921" w:author="מנוע מכני" w:date="2026-10-11T12:04:39Z">
        <w:r>
          <w:rPr>
            <w:rFonts w:hint="cs"/>
            <w:spacing w:val="-4"/>
            <w:rtl/>
          </w:rPr>
          <w:t xml:space="preserve">מזה</w:t>
        </w:r>
      </w:ins>
      <w:del w:id="90922" w:author="מנוע מכני" w:date="2026-10-11T12:04:39Z">
        <w:r w:rsidRPr="00E87E21">
          <w:rPr>
            <w:rFonts w:hint="cs"/>
            <w:spacing w:val="-4"/>
            <w:rtl/>
          </w:rPr>
          <w:delText xml:space="preserve">מהאי</w:delText>
        </w:r>
      </w:del>
      <w:r w:rsidRPr="00E87E21">
        <w:rPr>
          <w:rFonts w:hint="cs"/>
          <w:spacing w:val="-4"/>
          <w:rtl/>
        </w:rPr>
        <w:t xml:space="preserve"> דבעי </w:t>
      </w:r>
      <w:r w:rsidRPr="00E87E21">
        <w:rPr>
          <w:rStyle w:val="2fb"/>
          <w:rFonts w:hint="cs"/>
          <w:spacing w:val="-4"/>
          <w:rtl/>
        </w:rPr>
        <w:t xml:space="preserve">רבא</w:t>
      </w:r>
      <w:r w:rsidRPr="00E87E21">
        <w:rPr>
          <w:rFonts w:hint="cs"/>
          <w:spacing w:val="-4"/>
          <w:rtl/>
        </w:rPr>
        <w:t xml:space="preserve"> </w:t>
      </w:r>
      <w:r w:rsidRPr="00E87E21">
        <w:rPr>
          <w:rStyle w:val="2fb"/>
          <w:rFonts w:hint="cs"/>
          <w:spacing w:val="-4"/>
          <w:rtl/>
        </w:rPr>
        <w:t xml:space="preserve">מר</w:t>
      </w:r>
      <w:r w:rsidRPr="00E87E21">
        <w:rPr>
          <w:rStyle w:val="2fb"/>
          <w:spacing w:val="-4"/>
          <w:rtl/>
        </w:rPr>
        <w:t>"</w:t>
      </w:r>
      <w:r w:rsidRPr="00E87E21">
        <w:rPr>
          <w:rStyle w:val="2fb"/>
          <w:rFonts w:hint="cs"/>
          <w:spacing w:val="-4"/>
          <w:rtl/>
        </w:rPr>
        <w:t xml:space="preserve">נ</w:t>
      </w:r>
      <w:r w:rsidRPr="00E87E21">
        <w:rPr>
          <w:rFonts w:hint="cs"/>
          <w:spacing w:val="-4"/>
          <w:rtl/>
        </w:rPr>
        <w:t xml:space="preserve"> </w:t>
      </w:r>
      <w:ins w:id="92327" w:author="מנוע מכני" w:date="2026-10-11T12:04:39Z">
        <w:r>
          <w:rPr>
            <w:rFonts w:hint="cs"/>
            <w:spacing w:val="-4"/>
            <w:rtl/>
          </w:rPr>
          <w:t xml:space="preserve">אם </w:t>
        </w:r>
      </w:ins>
      <w:del w:id="92328" w:author="מנוע מכני" w:date="2026-10-11T12:04:39Z">
        <w:r w:rsidRPr="00E87E21">
          <w:rPr>
            <w:rFonts w:hint="cs"/>
            <w:spacing w:val="-4"/>
            <w:rtl/>
          </w:rPr>
          <w:delText xml:space="preserve">אי </w:delText>
        </w:r>
      </w:del>
      <w:r w:rsidRPr="00E87E21">
        <w:rPr>
          <w:rFonts w:hint="cs"/>
          <w:spacing w:val="-4"/>
          <w:rtl/>
        </w:rPr>
        <w:t xml:space="preserve">חייב אחד או שנים אבל וודאי </w:t>
      </w:r>
      <w:r w:rsidRPr="00E87E21">
        <w:rPr>
          <w:rFonts w:hint="cs"/>
          <w:spacing w:val="-4"/>
          <w:rtl/>
        </w:rPr>
        <w:t xml:space="preserve">לא</w:t>
      </w:r>
      <w:r w:rsidRPr="00E87E21">
        <w:rPr>
          <w:rFonts w:hint="cs"/>
          <w:spacing w:val="-4"/>
          <w:rtl/>
        </w:rPr>
        <w:t xml:space="preserve"> נפטר לגמרי </w:t>
      </w:r>
    </w:p>
    <w:p>
      <w:pPr>
        <w:pStyle w:val="38"/>
        <w:rPr>
          <w:ins w:id="93071" w:author="מנוע מכני" w:date="2026-10-11T12:04:39Z"/>
        </w:rPr>
      </w:pPr>
      <w:r w:rsidRPr="00E87E21">
        <w:t>ג.</w:t>
      </w:r>
      <w:r w:rsidRPr="00E87E21">
        <w:t xml:space="preserve"> ר</w:t>
      </w:r>
      <w:r w:rsidRPr="00E87E21">
        <w:t>"</w:t>
      </w:r>
      <w:r w:rsidRPr="00E87E21">
        <w:t xml:space="preserve">פ</w:t>
      </w:r>
      <w:ins w:id="92309" w:author="מנוע מכני" w:date="2026-10-11T12:04:39Z">
        <w:r>
          <w:t xml:space="preserve">:</w:t>
        </w:r>
      </w:ins>
    </w:p>
    <w:p w:rsidR="00E403F0" w:rsidRPr="00E87E21" w:rsidRDefault="00E403F0" w:rsidP="00E403F0">
      <w:pPr>
        <w:rPr>
          <w:spacing w:val="-4"/>
          <w:rtl/>
        </w:rPr>
      </w:pPr>
      <w:del w:id="92310" w:author="מנוע מכני" w:date="2026-10-11T12:04:39Z">
        <w:r w:rsidRPr="00E87E21">
          <w:rPr>
            <w:rFonts w:hint="cs"/>
            <w:spacing w:val="-4"/>
            <w:rtl/>
          </w:rPr>
          <w:delText xml:space="preserve"> </w:delText>
        </w:r>
        <w:r w:rsidRPr="00E87E21">
          <w:rPr>
            <w:spacing w:val="-4"/>
            <w:rtl/>
          </w:rPr>
          <w:delText xml:space="preserve">:</w:delText>
        </w:r>
      </w:del>
      <w:del w:id="93072" w:author="מנוע מכני" w:date="2026-10-11T12:04:39Z">
        <w:r w:rsidRPr="00E87E21">
          <w:rPr>
            <w:spacing w:val="-4"/>
            <w:rtl/>
          </w:rPr>
          <w:delText xml:space="preserve"> </w:delText>
        </w:r>
      </w:del>
      <w:r w:rsidRPr="00E87E21">
        <w:rPr>
          <w:spacing w:val="-4"/>
          <w:rtl/>
        </w:rPr>
        <w:t xml:space="preserve">משכח"</w:t>
      </w:r>
      <w:r w:rsidRPr="00E87E21">
        <w:rPr>
          <w:rFonts w:hint="cs"/>
          <w:spacing w:val="-4"/>
          <w:rtl/>
        </w:rPr>
        <w:t>ל</w:t>
      </w:r>
      <w:r w:rsidRPr="00E87E21">
        <w:rPr>
          <w:spacing w:val="-4"/>
          <w:rtl/>
        </w:rPr>
        <w:t xml:space="preserve"> בתינוק שנשבה לבין הע</w:t>
      </w:r>
      <w:r w:rsidRPr="00E87E21">
        <w:rPr>
          <w:rFonts w:hint="cs"/>
          <w:spacing w:val="-4"/>
          <w:rtl/>
        </w:rPr>
        <w:t>כו</w:t>
      </w:r>
      <w:r w:rsidRPr="00E87E21">
        <w:rPr>
          <w:spacing w:val="-4"/>
          <w:rtl/>
        </w:rPr>
        <w:t>"</w:t>
      </w:r>
      <w:r w:rsidRPr="00E87E21">
        <w:rPr>
          <w:rFonts w:hint="cs"/>
          <w:spacing w:val="-4"/>
          <w:rtl/>
        </w:rPr>
        <w:t>ם</w:t>
      </w:r>
      <w:r w:rsidRPr="00E87E21">
        <w:rPr>
          <w:spacing w:val="-4"/>
          <w:rtl/>
        </w:rPr>
        <w:t xml:space="preserve">, דידע דאסירא </w:t>
      </w:r>
      <w:ins w:id="92751" w:author="מנוע מכני" w:date="2026-10-11T12:04:39Z">
        <w:r>
          <w:rPr>
            <w:spacing w:val="-4"/>
            <w:rtl/>
          </w:rPr>
          <w:t xml:space="preserve">נכרי</w:t>
        </w:r>
      </w:ins>
      <w:del w:id="92752" w:author="מנוע מכני" w:date="2026-10-11T12:04:39Z">
        <w:r w:rsidRPr="00E87E21">
          <w:rPr>
            <w:spacing w:val="-4"/>
            <w:rtl/>
          </w:rPr>
          <w:delText xml:space="preserve">ע</w:delText>
        </w:r>
        <w:r w:rsidRPr="00E87E21">
          <w:rPr>
            <w:rFonts w:hint="cs"/>
            <w:spacing w:val="-4"/>
            <w:rtl/>
          </w:rPr>
          <w:delText xml:space="preserve">כו</w:delText>
        </w:r>
        <w:r w:rsidRPr="00E87E21">
          <w:rPr>
            <w:spacing w:val="-4"/>
            <w:rtl/>
          </w:rPr>
          <w:delText xml:space="preserve">"</w:delText>
        </w:r>
        <w:r w:rsidRPr="00E87E21">
          <w:rPr>
            <w:rFonts w:hint="cs"/>
            <w:spacing w:val="-4"/>
            <w:rtl/>
          </w:rPr>
          <w:delText xml:space="preserve">ם</w:delText>
        </w:r>
      </w:del>
      <w:r w:rsidRPr="00E87E21">
        <w:rPr>
          <w:spacing w:val="-4"/>
          <w:rtl/>
        </w:rPr>
        <w:t xml:space="preserve">, </w:t>
      </w:r>
      <w:ins w:id="90923" w:author="מנוע מכני" w:date="2026-10-11T12:04:39Z">
        <w:r>
          <w:rPr>
            <w:spacing w:val="-4"/>
            <w:rtl/>
          </w:rPr>
          <w:t xml:space="preserve">ואלו</w:t>
        </w:r>
      </w:ins>
      <w:del w:id="90924" w:author="מנוע מכני" w:date="2026-10-11T12:04:39Z">
        <w:r w:rsidRPr="00E87E21">
          <w:rPr>
            <w:spacing w:val="-4"/>
            <w:rtl/>
          </w:rPr>
          <w:delText xml:space="preserve">והני</w:delText>
        </w:r>
      </w:del>
      <w:r w:rsidRPr="00E87E21">
        <w:rPr>
          <w:spacing w:val="-4"/>
          <w:rtl/>
        </w:rPr>
        <w:t xml:space="preserve"> </w:t>
      </w:r>
      <w:ins w:id="92753" w:author="מנוע מכני" w:date="2026-10-11T12:04:39Z">
        <w:r>
          <w:rPr>
            <w:spacing w:val="-4"/>
            <w:rtl/>
          </w:rPr>
          <w:t xml:space="preserve">נכרי</w:t>
        </w:r>
      </w:ins>
      <w:del w:id="92754" w:author="מנוע מכני" w:date="2026-10-11T12:04:39Z">
        <w:r w:rsidRPr="00E87E21">
          <w:rPr>
            <w:spacing w:val="-4"/>
            <w:rtl/>
          </w:rPr>
          <w:delText xml:space="preserve">ע</w:delText>
        </w:r>
        <w:r w:rsidRPr="00E87E21">
          <w:rPr>
            <w:rFonts w:hint="cs"/>
            <w:spacing w:val="-4"/>
            <w:rtl/>
          </w:rPr>
          <w:delText xml:space="preserve">כו</w:delText>
        </w:r>
        <w:r w:rsidRPr="00E87E21">
          <w:rPr>
            <w:spacing w:val="-4"/>
            <w:rtl/>
          </w:rPr>
          <w:delText xml:space="preserve">"</w:delText>
        </w:r>
        <w:r w:rsidRPr="00E87E21">
          <w:rPr>
            <w:rFonts w:hint="cs"/>
            <w:spacing w:val="-4"/>
            <w:rtl/>
          </w:rPr>
          <w:delText xml:space="preserve">ם</w:delText>
        </w:r>
      </w:del>
      <w:r w:rsidRPr="00E87E21">
        <w:rPr>
          <w:rFonts w:hint="cs"/>
          <w:spacing w:val="-4"/>
          <w:rtl/>
        </w:rPr>
        <w:t xml:space="preserve"> </w:t>
      </w:r>
      <w:r w:rsidRPr="00E87E21">
        <w:rPr>
          <w:spacing w:val="-4"/>
          <w:rtl/>
        </w:rPr>
        <w:t xml:space="preserve">לא</w:t>
      </w:r>
      <w:r w:rsidRPr="00E87E21">
        <w:rPr>
          <w:spacing w:val="-4"/>
          <w:rtl/>
        </w:rPr>
        <w:t xml:space="preserve"> ידע דאסירן.</w:t>
      </w:r>
    </w:p>
    <w:p w:rsidR="00E403F0" w:rsidRPr="00AD695E" w:rsidRDefault="00E403F0" w:rsidP="00E403F0">
      <w:pPr>
        <w:rPr>
          <w:rtl/>
        </w:rPr>
      </w:pPr>
      <w:r w:rsidRPr="00217260">
        <w:rPr>
          <w:rFonts w:hint="cs"/>
          <w:b/>
          <w:bCs/>
          <w:rtl/>
        </w:rPr>
        <w:t>ד.</w:t>
      </w:r>
      <w:r>
        <w:rPr>
          <w:rFonts w:hint="cs"/>
          <w:rtl/>
        </w:rPr>
        <w:t xml:space="preserve"> </w:t>
      </w:r>
      <w:r w:rsidRPr="000F2230">
        <w:rPr>
          <w:spacing w:val="-2"/>
          <w:rtl/>
        </w:rPr>
        <w:t xml:space="preserve">אפי' </w:t>
      </w:r>
      <w:ins w:id="92661" w:author="מנוע מכני" w:date="2026-10-11T12:04:39Z">
        <w:r>
          <w:rPr>
            <w:spacing w:val="-2"/>
            <w:rtl/>
          </w:rPr>
          <w:t xml:space="preserve">תאמר</w:t>
        </w:r>
      </w:ins>
      <w:del w:id="92662" w:author="מנוע מכני" w:date="2026-10-11T12:04:39Z">
        <w:r w:rsidRPr="000F2230">
          <w:rPr>
            <w:spacing w:val="-2"/>
            <w:rtl/>
          </w:rPr>
          <w:delText xml:space="preserve">תימא</w:delText>
        </w:r>
      </w:del>
      <w:r w:rsidRPr="000F2230">
        <w:rPr>
          <w:spacing w:val="-2"/>
          <w:rtl/>
        </w:rPr>
        <w:t xml:space="preserve"> בגדול, כגון דטעי </w:t>
      </w:r>
      <w:r w:rsidRPr="000F2230">
        <w:rPr>
          <w:rFonts w:hint="cs"/>
          <w:spacing w:val="-2"/>
          <w:rtl/>
        </w:rPr>
        <w:t>בהך '</w:t>
      </w:r>
      <w:r>
        <w:rPr>
          <w:rStyle w:val="afffff0"/>
          <w:spacing w:val="-2"/>
          <w:rtl/>
          <w:rPrChange w:id="9002" w:author="מנוע פסוקים" w:date="2026-10-11T09:26:20Z">
            <w:rPr>
              <w:spacing w:val="-2"/>
              <w:rtl/>
            </w:rPr>
          </w:rPrChange>
        </w:rPr>
        <w:t xml:space="preserve">לא תעשון אתי אלהי כסף ואלהי זהב</w:t>
      </w:r>
      <w:r>
        <w:rPr>
          <w:spacing w:val="-2"/>
          <w:rtl/>
        </w:rPr>
        <w:t xml:space="preserve"> וגו', סבר: כי אסירא </w:t>
      </w:r>
      <w:r w:rsidRPr="002B4E05">
        <w:rPr>
          <w:rtl/>
        </w:rPr>
        <w:t xml:space="preserve">השתחואה </w:t>
      </w:r>
      <w:ins w:id="92217" w:author="מנוע מכני" w:date="2026-10-11T12:04:39Z">
        <w:r>
          <w:rPr>
            <w:rtl/>
          </w:rPr>
          <w:t xml:space="preserve">לע"ז</w:t>
        </w:r>
      </w:ins>
      <w:del w:id="92218" w:author="מנוע מכני" w:date="2026-10-11T12:04:39Z">
        <w:r w:rsidRPr="002B4E05">
          <w:rPr>
            <w:rtl/>
          </w:rPr>
          <w:delText xml:space="preserve">לעבודה זרה</w:delText>
        </w:r>
      </w:del>
      <w:r w:rsidRPr="002B4E05">
        <w:rPr>
          <w:rtl/>
        </w:rPr>
        <w:t xml:space="preserve"> דכסף וזהב, אבל דמיני אחריני שריא, דהיינו שגגת </w:t>
      </w:r>
      <w:ins w:id="92755" w:author="מנוע מכני" w:date="2026-10-11T12:04:39Z">
        <w:r>
          <w:rPr>
            <w:rtl/>
          </w:rPr>
          <w:t xml:space="preserve">נכרי</w:t>
        </w:r>
      </w:ins>
      <w:del w:id="92756" w:author="מנוע מכני" w:date="2026-10-11T12:04:39Z">
        <w:r w:rsidRPr="002B4E05">
          <w:rPr>
            <w:rtl/>
          </w:rPr>
          <w:delText xml:space="preserve">ע</w:delText>
        </w:r>
        <w:r w:rsidRPr="002B4E05">
          <w:rPr>
            <w:rFonts w:hint="cs"/>
            <w:rtl/>
          </w:rPr>
          <w:delText xml:space="preserve">כו</w:delText>
        </w:r>
        <w:r w:rsidRPr="002B4E05">
          <w:rPr>
            <w:rtl/>
          </w:rPr>
          <w:delText xml:space="preserve">"</w:delText>
        </w:r>
        <w:r w:rsidRPr="002B4E05">
          <w:rPr>
            <w:rFonts w:hint="cs"/>
            <w:rtl/>
          </w:rPr>
          <w:delText xml:space="preserve">ם</w:delText>
        </w:r>
      </w:del>
      <w:r w:rsidRPr="002B4E05">
        <w:rPr>
          <w:rFonts w:hint="cs"/>
          <w:rtl/>
        </w:rPr>
        <w:t xml:space="preserve"> </w:t>
      </w:r>
      <w:r w:rsidRPr="002B4E05">
        <w:rPr>
          <w:rtl/>
        </w:rPr>
        <w:t>וזדון עבודות.</w:t>
      </w:r>
    </w:p>
    <w:p>
      <w:pPr>
        <w:pStyle w:val="38"/>
        <w:rPr>
          <w:ins w:id="93073" w:author="מנוע מכני" w:date="2026-10-11T12:04:39Z"/>
        </w:rPr>
      </w:pPr>
      <w:r w:rsidRPr="00217260">
        <w:t>ה.</w:t>
      </w:r>
      <w:r>
        <w:t xml:space="preserve"> </w:t>
      </w:r>
      <w:r>
        <w:t>ר</w:t>
      </w:r>
      <w:r>
        <w:t>אבדר</w:t>
      </w:r>
      <w:r>
        <w:t>"</w:t>
      </w:r>
      <w:r>
        <w:t>א מדר</w:t>
      </w:r>
      <w:r>
        <w:t>"</w:t>
      </w:r>
      <w:r>
        <w:t>ב</w:t>
      </w:r>
      <w:r>
        <w:t xml:space="preserve">:</w:t>
      </w:r>
    </w:p>
    <w:p w:rsidR="00E403F0" w:rsidRPr="00AD695E" w:rsidRDefault="00E403F0" w:rsidP="00E403F0">
      <w:pPr>
        <w:rPr>
          <w:rtl/>
        </w:rPr>
      </w:pPr>
      <w:del w:id="93074" w:author="מנוע מכני" w:date="2026-10-11T12:04:39Z">
        <w:r>
          <w:rPr>
            <w:rtl/>
          </w:rPr>
          <w:delText xml:space="preserve"> </w:delText>
        </w:r>
      </w:del>
      <w:r>
        <w:rPr>
          <w:rtl/>
        </w:rPr>
        <w:t xml:space="preserve">תנא, שם שבת</w:t>
      </w:r>
      <w:r>
        <w:rPr>
          <w:rFonts w:hint="cs"/>
          <w:rtl/>
        </w:rPr>
        <w:t>,</w:t>
      </w:r>
      <w:r>
        <w:rPr>
          <w:rtl/>
        </w:rPr>
        <w:t xml:space="preserve"> ושם </w:t>
      </w:r>
      <w:ins w:id="92219" w:author="מנוע מכני" w:date="2026-10-11T12:04:39Z">
        <w:r>
          <w:rPr>
            <w:rtl/>
          </w:rPr>
          <w:t xml:space="preserve">ע"ז</w:t>
        </w:r>
      </w:ins>
      <w:del w:id="92220" w:author="מנוע מכני" w:date="2026-10-11T12:04:39Z">
        <w:r>
          <w:rPr>
            <w:rtl/>
          </w:rPr>
          <w:delText xml:space="preserve">עבודת כוכבים</w:delText>
        </w:r>
      </w:del>
      <w:r>
        <w:rPr>
          <w:rtl/>
        </w:rPr>
        <w:t xml:space="preserve"> קתני.</w:t>
      </w:r>
    </w:p>
    <w:p w:rsidR="00E403F0" w:rsidRPr="002B4E05" w:rsidRDefault="00E403F0" w:rsidP="00E403F0">
      <w:pPr>
        <w:rPr>
          <w:spacing w:val="-2"/>
          <w:rtl/>
        </w:rPr>
      </w:pPr>
      <w:r w:rsidRPr="002B4E05">
        <w:rPr>
          <w:rFonts w:hint="cs"/>
          <w:spacing w:val="-2"/>
          <w:rtl/>
        </w:rPr>
        <w:t xml:space="preserve">מדקתני </w:t>
      </w:r>
      <w:r w:rsidRPr="002B4E05">
        <w:rPr>
          <w:spacing w:val="-2"/>
          <w:rtl/>
        </w:rPr>
        <w:t xml:space="preserve">אשתו ובת בתו ובת בנה </w:t>
      </w:r>
      <w:r w:rsidRPr="002B4E05">
        <w:rPr>
          <w:rFonts w:hint="cs"/>
          <w:spacing w:val="-2"/>
          <w:rtl/>
        </w:rPr>
        <w:t xml:space="preserve">דאפי' </w:t>
      </w:r>
      <w:r w:rsidRPr="002B4E05">
        <w:rPr>
          <w:spacing w:val="-2"/>
          <w:rtl/>
        </w:rPr>
        <w:t xml:space="preserve">דכתיבא ולא קתני! </w:t>
      </w:r>
      <w:r w:rsidRPr="002B4E05">
        <w:rPr>
          <w:rFonts w:hint="cs"/>
          <w:spacing w:val="-2"/>
          <w:rtl/>
        </w:rPr>
        <w:t>והיינו משום ד</w:t>
      </w:r>
      <w:r w:rsidRPr="002B4E05">
        <w:rPr>
          <w:spacing w:val="-2"/>
          <w:rtl/>
        </w:rPr>
        <w:t>שם אשה ובתה קתני,</w:t>
      </w:r>
    </w:p>
    <w:p w:rsidR="00E403F0" w:rsidRPr="00AD695E" w:rsidRDefault="00E403F0" w:rsidP="00E403F0">
      <w:pPr>
        <w:rPr>
          <w:rtl/>
        </w:rPr>
      </w:pPr>
      <w:r>
        <w:rPr>
          <w:rtl/>
        </w:rPr>
        <w:t xml:space="preserve">ה"נ</w:t>
      </w:r>
      <w:r>
        <w:rPr>
          <w:rtl/>
        </w:rPr>
        <w:t xml:space="preserve"> שם שבת ושם </w:t>
      </w:r>
      <w:ins w:id="92221" w:author="מנוע מכני" w:date="2026-10-11T12:04:39Z">
        <w:r>
          <w:rPr>
            <w:rtl/>
          </w:rPr>
          <w:t xml:space="preserve">ע"ז</w:t>
        </w:r>
      </w:ins>
      <w:del w:id="92222" w:author="מנוע מכני" w:date="2026-10-11T12:04:39Z">
        <w:r>
          <w:rPr>
            <w:rtl/>
          </w:rPr>
          <w:delText xml:space="preserve">עבודת כוכבים</w:delText>
        </w:r>
      </w:del>
      <w:r>
        <w:rPr>
          <w:rtl/>
        </w:rPr>
        <w:t xml:space="preserve"> קתני.</w:t>
      </w:r>
    </w:p>
    <w:p w:rsidR="00E403F0" w:rsidRPr="002B4E05" w:rsidRDefault="00E403F0" w:rsidP="00E403F0">
      <w:pPr>
        <w:rPr>
          <w:spacing w:val="-2"/>
          <w:rtl/>
        </w:rPr>
      </w:pPr>
      <w:del w:id="90026" w:author="מנוע מכני" w:date="2026-10-11T12:04:39Z">
        <w:r w:rsidRPr="002B4E05">
          <w:rPr>
            <w:rFonts w:hint="cs"/>
            <w:spacing w:val="-2"/>
            <w:rtl/>
          </w:rPr>
          <w:delText xml:space="preserve"> </w:delText>
        </w:r>
      </w:del>
      <w:r w:rsidRPr="002B4E05">
        <w:rPr>
          <w:rStyle w:val="2fb"/>
          <w:rFonts w:hint="cs"/>
          <w:spacing w:val="-2"/>
          <w:rtl/>
        </w:rPr>
        <w:t xml:space="preserve">ראבדר</w:t>
      </w:r>
      <w:r w:rsidRPr="002B4E05">
        <w:rPr>
          <w:rStyle w:val="2fb"/>
          <w:spacing w:val="-2"/>
          <w:rtl/>
        </w:rPr>
        <w:t>"</w:t>
      </w:r>
      <w:r w:rsidRPr="002B4E05">
        <w:rPr>
          <w:rStyle w:val="2fb"/>
          <w:rFonts w:hint="cs"/>
          <w:spacing w:val="-2"/>
          <w:rtl/>
        </w:rPr>
        <w:t>א</w:t>
      </w:r>
      <w:r w:rsidRPr="002B4E05">
        <w:rPr>
          <w:spacing w:val="-2"/>
          <w:rtl/>
        </w:rPr>
        <w:t xml:space="preserve"> רמי דיליה אדיליה, מי </w:t>
      </w:r>
      <w:r w:rsidRPr="002B4E05">
        <w:rPr>
          <w:spacing w:val="-2"/>
          <w:rtl/>
        </w:rPr>
        <w:t xml:space="preserve">אמר</w:t>
      </w:r>
      <w:r w:rsidRPr="002B4E05">
        <w:rPr>
          <w:spacing w:val="-2"/>
          <w:rtl/>
        </w:rPr>
        <w:t xml:space="preserve"> </w:t>
      </w:r>
      <w:r w:rsidRPr="002B4E05">
        <w:rPr>
          <w:rStyle w:val="2fb"/>
          <w:spacing w:val="-2"/>
          <w:rtl/>
        </w:rPr>
        <w:t xml:space="preserve">ר</w:t>
      </w:r>
      <w:r w:rsidRPr="002B4E05">
        <w:rPr>
          <w:rStyle w:val="2fb"/>
          <w:rFonts w:hint="cs"/>
          <w:spacing w:val="-2"/>
          <w:rtl/>
        </w:rPr>
        <w:t>ב</w:t>
      </w:r>
      <w:r w:rsidRPr="002B4E05">
        <w:rPr>
          <w:rStyle w:val="2fb"/>
          <w:spacing w:val="-2"/>
          <w:rtl/>
        </w:rPr>
        <w:t>"</w:t>
      </w:r>
      <w:r w:rsidRPr="002B4E05">
        <w:rPr>
          <w:rStyle w:val="2fb"/>
          <w:rFonts w:hint="cs"/>
          <w:spacing w:val="-2"/>
          <w:rtl/>
        </w:rPr>
        <w:t xml:space="preserve">א</w:t>
      </w:r>
      <w:r w:rsidRPr="002B4E05">
        <w:rPr>
          <w:rFonts w:hint="cs"/>
          <w:spacing w:val="-2"/>
          <w:rtl/>
        </w:rPr>
        <w:t xml:space="preserve"> </w:t>
      </w:r>
      <w:ins w:id="90925" w:author="מנוע מכני" w:date="2026-10-11T12:04:39Z">
        <w:r>
          <w:rPr>
            <w:rFonts w:hint="cs"/>
            <w:spacing w:val="-2"/>
            <w:rtl/>
          </w:rPr>
          <w:t xml:space="preserve">כך</w:t>
        </w:r>
      </w:ins>
      <w:del w:id="90926" w:author="מנוע מכני" w:date="2026-10-11T12:04:39Z">
        <w:r w:rsidRPr="002B4E05">
          <w:rPr>
            <w:rFonts w:hint="cs"/>
            <w:spacing w:val="-2"/>
            <w:rtl/>
          </w:rPr>
          <w:delText xml:space="preserve">הכי</w:delText>
        </w:r>
      </w:del>
      <w:r w:rsidRPr="002B4E05">
        <w:rPr>
          <w:rFonts w:hint="cs"/>
          <w:spacing w:val="-2"/>
          <w:rtl/>
        </w:rPr>
        <w:t xml:space="preserve"> והא: </w:t>
      </w:r>
      <w:r w:rsidRPr="002B4E05">
        <w:rPr>
          <w:spacing w:val="-2"/>
          <w:rtl/>
        </w:rPr>
        <w:t xml:space="preserve">שם שבת קתני ושם </w:t>
      </w:r>
      <w:ins w:id="92223" w:author="מנוע מכני" w:date="2026-10-11T12:04:39Z">
        <w:r>
          <w:rPr>
            <w:spacing w:val="-2"/>
            <w:rtl/>
          </w:rPr>
          <w:t xml:space="preserve">ע"ז</w:t>
        </w:r>
      </w:ins>
      <w:del w:id="92224" w:author="מנוע מכני" w:date="2026-10-11T12:04:39Z">
        <w:r w:rsidRPr="002B4E05">
          <w:rPr>
            <w:spacing w:val="-2"/>
            <w:rtl/>
          </w:rPr>
          <w:delText xml:space="preserve">עבודת כוכבים</w:delText>
        </w:r>
      </w:del>
      <w:r w:rsidRPr="002B4E05">
        <w:rPr>
          <w:spacing w:val="-2"/>
          <w:rtl/>
        </w:rPr>
        <w:t xml:space="preserve"> קתני? </w:t>
      </w:r>
    </w:p>
    <w:p w:rsidR="00E403F0" w:rsidRPr="00AD695E" w:rsidRDefault="00E403F0" w:rsidP="00E403F0">
      <w:pPr>
        <w:rPr>
          <w:rtl/>
        </w:rPr>
      </w:pPr>
      <w:r>
        <w:rPr>
          <w:rtl/>
        </w:rPr>
        <w:t xml:space="preserve">והאיתמר: המעלה אברי פנים בחוץ - חייב, אברי חוץ בחוץ - חייב, </w:t>
      </w:r>
    </w:p>
    <w:p>
      <w:pPr>
        <w:pStyle w:val="38"/>
        <w:rPr>
          <w:ins w:id="93075" w:author="מנוע מכני" w:date="2026-10-11T12:04:39Z"/>
        </w:rPr>
      </w:pPr>
      <w:r>
        <w:t xml:space="preserve">ואין להקשות</w:t>
      </w:r>
    </w:p>
    <w:p w:rsidR="00E403F0" w:rsidRPr="00AD695E" w:rsidRDefault="00E403F0" w:rsidP="00E403F0">
      <w:pPr>
        <w:rPr>
          <w:rtl/>
        </w:rPr>
      </w:pPr>
      <w:del w:id="93076" w:author="מנוע מכני" w:date="2026-10-11T12:04:39Z">
        <w:r>
          <w:rPr>
            <w:rFonts w:hint="cs"/>
            <w:rtl/>
          </w:rPr>
          <w:delText xml:space="preserve"> </w:delText>
        </w:r>
      </w:del>
      <w:ins w:id="90927" w:author="מנוע מכני" w:date="2026-10-11T12:04:39Z">
        <w:r>
          <w:rPr>
            <w:rFonts w:hint="cs"/>
            <w:rtl/>
          </w:rPr>
          <w:t xml:space="preserve">דלמה</w:t>
        </w:r>
      </w:ins>
      <w:del w:id="90928" w:author="מנוע מכני" w:date="2026-10-11T12:04:39Z">
        <w:r>
          <w:rPr>
            <w:rFonts w:hint="cs"/>
            <w:rtl/>
          </w:rPr>
          <w:delText xml:space="preserve">דאמאי</w:delText>
        </w:r>
      </w:del>
      <w:r>
        <w:rPr>
          <w:rFonts w:hint="cs"/>
          <w:rtl/>
        </w:rPr>
        <w:t xml:space="preserve"> </w:t>
      </w:r>
      <w:r>
        <w:rPr>
          <w:rFonts w:hint="cs"/>
          <w:rtl/>
        </w:rPr>
        <w:t xml:space="preserve">לא</w:t>
      </w:r>
      <w:r>
        <w:rPr>
          <w:rFonts w:hint="cs"/>
          <w:rtl/>
        </w:rPr>
        <w:t xml:space="preserve"> משני </w:t>
      </w:r>
      <w:ins w:id="90247" w:author="מנוע מכני" w:date="2026-10-11T12:04:39Z">
        <w:r>
          <w:rPr>
            <w:rFonts w:hint="cs"/>
            <w:rtl/>
          </w:rPr>
          <w:t xml:space="preserve">שם</w:t>
        </w:r>
      </w:ins>
      <w:del w:id="90248" w:author="מנוע מכני" w:date="2026-10-11T12:04:39Z">
        <w:r>
          <w:rPr>
            <w:rFonts w:hint="cs"/>
            <w:rtl/>
          </w:rPr>
          <w:delText xml:space="preserve">התם</w:delText>
        </w:r>
      </w:del>
      <w:r>
        <w:rPr>
          <w:rFonts w:hint="cs"/>
          <w:rtl/>
        </w:rPr>
        <w:t xml:space="preserve"> דשם העלאה קתני [</w:t>
      </w:r>
      <w:ins w:id="90929" w:author="מנוע מכני" w:date="2026-10-11T12:04:39Z">
        <w:r>
          <w:rPr>
            <w:rFonts w:hint="cs"/>
            <w:rtl/>
          </w:rPr>
          <w:t xml:space="preserve">ולכך</w:t>
        </w:r>
      </w:ins>
      <w:del w:id="90930" w:author="מנוע מכני" w:date="2026-10-11T12:04:39Z">
        <w:r>
          <w:rPr>
            <w:rFonts w:hint="cs"/>
            <w:rtl/>
          </w:rPr>
          <w:delText xml:space="preserve">ולהכי</w:delText>
        </w:r>
      </w:del>
      <w:r>
        <w:rPr>
          <w:rFonts w:hint="cs"/>
          <w:rtl/>
        </w:rPr>
        <w:t xml:space="preserve"> </w:t>
      </w:r>
      <w:r>
        <w:rPr>
          <w:rFonts w:hint="cs"/>
          <w:rtl/>
        </w:rPr>
        <w:t xml:space="preserve">ל</w:t>
      </w:r>
      <w:r>
        <w:rPr>
          <w:rtl/>
        </w:rPr>
        <w:t>"</w:t>
      </w:r>
      <w:r>
        <w:rPr>
          <w:rFonts w:hint="cs"/>
          <w:rtl/>
        </w:rPr>
        <w:t xml:space="preserve">ק</w:t>
      </w:r>
      <w:r>
        <w:rPr>
          <w:rFonts w:hint="cs"/>
          <w:rtl/>
        </w:rPr>
        <w:t xml:space="preserve"> שלושים ושבע כריתות] </w:t>
      </w:r>
    </w:p>
    <w:p w:rsidR="00E403F0" w:rsidRPr="00AD695E" w:rsidRDefault="00E403F0" w:rsidP="00E403F0">
      <w:pPr>
        <w:rPr>
          <w:rtl/>
        </w:rPr>
      </w:pPr>
      <w:r>
        <w:rPr>
          <w:rFonts w:hint="cs"/>
          <w:rtl/>
        </w:rPr>
        <w:t xml:space="preserve">דשאני </w:t>
      </w:r>
      <w:r>
        <w:rPr>
          <w:rtl/>
        </w:rPr>
        <w:t xml:space="preserve">שבת </w:t>
      </w:r>
      <w:ins w:id="92757" w:author="מנוע מכני" w:date="2026-10-11T12:04:39Z">
        <w:r>
          <w:rPr>
            <w:rtl/>
          </w:rPr>
          <w:t xml:space="preserve">ונכרי</w:t>
        </w:r>
      </w:ins>
      <w:del w:id="92758" w:author="מנוע מכני" w:date="2026-10-11T12:04:39Z">
        <w:r>
          <w:rPr>
            <w:rtl/>
          </w:rPr>
          <w:delText xml:space="preserve">וע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תנא יתהון אבינכיהון,</w:t>
      </w:r>
      <w:r>
        <w:rPr>
          <w:rFonts w:hint="cs"/>
          <w:rtl/>
        </w:rPr>
        <w:t xml:space="preserve"> </w:t>
      </w:r>
      <w:r>
        <w:rPr>
          <w:rFonts w:hint="cs"/>
          <w:rtl/>
        </w:rPr>
        <w:t xml:space="preserve">משא</w:t>
      </w:r>
      <w:r>
        <w:rPr>
          <w:rtl/>
        </w:rPr>
        <w:t>"</w:t>
      </w:r>
      <w:r>
        <w:rPr>
          <w:rFonts w:hint="cs"/>
          <w:rtl/>
        </w:rPr>
        <w:t xml:space="preserve">כ</w:t>
      </w:r>
      <w:r>
        <w:rPr>
          <w:rFonts w:hint="cs"/>
          <w:rtl/>
        </w:rPr>
        <w:t xml:space="preserve"> גבי העלאה דלא תני יתהון בינכיהון</w:t>
      </w:r>
    </w:p>
    <w:p w:rsidR="00E403F0" w:rsidRPr="00AD695E" w:rsidRDefault="00E403F0" w:rsidP="00E403F0">
      <w:pPr>
        <w:rPr>
          <w:rtl/>
        </w:rPr>
      </w:pPr>
    </w:p>
    <w:p>
      <w:pPr>
        <w:pStyle w:val="afffff8"/>
        <w:rPr>
          <w:ins w:id="90237" w:author="קלוד" w:date="2026-10-11T12:26:18Z"/>
        </w:rPr>
      </w:pPr>
      <w:ins w:id="90238" w:author="קלוד" w:date="2026-10-11T12:26:18Z">
        <w:r>
          <w:rPr>
            <w:color w:val="7B3F00"/>
          </w:rPr>
          <w:t xml:space="preserve">בעל אוב וידעוני - מנין כאחד בכריתות וכשנים בסקילות</w:t>
        </w:r>
      </w:ins>
    </w:p>
    <w:p>
      <w:pPr>
        <w:pStyle w:val="38"/>
        <w:rPr>
          <w:ins w:id="93077" w:author="מנוע מכני" w:date="2026-10-11T12:04:39Z"/>
        </w:rPr>
      </w:pPr>
      <w:del w:id="90027" w:author="מנוע מכני" w:date="2026-10-11T12:04:39Z">
        <w:r>
          <w:delText xml:space="preserve"> </w:delText>
        </w:r>
      </w:del>
      <w:r w:rsidRPr="00217260">
        <w:t xml:space="preserve">בעא </w:t>
      </w:r>
      <w:r w:rsidRPr="00217260">
        <w:t>רי</w:t>
      </w:r>
      <w:r w:rsidRPr="00217260">
        <w:t>"</w:t>
      </w:r>
      <w:r w:rsidRPr="00217260">
        <w:t>ר</w:t>
      </w:r>
      <w:r w:rsidRPr="00217260">
        <w:t xml:space="preserve"> מר"</w:t>
      </w:r>
      <w:r w:rsidRPr="00217260">
        <w:t>ז</w:t>
      </w:r>
      <w:r>
        <w:t xml:space="preserve">:</w:t>
      </w:r>
    </w:p>
    <w:p w:rsidR="00E403F0" w:rsidRPr="00AD695E" w:rsidRDefault="00E403F0" w:rsidP="00E403F0">
      <w:pPr>
        <w:rPr>
          <w:rtl/>
        </w:rPr>
      </w:pPr>
      <w:del w:id="93078" w:author="מנוע מכני" w:date="2026-10-11T12:04:39Z">
        <w:r>
          <w:rPr>
            <w:rtl/>
          </w:rPr>
          <w:delText xml:space="preserve"> </w:delText>
        </w:r>
      </w:del>
      <w:r>
        <w:rPr>
          <w:rtl/>
        </w:rPr>
        <w:t xml:space="preserve">ב' כריתות </w:t>
      </w:r>
      <w:ins w:id="90249" w:author="מנוע מכני" w:date="2026-10-11T12:04:39Z">
        <w:r>
          <w:rPr>
            <w:rtl/>
          </w:rPr>
          <w:t xml:space="preserve">ולא</w:t>
        </w:r>
      </w:ins>
      <w:del w:id="90250" w:author="מנוע מכני" w:date="2026-10-11T12:04:39Z">
        <w:r>
          <w:rPr>
            <w:rtl/>
          </w:rPr>
          <w:delText xml:space="preserve">ולאו</w:delText>
        </w:r>
      </w:del>
      <w:r>
        <w:rPr>
          <w:rtl/>
        </w:rPr>
        <w:t xml:space="preserve"> אחד, מהו? </w:t>
      </w:r>
    </w:p>
    <w:p>
      <w:pPr>
        <w:pStyle w:val="38"/>
        <w:rPr>
          <w:ins w:id="93079" w:author="מנוע מכני" w:date="2026-10-11T12:04:39Z"/>
        </w:rPr>
      </w:pPr>
      <w:r w:rsidRPr="002B4E05">
        <w:t xml:space="preserve">א"ל</w:t>
      </w:r>
      <w:r w:rsidRPr="002B4E05">
        <w:t xml:space="preserve">:</w:t>
      </w:r>
    </w:p>
    <w:p w:rsidR="00E403F0" w:rsidRPr="002B4E05" w:rsidRDefault="00E403F0" w:rsidP="00E403F0">
      <w:pPr>
        <w:rPr>
          <w:rtl/>
        </w:rPr>
      </w:pPr>
      <w:del w:id="93080" w:author="מנוע מכני" w:date="2026-10-11T12:04:39Z">
        <w:r w:rsidRPr="002B4E05">
          <w:rPr>
            <w:rtl/>
          </w:rPr>
          <w:delText xml:space="preserve"> </w:delText>
        </w:r>
      </w:del>
      <w:r w:rsidRPr="002B4E05">
        <w:rPr>
          <w:rtl/>
        </w:rPr>
        <w:t xml:space="preserve">שוחט והעלה </w:t>
      </w:r>
      <w:ins w:id="92225" w:author="מנוע מכני" w:date="2026-10-11T12:04:39Z">
        <w:r>
          <w:rPr>
            <w:rtl/>
          </w:rPr>
          <w:t xml:space="preserve">אתה אומר</w:t>
        </w:r>
      </w:ins>
      <w:del w:id="92226" w:author="מנוע מכני" w:date="2026-10-11T12:04:39Z">
        <w:r w:rsidRPr="002B4E05">
          <w:rPr>
            <w:rtl/>
          </w:rPr>
          <w:delText xml:space="preserve">קאמרת</w:delText>
        </w:r>
      </w:del>
      <w:r w:rsidRPr="002B4E05">
        <w:rPr>
          <w:rtl/>
        </w:rPr>
        <w:t xml:space="preserve">? שני לאוין </w:t>
      </w:r>
      <w:ins w:id="90931" w:author="מנוע מכני" w:date="2026-10-11T12:04:39Z">
        <w:r>
          <w:rPr>
            <w:rtl/>
          </w:rPr>
          <w:t xml:space="preserve">הם</w:t>
        </w:r>
      </w:ins>
      <w:del w:id="90932" w:author="מנוע מכני" w:date="2026-10-11T12:04:39Z">
        <w:r w:rsidRPr="002B4E05">
          <w:rPr>
            <w:rtl/>
          </w:rPr>
          <w:delText xml:space="preserve">נינהו</w:delText>
        </w:r>
      </w:del>
      <w:r w:rsidRPr="002B4E05">
        <w:rPr>
          <w:rtl/>
        </w:rPr>
        <w:t xml:space="preserve">, </w:t>
      </w:r>
      <w:ins w:id="92329" w:author="מנוע מכני" w:date="2026-10-11T12:04:39Z">
        <w:r>
          <w:rPr>
            <w:rtl/>
          </w:rPr>
          <w:t xml:space="preserve">אם </w:t>
        </w:r>
      </w:ins>
      <w:del w:id="92330" w:author="מנוע מכני" w:date="2026-10-11T12:04:39Z">
        <w:r w:rsidRPr="002B4E05">
          <w:rPr>
            <w:rtl/>
          </w:rPr>
          <w:delText xml:space="preserve">אי </w:delText>
        </w:r>
      </w:del>
      <w:r w:rsidRPr="002B4E05">
        <w:rPr>
          <w:rtl/>
        </w:rPr>
        <w:t xml:space="preserve">למאן דגמר מגז"ש </w:t>
      </w:r>
      <w:r w:rsidRPr="002B4E05">
        <w:rPr>
          <w:rFonts w:hint="cs"/>
          <w:rtl/>
        </w:rPr>
        <w:t>הבאה הבאה דלא ענש</w:t>
      </w:r>
      <w:r w:rsidRPr="002B4E05">
        <w:rPr>
          <w:rtl/>
        </w:rPr>
        <w:t xml:space="preserve"> </w:t>
      </w:r>
      <w:r w:rsidRPr="002B4E05">
        <w:rPr>
          <w:rtl/>
        </w:rPr>
        <w:t xml:space="preserve">אא"כ</w:t>
      </w:r>
      <w:r w:rsidRPr="002B4E05">
        <w:rPr>
          <w:rtl/>
        </w:rPr>
        <w:t xml:space="preserve"> הזהיר</w:t>
      </w:r>
    </w:p>
    <w:p w:rsidR="00E403F0" w:rsidRPr="002B4E05" w:rsidRDefault="00E403F0" w:rsidP="00E403F0">
      <w:pPr>
        <w:rPr>
          <w:spacing w:val="-2"/>
          <w:rtl/>
        </w:rPr>
      </w:pPr>
      <w:r w:rsidRPr="002B4E05">
        <w:rPr>
          <w:spacing w:val="-2"/>
          <w:rtl/>
        </w:rPr>
        <w:t xml:space="preserve">למאן </w:t>
      </w:r>
      <w:ins w:id="92795" w:author="מנוע מכני" w:date="2026-10-11T12:04:39Z">
        <w:r>
          <w:rPr>
            <w:spacing w:val="-2"/>
            <w:rtl/>
          </w:rPr>
          <w:t xml:space="preserve">דמביא</w:t>
        </w:r>
      </w:ins>
      <w:del w:id="92796" w:author="מנוע מכני" w:date="2026-10-11T12:04:39Z">
        <w:r w:rsidRPr="002B4E05">
          <w:rPr>
            <w:spacing w:val="-2"/>
            <w:rtl/>
          </w:rPr>
          <w:delText xml:space="preserve">דמייתי</w:delText>
        </w:r>
      </w:del>
      <w:r w:rsidRPr="002B4E05">
        <w:rPr>
          <w:spacing w:val="-2"/>
          <w:rtl/>
        </w:rPr>
        <w:t xml:space="preserve"> בהיקש, </w:t>
      </w:r>
      <w:r w:rsidRPr="002B4E05">
        <w:rPr>
          <w:rFonts w:hint="cs"/>
          <w:spacing w:val="-2"/>
          <w:rtl/>
        </w:rPr>
        <w:t>'</w:t>
      </w:r>
      <w:r w:rsidRPr="002B4E05">
        <w:rPr>
          <w:rStyle w:val="afffff0"/>
          <w:spacing w:val="-2"/>
          <w:rtl/>
        </w:rPr>
        <w:t>שם תעלה, ושם תעשה</w:t>
      </w:r>
      <w:r w:rsidRPr="002B4E05">
        <w:rPr>
          <w:rFonts w:hint="cs"/>
          <w:spacing w:val="-2"/>
          <w:rtl/>
        </w:rPr>
        <w:t>'</w:t>
      </w:r>
      <w:r w:rsidRPr="002B4E05">
        <w:rPr>
          <w:spacing w:val="-2"/>
          <w:rtl/>
        </w:rPr>
        <w:t xml:space="preserve">, מקיש שחיטה להעלאה, </w:t>
      </w:r>
      <w:r w:rsidRPr="002B4E05">
        <w:rPr>
          <w:rFonts w:hint="cs"/>
          <w:spacing w:val="-2"/>
          <w:rtl/>
        </w:rPr>
        <w:t>ד</w:t>
      </w:r>
      <w:r w:rsidRPr="002B4E05">
        <w:rPr>
          <w:spacing w:val="-2"/>
          <w:rtl/>
        </w:rPr>
        <w:t xml:space="preserve">לא ענש </w:t>
      </w:r>
      <w:r w:rsidRPr="002B4E05">
        <w:rPr>
          <w:spacing w:val="-2"/>
          <w:rtl/>
        </w:rPr>
        <w:t xml:space="preserve">אא"כ</w:t>
      </w:r>
      <w:r w:rsidRPr="002B4E05">
        <w:rPr>
          <w:spacing w:val="-2"/>
          <w:rtl/>
        </w:rPr>
        <w:t xml:space="preserve"> הזהיר</w:t>
      </w:r>
      <w:ins w:id="91685" w:author="מנוע מכני" w:date="2026-10-11T12:04:39Z">
        <w:r>
          <w:rPr>
            <w:spacing w:val="-2"/>
            <w:rtl/>
          </w:rPr>
          <w:t xml:space="preserve">,</w:t>
        </w:r>
      </w:ins>
      <w:del w:id="91686" w:author="מנוע מכני" w:date="2026-10-11T12:04:39Z">
        <w:r w:rsidRPr="002B4E05">
          <w:rPr>
            <w:spacing w:val="-2"/>
            <w:rtl/>
          </w:rPr>
          <w:delText xml:space="preserve">;</w:delText>
        </w:r>
      </w:del>
    </w:p>
    <w:p w:rsidR="00E403F0" w:rsidRPr="00AD695E" w:rsidRDefault="00E403F0" w:rsidP="00E403F0">
      <w:pPr>
        <w:pStyle w:val="affffb"/>
      </w:pPr>
      <w:r>
        <w:rPr>
          <w:rtl/>
        </w:rPr>
        <w:t>- שמא</w:t>
      </w:r>
      <w:r w:rsidRPr="00856745">
        <w:rPr>
          <w:rtl/>
        </w:rPr>
        <w:t xml:space="preserve"> ב' מיתות </w:t>
      </w:r>
      <w:ins w:id="90251" w:author="מנוע מכני" w:date="2026-10-11T12:04:39Z">
        <w:r>
          <w:rPr>
            <w:rtl/>
          </w:rPr>
          <w:t xml:space="preserve">ולא</w:t>
        </w:r>
      </w:ins>
      <w:del w:id="90252" w:author="מנוע מכני" w:date="2026-10-11T12:04:39Z">
        <w:r w:rsidRPr="00856745">
          <w:rPr>
            <w:rtl/>
          </w:rPr>
          <w:delText xml:space="preserve">ולאו</w:delText>
        </w:r>
      </w:del>
      <w:r w:rsidRPr="00856745">
        <w:rPr>
          <w:rtl/>
        </w:rPr>
        <w:t xml:space="preserve"> אחד </w:t>
      </w:r>
      <w:ins w:id="92227" w:author="מנוע מכני" w:date="2026-10-11T12:04:39Z">
        <w:r>
          <w:rPr>
            <w:rtl/>
          </w:rPr>
          <w:t xml:space="preserve">אתה אומר</w:t>
        </w:r>
      </w:ins>
      <w:del w:id="92228" w:author="מנוע מכני" w:date="2026-10-11T12:04:39Z">
        <w:r w:rsidRPr="00856745">
          <w:rPr>
            <w:rtl/>
          </w:rPr>
          <w:delText xml:space="preserve">קאמרת</w:delText>
        </w:r>
      </w:del>
      <w:r w:rsidRPr="00856745">
        <w:rPr>
          <w:rtl/>
        </w:rPr>
        <w:t xml:space="preserve">, מה היא? אוב וידעוני, </w:t>
      </w:r>
    </w:p>
    <w:p>
      <w:pPr>
        <w:pStyle w:val="38"/>
        <w:rPr>
          <w:ins w:id="93081" w:author="מנוע מכני" w:date="2026-10-11T12:04:39Z"/>
        </w:rPr>
      </w:pPr>
      <w:r w:rsidRPr="000F2230">
        <w:t xml:space="preserve">א"ל</w:t>
      </w:r>
      <w:r w:rsidRPr="000F2230">
        <w:t xml:space="preserve">:</w:t>
      </w:r>
    </w:p>
    <w:p w:rsidR="00E403F0" w:rsidRPr="00AD695E" w:rsidRDefault="00E403F0" w:rsidP="00E403F0">
      <w:pPr>
        <w:ind w:left="0" w:firstLine="0"/>
        <w:rPr>
          <w:rtl/>
        </w:rPr>
      </w:pPr>
      <w:del w:id="93082" w:author="מנוע מכני" w:date="2026-10-11T12:04:39Z">
        <w:r w:rsidRPr="000F2230">
          <w:rPr>
            <w:rtl/>
          </w:rPr>
          <w:delText xml:space="preserve"> </w:delText>
        </w:r>
      </w:del>
      <w:ins w:id="90253" w:author="מנוע מכני" w:date="2026-10-11T12:04:39Z">
        <w:r>
          <w:rPr>
            <w:rtl/>
          </w:rPr>
          <w:t xml:space="preserve">שהרי</w:t>
        </w:r>
      </w:ins>
      <w:del w:id="90254" w:author="מנוע מכני" w:date="2026-10-11T12:04:39Z">
        <w:r w:rsidRPr="000F2230">
          <w:rPr>
            <w:rtl/>
          </w:rPr>
          <w:delText xml:space="preserve">דהא</w:delText>
        </w:r>
      </w:del>
      <w:r w:rsidRPr="000F2230">
        <w:rPr>
          <w:rtl/>
        </w:rPr>
        <w:t xml:space="preserve"> </w:t>
      </w:r>
      <w:ins w:id="90005" w:author="Claude - סמנטי" w:date="2026-10-11T12:21:47Z">
        <w:r>
          <w:rPr>
            <w:rtl/>
          </w:rPr>
          <w:t xml:space="preserve">מחלוקת</w:t>
        </w:r>
      </w:ins>
      <w:del w:id="90006" w:author="Claude - סמנטי" w:date="2026-10-11T12:21:47Z">
        <w:r w:rsidRPr="000F2230">
          <w:rPr>
            <w:rtl/>
          </w:rPr>
          <w:delText xml:space="preserve">פלוגתא</w:delText>
        </w:r>
      </w:del>
      <w:r w:rsidRPr="000F2230">
        <w:rPr>
          <w:rtl/>
        </w:rPr>
        <w:t xml:space="preserve"> </w:t>
      </w:r>
      <w:r w:rsidRPr="000F2230">
        <w:rPr>
          <w:rStyle w:val="2fb"/>
          <w:rtl/>
        </w:rPr>
        <w:t xml:space="preserve">דר' יוחנן</w:t>
      </w:r>
      <w:r w:rsidRPr="000F2230">
        <w:rPr>
          <w:rtl/>
        </w:rPr>
        <w:t xml:space="preserve"> </w:t>
      </w:r>
      <w:r w:rsidRPr="000F2230">
        <w:rPr>
          <w:rStyle w:val="2fb"/>
          <w:rtl/>
        </w:rPr>
        <w:t xml:space="preserve">ור"ל</w:t>
      </w:r>
      <w:ins w:id="91687" w:author="מנוע מכני" w:date="2026-10-11T12:04:39Z">
        <w:r>
          <w:rPr>
            <w:rtl/>
          </w:rPr>
          <w:t xml:space="preserve">,</w:t>
        </w:r>
      </w:ins>
      <w:del w:id="91688" w:author="מנוע מכני" w:date="2026-10-11T12:04:39Z">
        <w:r w:rsidRPr="000F2230">
          <w:rPr>
            <w:rtl/>
          </w:rPr>
          <w:delText xml:space="preserve">;</w:delText>
        </w:r>
      </w:del>
      <w:r w:rsidRPr="000F2230">
        <w:rPr>
          <w:rFonts w:hint="cs"/>
          <w:rtl/>
        </w:rPr>
        <w:t xml:space="preserve"> </w:t>
      </w:r>
      <w:r w:rsidRPr="000F2230">
        <w:rPr>
          <w:rtl/>
        </w:rPr>
        <w:t xml:space="preserve">דתנו גבי הנסקלין בעל אוב וידעוני, </w:t>
      </w:r>
    </w:p>
    <w:p>
      <w:pPr>
        <w:pStyle w:val="38"/>
        <w:rPr>
          <w:ins w:id="93083" w:author="מנוע מכני" w:date="2026-10-11T12:04:39Z"/>
        </w:rPr>
      </w:pPr>
      <w:ins w:id="92229" w:author="מנוע מכני" w:date="2026-10-11T12:04:39Z">
        <w:r>
          <w:t xml:space="preserve">וקשה</w:t>
        </w:r>
      </w:ins>
    </w:p>
    <w:p w:rsidR="00E403F0" w:rsidRPr="00AD695E" w:rsidRDefault="00E403F0" w:rsidP="00E403F0">
      <w:pPr>
        <w:rPr>
          <w:rtl/>
        </w:rPr>
      </w:pPr>
      <w:del w:id="92230" w:author="מנוע מכני" w:date="2026-10-11T12:04:39Z">
        <w:r>
          <w:rPr>
            <w:rtl/>
          </w:rPr>
          <w:lastRenderedPageBreak/>
          <w:delText xml:space="preserve">וקשיא</w:delText>
        </w:r>
      </w:del>
      <w:del w:id="93084" w:author="מנוע מכני" w:date="2026-10-11T12:04:39Z">
        <w:r>
          <w:rPr>
            <w:rtl/>
          </w:rPr>
          <w:lastRenderedPageBreak/>
          <w:delText xml:space="preserve"> </w:delText>
        </w:r>
      </w:del>
      <w:ins w:id="92663" w:author="מנוע מכני" w:date="2026-10-11T12:04:39Z">
        <w:r>
          <w:rPr>
            <w:rtl/>
          </w:rPr>
          <w:t xml:space="preserve">לנו</w:t>
        </w:r>
      </w:ins>
      <w:del w:id="92664" w:author="מנוע מכני" w:date="2026-10-11T12:04:39Z">
        <w:r>
          <w:rPr>
            <w:rtl/>
          </w:rPr>
          <w:lastRenderedPageBreak/>
          <w:delText xml:space="preserve">לן</w:delText>
        </w:r>
      </w:del>
      <w:r>
        <w:rPr>
          <w:rtl/>
        </w:rPr>
        <w:lastRenderedPageBreak/>
        <w:t xml:space="preserve">, ומ"ש גבי סקילות תני ידעוני וגבי כריתות </w:t>
      </w:r>
      <w:r>
        <w:rPr>
          <w:rtl/>
        </w:rPr>
        <w:lastRenderedPageBreak/>
        <w:t xml:space="preserve">לא</w:t>
      </w:r>
      <w:r>
        <w:rPr>
          <w:rtl/>
        </w:rPr>
        <w:lastRenderedPageBreak/>
        <w:t xml:space="preserve"> תני ידעוני? </w:t>
      </w:r>
    </w:p>
    <w:p>
      <w:pPr>
        <w:pStyle w:val="38"/>
        <w:rPr>
          <w:ins w:id="93085" w:author="מנוע מכני" w:date="2026-10-11T12:04:39Z"/>
        </w:rPr>
      </w:pPr>
      <w:r w:rsidRPr="00217260">
        <w:t>א"ר יוחנן</w:t>
      </w:r>
      <w:r>
        <w:t xml:space="preserve">:</w:t>
      </w:r>
    </w:p>
    <w:p w:rsidR="00E403F0" w:rsidRPr="00AD695E" w:rsidRDefault="00E403F0" w:rsidP="00E403F0">
      <w:pPr>
        <w:rPr>
          <w:rtl/>
        </w:rPr>
      </w:pPr>
      <w:del w:id="93086" w:author="מנוע מכני" w:date="2026-10-11T12:04:39Z">
        <w:r>
          <w:rPr>
            <w:rtl/>
          </w:rPr>
          <w:delText xml:space="preserve"> </w:delText>
        </w:r>
      </w:del>
      <w:r>
        <w:rPr>
          <w:rtl/>
        </w:rPr>
        <w:t xml:space="preserve">הואיל ושניהם בלאו אחד נאמרו</w:t>
      </w:r>
      <w:ins w:id="91689" w:author="מנוע מכני" w:date="2026-10-11T12:04:39Z">
        <w:r>
          <w:rPr>
            <w:rtl/>
          </w:rPr>
          <w:t xml:space="preserve">,</w:t>
        </w:r>
      </w:ins>
      <w:del w:id="91690" w:author="מנוע מכני" w:date="2026-10-11T12:04:39Z">
        <w:r>
          <w:rPr>
            <w:rtl/>
          </w:rPr>
          <w:delText xml:space="preserve">;</w:delText>
        </w:r>
      </w:del>
    </w:p>
    <w:p w:rsidR="00E403F0" w:rsidRPr="00AD695E" w:rsidRDefault="00E403F0" w:rsidP="00E403F0">
      <w:pPr>
        <w:rPr>
          <w:rtl/>
        </w:rPr>
      </w:pPr>
      <w:r w:rsidRPr="00217260">
        <w:rPr>
          <w:rStyle w:val="2fb"/>
          <w:rFonts w:hint="cs"/>
          <w:b/>
          <w:bCs/>
          <w:rtl/>
        </w:rPr>
        <w:t>ולרי</w:t>
      </w:r>
      <w:r w:rsidRPr="00217260">
        <w:rPr>
          <w:rStyle w:val="2fb"/>
          <w:b/>
          <w:bCs/>
          <w:rtl/>
        </w:rPr>
        <w:t>"</w:t>
      </w:r>
      <w:r w:rsidRPr="00217260">
        <w:rPr>
          <w:rStyle w:val="2fb"/>
          <w:rFonts w:hint="cs"/>
          <w:b/>
          <w:bCs/>
          <w:rtl/>
        </w:rPr>
        <w:t>ו</w:t>
      </w:r>
      <w:r>
        <w:rPr>
          <w:rFonts w:hint="cs"/>
          <w:rtl/>
        </w:rPr>
        <w:t xml:space="preserve"> תני בעל אוב</w:t>
      </w:r>
      <w:r>
        <w:rPr>
          <w:rtl/>
        </w:rPr>
        <w:t xml:space="preserve"> הואיל ופתח הכתוב בבעל אוב, </w:t>
      </w:r>
    </w:p>
    <w:p>
      <w:pPr>
        <w:pStyle w:val="38"/>
        <w:rPr>
          <w:ins w:id="93087" w:author="מנוע מכני" w:date="2026-10-11T12:04:39Z"/>
        </w:rPr>
      </w:pPr>
      <w:r w:rsidRPr="00217260">
        <w:t>ור</w:t>
      </w:r>
      <w:r>
        <w:t xml:space="preserve">"ל</w:t>
      </w:r>
      <w:del w:id="94480" w:author="מנוע מכני" w:date="2026-10-11T12:04:39Z">
        <w:r>
          <w:delText xml:space="preserve"> אמר</w:delText>
        </w:r>
      </w:del>
      <w:r>
        <w:t xml:space="preserve">:</w:t>
      </w:r>
    </w:p>
    <w:p w:rsidR="00E403F0" w:rsidRPr="00AD695E" w:rsidRDefault="00E403F0" w:rsidP="00E403F0">
      <w:pPr>
        <w:rPr>
          <w:rtl/>
        </w:rPr>
      </w:pPr>
      <w:del w:id="93088" w:author="מנוע מכני" w:date="2026-10-11T12:04:39Z">
        <w:r>
          <w:rPr>
            <w:rtl/>
          </w:rPr>
          <w:delText xml:space="preserve"> </w:delText>
        </w:r>
      </w:del>
      <w:r>
        <w:rPr>
          <w:rtl/>
        </w:rPr>
        <w:t xml:space="preserve">הואיל ואין בו מעשה.</w:t>
      </w:r>
    </w:p>
    <w:p w:rsidR="00E403F0" w:rsidRPr="00E87E21" w:rsidRDefault="00E403F0" w:rsidP="00E403F0">
      <w:pPr>
        <w:rPr>
          <w:spacing w:val="-6"/>
          <w:rtl/>
        </w:rPr>
      </w:pPr>
      <w:r w:rsidRPr="00E87E21">
        <w:rPr>
          <w:rStyle w:val="2fb"/>
          <w:b/>
          <w:bCs/>
          <w:spacing w:val="-6"/>
          <w:rtl/>
        </w:rPr>
        <w:t>ור</w:t>
      </w:r>
      <w:r w:rsidRPr="00E87E21">
        <w:rPr>
          <w:rStyle w:val="2fb"/>
          <w:spacing w:val="-6"/>
          <w:rtl/>
        </w:rPr>
        <w:t xml:space="preserve">"ל</w:t>
      </w:r>
      <w:r w:rsidRPr="00E87E21">
        <w:rPr>
          <w:spacing w:val="-6"/>
          <w:rtl/>
        </w:rPr>
        <w:t xml:space="preserve"> </w:t>
      </w:r>
      <w:r w:rsidRPr="00E87E21">
        <w:rPr>
          <w:rFonts w:hint="cs"/>
          <w:spacing w:val="-6"/>
          <w:rtl/>
        </w:rPr>
        <w:t xml:space="preserve">לא</w:t>
      </w:r>
      <w:r w:rsidRPr="00E87E21">
        <w:rPr>
          <w:rFonts w:hint="cs"/>
          <w:spacing w:val="-6"/>
          <w:rtl/>
        </w:rPr>
        <w:t xml:space="preserve"> </w:t>
      </w:r>
      <w:r w:rsidRPr="00E87E21">
        <w:rPr>
          <w:rFonts w:hint="cs"/>
          <w:spacing w:val="-6"/>
          <w:rtl/>
        </w:rPr>
        <w:t xml:space="preserve">אמר</w:t>
      </w:r>
      <w:r w:rsidRPr="00E87E21">
        <w:rPr>
          <w:rFonts w:hint="cs"/>
          <w:spacing w:val="-6"/>
          <w:rtl/>
        </w:rPr>
        <w:t xml:space="preserve"> </w:t>
      </w:r>
      <w:r w:rsidRPr="00E87E21">
        <w:rPr>
          <w:rStyle w:val="2fb"/>
          <w:rFonts w:hint="cs"/>
          <w:spacing w:val="-6"/>
          <w:rtl/>
        </w:rPr>
        <w:t xml:space="preserve">כרי</w:t>
      </w:r>
      <w:r w:rsidRPr="00E87E21">
        <w:rPr>
          <w:rStyle w:val="2fb"/>
          <w:spacing w:val="-6"/>
          <w:rtl/>
        </w:rPr>
        <w:t>"</w:t>
      </w:r>
      <w:r w:rsidRPr="00E87E21">
        <w:rPr>
          <w:rStyle w:val="2fb"/>
          <w:rFonts w:hint="cs"/>
          <w:spacing w:val="-6"/>
          <w:rtl/>
        </w:rPr>
        <w:t xml:space="preserve">ו</w:t>
      </w:r>
      <w:r w:rsidRPr="00E87E21">
        <w:rPr>
          <w:rFonts w:hint="cs"/>
          <w:spacing w:val="-6"/>
          <w:rtl/>
        </w:rPr>
        <w:t xml:space="preserve"> דלא חלוקין במיתות </w:t>
      </w:r>
      <w:r w:rsidRPr="00E87E21">
        <w:rPr>
          <w:spacing w:val="-6"/>
          <w:rtl/>
        </w:rPr>
        <w:tab/>
      </w:r>
      <w:r w:rsidRPr="00E87E21">
        <w:rPr>
          <w:spacing w:val="-6"/>
          <w:rtl/>
        </w:rPr>
        <w:tab/>
      </w:r>
      <w:r w:rsidRPr="00E87E21">
        <w:rPr>
          <w:rStyle w:val="2fb"/>
          <w:rFonts w:hint="cs"/>
          <w:spacing w:val="-6"/>
          <w:rtl/>
        </w:rPr>
        <w:t>ולרי</w:t>
      </w:r>
      <w:r w:rsidRPr="00E87E21">
        <w:rPr>
          <w:rStyle w:val="2fb"/>
          <w:spacing w:val="-6"/>
          <w:rtl/>
        </w:rPr>
        <w:t>"</w:t>
      </w:r>
      <w:r w:rsidRPr="00E87E21">
        <w:rPr>
          <w:rStyle w:val="2fb"/>
          <w:rFonts w:hint="cs"/>
          <w:spacing w:val="-6"/>
          <w:rtl/>
        </w:rPr>
        <w:t xml:space="preserve">ו</w:t>
      </w:r>
      <w:r w:rsidRPr="00E87E21">
        <w:rPr>
          <w:rFonts w:hint="cs"/>
          <w:spacing w:val="-6"/>
          <w:rtl/>
        </w:rPr>
        <w:t xml:space="preserve"> חלוקה במיתות </w:t>
      </w:r>
      <w:r w:rsidRPr="00E87E21">
        <w:rPr>
          <w:rFonts w:hint="cs"/>
          <w:spacing w:val="-6"/>
          <w:rtl/>
        </w:rPr>
        <w:t xml:space="preserve">לא</w:t>
      </w:r>
      <w:r w:rsidRPr="00E87E21">
        <w:rPr>
          <w:rFonts w:hint="cs"/>
          <w:spacing w:val="-6"/>
          <w:rtl/>
        </w:rPr>
        <w:t xml:space="preserve"> הוי חלוקה </w:t>
      </w:r>
    </w:p>
    <w:p>
      <w:pPr>
        <w:pStyle w:val="38"/>
        <w:rPr>
          <w:ins w:id="93089" w:author="מנוע מכני" w:date="2026-10-11T12:04:39Z"/>
        </w:rPr>
      </w:pPr>
      <w:r w:rsidRPr="00217260">
        <w:t>ור</w:t>
      </w:r>
      <w:r w:rsidRPr="00217260">
        <w:t>י</w:t>
      </w:r>
      <w:r w:rsidRPr="00217260">
        <w:t>"</w:t>
      </w:r>
      <w:r w:rsidRPr="00217260">
        <w:t>ו</w:t>
      </w:r>
      <w:r>
        <w:t xml:space="preserve"> </w:t>
      </w:r>
      <w:r>
        <w:t xml:space="preserve">לא</w:t>
      </w:r>
      <w:r>
        <w:t xml:space="preserve"> </w:t>
      </w:r>
      <w:r>
        <w:t xml:space="preserve">אמר</w:t>
      </w:r>
      <w:r>
        <w:t xml:space="preserve"> כר"ל</w:t>
      </w:r>
      <w:ins w:id="91691" w:author="מנוע מכני" w:date="2026-10-11T12:04:39Z">
        <w:r>
          <w:t xml:space="preserve"> </w:t>
        </w:r>
      </w:ins>
      <w:del w:id="91692" w:author="מנוע מכני" w:date="2026-10-11T12:04:39Z">
        <w:r>
          <w:delText xml:space="preserve"> </w:delText>
        </w:r>
        <w:r>
          <w:delText xml:space="preserve"> </w:delText>
        </w:r>
      </w:del>
      <w:r>
        <w:t>ד</w:t>
      </w:r>
      <w:r>
        <w:t xml:space="preserve">סבר:</w:t>
      </w:r>
    </w:p>
    <w:p w:rsidR="00E403F0" w:rsidRPr="00AD695E" w:rsidRDefault="00E403F0" w:rsidP="00E403F0">
      <w:pPr>
        <w:rPr>
          <w:rtl/>
        </w:rPr>
      </w:pPr>
      <w:del w:id="93090" w:author="מנוע מכני" w:date="2026-10-11T12:04:39Z">
        <w:r>
          <w:rPr>
            <w:rtl/>
          </w:rPr>
          <w:delText xml:space="preserve"> </w:delText>
        </w:r>
      </w:del>
      <w:r>
        <w:rPr>
          <w:rtl/>
        </w:rPr>
        <w:t xml:space="preserve">מאן תנא כריתות? </w:t>
      </w:r>
      <w:r>
        <w:rPr>
          <w:rStyle w:val="2fb"/>
          <w:rtl/>
        </w:rPr>
        <w:t xml:space="preserve">ר"ע</w:t>
      </w:r>
      <w:r>
        <w:rPr>
          <w:rtl/>
        </w:rPr>
        <w:t xml:space="preserve"> היא, דאמר: </w:t>
      </w:r>
      <w:r>
        <w:rPr>
          <w:rtl/>
        </w:rPr>
        <w:t xml:space="preserve">לא</w:t>
      </w:r>
      <w:r>
        <w:rPr>
          <w:rtl/>
        </w:rPr>
        <w:t xml:space="preserve"> </w:t>
      </w:r>
      <w:ins w:id="90255" w:author="מנוע מכני" w:date="2026-10-11T12:04:39Z">
        <w:r>
          <w:rPr>
            <w:rtl/>
          </w:rPr>
          <w:t xml:space="preserve">צריך</w:t>
        </w:r>
      </w:ins>
      <w:del w:id="90256" w:author="מנוע מכני" w:date="2026-10-11T12:04:39Z">
        <w:r>
          <w:rPr>
            <w:rtl/>
          </w:rPr>
          <w:delText xml:space="preserve">בעינן</w:delText>
        </w:r>
      </w:del>
      <w:r>
        <w:rPr>
          <w:rtl/>
        </w:rPr>
        <w:t xml:space="preserve"> מעשה.</w:t>
      </w:r>
    </w:p>
    <w:p>
      <w:pPr>
        <w:pStyle w:val="38"/>
        <w:rPr>
          <w:ins w:id="93091" w:author="מנוע מכני" w:date="2026-10-11T12:04:39Z"/>
        </w:rPr>
      </w:pPr>
      <w:r w:rsidRPr="00217260">
        <w:t>ור</w:t>
      </w:r>
      <w:r>
        <w:t xml:space="preserve">"ל?</w:t>
      </w:r>
    </w:p>
    <w:p w:rsidR="00E403F0" w:rsidRPr="00AD695E" w:rsidRDefault="00E403F0" w:rsidP="00E403F0">
      <w:pPr>
        <w:rPr>
          <w:rtl/>
        </w:rPr>
      </w:pPr>
      <w:del w:id="93092" w:author="מנוע מכני" w:date="2026-10-11T12:04:39Z">
        <w:r>
          <w:rPr>
            <w:rtl/>
          </w:rPr>
          <w:delText xml:space="preserve"> </w:delText>
        </w:r>
      </w:del>
      <w:r>
        <w:rPr>
          <w:rtl/>
        </w:rPr>
        <w:t xml:space="preserve">נהי </w:t>
      </w:r>
      <w:r>
        <w:rPr>
          <w:rStyle w:val="2fb"/>
          <w:rtl/>
        </w:rPr>
        <w:t xml:space="preserve">דר"ע</w:t>
      </w:r>
      <w:r>
        <w:rPr>
          <w:rtl/>
        </w:rPr>
        <w:t xml:space="preserve"> </w:t>
      </w:r>
      <w:ins w:id="92331" w:author="מנוע מכני" w:date="2026-10-11T12:04:39Z">
        <w:r>
          <w:rPr>
            <w:rtl/>
          </w:rPr>
          <w:t xml:space="preserve">לא</w:t>
        </w:r>
        <w:r>
          <w:rPr>
            <w:rtl/>
          </w:rPr>
          <w:t xml:space="preserve"> צריך</w:t>
        </w:r>
      </w:ins>
      <w:del w:id="92332" w:author="מנוע מכני" w:date="2026-10-11T12:04:39Z">
        <w:r>
          <w:rPr>
            <w:rtl/>
          </w:rPr>
          <w:delText xml:space="preserve">לא בעי</w:delText>
        </w:r>
      </w:del>
      <w:r>
        <w:rPr>
          <w:rtl/>
        </w:rPr>
        <w:t xml:space="preserve"> מעשה </w:t>
      </w:r>
      <w:r>
        <w:rPr>
          <w:rStyle w:val="2fb"/>
          <w:rtl/>
        </w:rPr>
        <w:t xml:space="preserve">רבה</w:t>
      </w:r>
      <w:r>
        <w:rPr>
          <w:rtl/>
        </w:rPr>
        <w:t xml:space="preserve">, מעשה זוטא בעי.</w:t>
      </w:r>
    </w:p>
    <w:p w:rsidR="00E403F0" w:rsidRPr="00AD695E" w:rsidRDefault="00E403F0" w:rsidP="00E403F0">
      <w:pPr>
        <w:rPr>
          <w:rtl/>
        </w:rPr>
      </w:pPr>
      <w:del w:id="90028" w:author="מנוע מכני" w:date="2026-10-11T12:04:39Z">
        <w:r>
          <w:rPr>
            <w:rFonts w:hint="cs"/>
            <w:rtl/>
          </w:rPr>
          <w:delText xml:space="preserve"> </w:delText>
        </w:r>
      </w:del>
      <w:r>
        <w:rPr>
          <w:rtl/>
        </w:rPr>
        <w:t>ב</w:t>
      </w:r>
      <w:r w:rsidRPr="00217260">
        <w:rPr>
          <w:b/>
          <w:bCs/>
          <w:rtl/>
        </w:rPr>
        <w:t>על אוב</w:t>
      </w:r>
      <w:r w:rsidRPr="00217260">
        <w:rPr>
          <w:rFonts w:hint="cs"/>
          <w:b/>
          <w:bCs/>
          <w:rtl/>
        </w:rPr>
        <w:t xml:space="preserve"> </w:t>
      </w:r>
      <w:r>
        <w:rPr>
          <w:rtl/>
        </w:rPr>
        <w:t>הקשת זרועותיו הוי מעשה.</w:t>
      </w:r>
    </w:p>
    <w:p w:rsidR="00E403F0" w:rsidRPr="00AD695E" w:rsidRDefault="00E403F0" w:rsidP="00E403F0">
      <w:pPr>
        <w:rPr>
          <w:rtl/>
        </w:rPr>
      </w:pPr>
      <w:r w:rsidRPr="00217260">
        <w:rPr>
          <w:b/>
          <w:bCs/>
          <w:rtl/>
        </w:rPr>
        <w:t>מגדף</w:t>
      </w:r>
      <w:r>
        <w:rPr>
          <w:rtl/>
        </w:rPr>
        <w:t xml:space="preserve"> עקימת שפתיו הוי מעשה.</w:t>
      </w:r>
    </w:p>
    <w:p w:rsidR="00E403F0" w:rsidRPr="00AD695E" w:rsidRDefault="00E403F0" w:rsidP="00E403F0">
      <w:pPr>
        <w:rPr>
          <w:rtl/>
        </w:rPr>
      </w:pPr>
      <w:r>
        <w:rPr>
          <w:rtl/>
        </w:rPr>
        <w:t>קס"ד, הקשת זרועותיו הוי מעשה זוטא אפי' לרבנן.</w:t>
      </w:r>
    </w:p>
    <w:p>
      <w:pPr>
        <w:pStyle w:val="38"/>
        <w:rPr>
          <w:ins w:id="93093" w:author="מנוע מכני" w:date="2026-10-11T12:04:39Z"/>
        </w:rPr>
      </w:pPr>
      <w:r>
        <w:t xml:space="preserve">והך</w:t>
      </w:r>
    </w:p>
    <w:p w:rsidR="00E403F0" w:rsidRPr="00AD695E" w:rsidRDefault="00E403F0" w:rsidP="00E403F0">
      <w:pPr>
        <w:rPr>
          <w:rtl/>
        </w:rPr>
      </w:pPr>
      <w:del w:id="93094" w:author="מנוע מכני" w:date="2026-10-11T12:04:39Z">
        <w:r>
          <w:rPr>
            <w:rFonts w:hint="cs"/>
            <w:rtl/>
          </w:rPr>
          <w:delText xml:space="preserve"> </w:delText>
        </w:r>
      </w:del>
      <w:ins w:id="92759" w:author="מנוע מכני" w:date="2026-10-11T12:04:39Z">
        <w:r>
          <w:rPr>
            <w:rFonts w:hint="cs"/>
            <w:rtl/>
          </w:rPr>
          <w:t xml:space="preserve">דנכרי</w:t>
        </w:r>
      </w:ins>
      <w:del w:id="92760" w:author="מנוע מכני" w:date="2026-10-11T12:04:39Z">
        <w:r>
          <w:rPr>
            <w:rFonts w:hint="cs"/>
            <w:rtl/>
          </w:rPr>
          <w:delText xml:space="preserve">דעכו</w:delText>
        </w:r>
        <w:r>
          <w:rPr>
            <w:rtl/>
          </w:rPr>
          <w:delText xml:space="preserve">"</w:delText>
        </w:r>
        <w:r>
          <w:rPr>
            <w:rFonts w:hint="cs"/>
            <w:rtl/>
          </w:rPr>
          <w:delText xml:space="preserve">ם</w:delText>
        </w:r>
      </w:del>
      <w:r>
        <w:rPr>
          <w:rFonts w:hint="cs"/>
          <w:rtl/>
        </w:rPr>
        <w:t xml:space="preserve"> </w:t>
      </w:r>
      <w:r>
        <w:rPr>
          <w:rtl/>
        </w:rPr>
        <w:t xml:space="preserve">אינו חייב אלא על דבר שיש בו מעשה, כגון שזיבח, וקיטר, וניסך, והשתחוה</w:t>
      </w:r>
      <w:ins w:id="91693" w:author="מנוע מכני" w:date="2026-10-11T12:04:39Z">
        <w:r>
          <w:rPr>
            <w:rtl/>
          </w:rPr>
          <w:t xml:space="preserve">,</w:t>
        </w:r>
      </w:ins>
      <w:del w:id="91694" w:author="מנוע מכני" w:date="2026-10-11T12:04:39Z">
        <w:r>
          <w:rPr>
            <w:rtl/>
          </w:rPr>
          <w:delText xml:space="preserve">;</w:delText>
        </w:r>
      </w:del>
    </w:p>
    <w:p w:rsidR="00E403F0" w:rsidRPr="00AD695E" w:rsidRDefault="00E403F0" w:rsidP="00E403F0">
      <w:pPr>
        <w:rPr>
          <w:rtl/>
        </w:rPr>
      </w:pPr>
      <w:r w:rsidRPr="00217260">
        <w:rPr>
          <w:rStyle w:val="2fb"/>
          <w:rFonts w:hint="cs"/>
          <w:b/>
          <w:bCs/>
          <w:rtl/>
        </w:rPr>
        <w:t>ואר</w:t>
      </w:r>
      <w:r w:rsidRPr="00217260">
        <w:rPr>
          <w:rStyle w:val="2fb"/>
          <w:b/>
          <w:bCs/>
          <w:rtl/>
        </w:rPr>
        <w:t>"</w:t>
      </w:r>
      <w:r w:rsidRPr="00217260">
        <w:rPr>
          <w:rStyle w:val="2fb"/>
          <w:rFonts w:hint="cs"/>
          <w:b/>
          <w:bCs/>
          <w:rtl/>
        </w:rPr>
        <w:t>ל</w:t>
      </w:r>
      <w:r>
        <w:rPr>
          <w:rFonts w:hint="cs"/>
          <w:rtl/>
        </w:rPr>
        <w:t xml:space="preserve"> הך </w:t>
      </w:r>
      <w:r>
        <w:rPr>
          <w:rStyle w:val="2fb"/>
          <w:rFonts w:hint="cs"/>
          <w:rtl/>
        </w:rPr>
        <w:t xml:space="preserve">כר</w:t>
      </w:r>
      <w:r>
        <w:rPr>
          <w:rStyle w:val="2fb"/>
          <w:rtl/>
        </w:rPr>
        <w:t>"</w:t>
      </w:r>
      <w:r>
        <w:rPr>
          <w:rStyle w:val="2fb"/>
          <w:rFonts w:hint="cs"/>
          <w:rtl/>
        </w:rPr>
        <w:t xml:space="preserve">ע</w:t>
      </w:r>
      <w:r>
        <w:rPr>
          <w:rFonts w:hint="cs"/>
          <w:rtl/>
        </w:rPr>
        <w:t xml:space="preserve"> דלא בעי' מעשה </w:t>
      </w:r>
    </w:p>
    <w:p w:rsidR="00E403F0" w:rsidRPr="00AD695E" w:rsidRDefault="00E403F0" w:rsidP="00E403F0">
      <w:pPr>
        <w:rPr>
          <w:rtl/>
        </w:rPr>
      </w:pPr>
      <w:r w:rsidRPr="00217260">
        <w:rPr>
          <w:rStyle w:val="2fb"/>
          <w:rFonts w:hint="cs"/>
          <w:b/>
          <w:bCs/>
          <w:rtl/>
        </w:rPr>
        <w:t>ורי</w:t>
      </w:r>
      <w:r w:rsidRPr="00217260">
        <w:rPr>
          <w:rStyle w:val="2fb"/>
          <w:b/>
          <w:bCs/>
          <w:rtl/>
        </w:rPr>
        <w:t>"</w:t>
      </w:r>
      <w:r w:rsidRPr="00217260">
        <w:rPr>
          <w:rStyle w:val="2fb"/>
          <w:rFonts w:hint="cs"/>
          <w:b/>
          <w:bCs/>
          <w:rtl/>
        </w:rPr>
        <w:t>ו</w:t>
      </w:r>
      <w:r>
        <w:rPr>
          <w:rFonts w:hint="cs"/>
          <w:rtl/>
        </w:rPr>
        <w:t xml:space="preserve"> אפי' </w:t>
      </w:r>
      <w:r>
        <w:rPr>
          <w:rtl/>
        </w:rPr>
        <w:t xml:space="preserve">רבנן, כפיפת קומתו הוי מעשה</w:t>
      </w:r>
      <w:ins w:id="91695" w:author="מנוע מכני" w:date="2026-10-11T12:04:39Z">
        <w:r>
          <w:rPr>
            <w:rtl/>
          </w:rPr>
          <w:t xml:space="preserve">,</w:t>
        </w:r>
      </w:ins>
      <w:del w:id="91696" w:author="מנוע מכני" w:date="2026-10-11T12:04:39Z">
        <w:r>
          <w:rPr>
            <w:rtl/>
          </w:rPr>
          <w:delText xml:space="preserve">;</w:delText>
        </w:r>
      </w:del>
    </w:p>
    <w:p w:rsidR="00E403F0" w:rsidRPr="00AD695E" w:rsidRDefault="00E403F0" w:rsidP="00E403F0">
      <w:pPr>
        <w:rPr>
          <w:rtl/>
        </w:rPr>
      </w:pPr>
      <w:r w:rsidRPr="00217260">
        <w:rPr>
          <w:rFonts w:hint="cs"/>
          <w:b/>
          <w:bCs/>
          <w:rtl/>
        </w:rPr>
        <w:t>משמע</w:t>
      </w:r>
      <w:r>
        <w:rPr>
          <w:rFonts w:hint="cs"/>
          <w:rtl/>
        </w:rPr>
        <w:t xml:space="preserve"> </w:t>
      </w:r>
      <w:r w:rsidRPr="00217260">
        <w:rPr>
          <w:rStyle w:val="2fb"/>
          <w:rFonts w:hint="cs"/>
          <w:b/>
          <w:bCs/>
          <w:rtl/>
        </w:rPr>
        <w:t>דלר</w:t>
      </w:r>
      <w:r w:rsidRPr="00217260">
        <w:rPr>
          <w:rStyle w:val="2fb"/>
          <w:b/>
          <w:bCs/>
          <w:rtl/>
        </w:rPr>
        <w:t>"</w:t>
      </w:r>
      <w:r w:rsidRPr="00217260">
        <w:rPr>
          <w:rStyle w:val="2fb"/>
          <w:rFonts w:hint="cs"/>
          <w:b/>
          <w:bCs/>
          <w:rtl/>
        </w:rPr>
        <w:t>ל</w:t>
      </w:r>
      <w:r>
        <w:rPr>
          <w:rFonts w:hint="cs"/>
          <w:rtl/>
        </w:rPr>
        <w:t xml:space="preserve"> הקשת זרועתיו הוי מעשה </w:t>
      </w:r>
      <w:r>
        <w:rPr>
          <w:rFonts w:hint="cs"/>
          <w:rtl/>
        </w:rPr>
        <w:t xml:space="preserve">ה</w:t>
      </w:r>
      <w:r>
        <w:rPr>
          <w:rtl/>
        </w:rPr>
        <w:t>"</w:t>
      </w:r>
      <w:r>
        <w:rPr>
          <w:rFonts w:hint="cs"/>
          <w:rtl/>
        </w:rPr>
        <w:t xml:space="preserve">מ</w:t>
      </w:r>
      <w:r>
        <w:rPr>
          <w:rFonts w:hint="cs"/>
          <w:rtl/>
        </w:rPr>
        <w:t xml:space="preserve"> דוקא </w:t>
      </w:r>
      <w:r>
        <w:rPr>
          <w:rStyle w:val="2fb"/>
          <w:rFonts w:hint="cs"/>
          <w:rtl/>
        </w:rPr>
        <w:t xml:space="preserve">לר</w:t>
      </w:r>
      <w:r>
        <w:rPr>
          <w:rStyle w:val="2fb"/>
          <w:rtl/>
        </w:rPr>
        <w:t>"</w:t>
      </w:r>
      <w:r>
        <w:rPr>
          <w:rStyle w:val="2fb"/>
          <w:rFonts w:hint="cs"/>
          <w:rtl/>
        </w:rPr>
        <w:t xml:space="preserve">ע</w:t>
      </w:r>
      <w:r>
        <w:rPr>
          <w:rFonts w:hint="cs"/>
          <w:rtl/>
        </w:rPr>
        <w:t xml:space="preserve"> ולא לרבנן </w:t>
      </w:r>
    </w:p>
    <w:p>
      <w:pPr>
        <w:pStyle w:val="38"/>
        <w:rPr>
          <w:ins w:id="93095" w:author="מנוע מכני" w:date="2026-10-11T12:04:39Z"/>
        </w:rPr>
      </w:pPr>
      <w:r>
        <w:t xml:space="preserve">והך</w:t>
      </w:r>
    </w:p>
    <w:p w:rsidR="00E403F0" w:rsidRPr="00AD695E" w:rsidRDefault="00E403F0" w:rsidP="00E403F0">
      <w:pPr>
        <w:rPr>
          <w:rtl/>
        </w:rPr>
      </w:pPr>
      <w:del w:id="93096" w:author="מנוע מכני" w:date="2026-10-11T12:04:39Z">
        <w:r>
          <w:rPr>
            <w:rFonts w:hint="cs"/>
            <w:rtl/>
          </w:rPr>
          <w:delText xml:space="preserve"> </w:delText>
        </w:r>
      </w:del>
      <w:r>
        <w:rPr>
          <w:rFonts w:hint="cs"/>
          <w:rtl/>
        </w:rPr>
        <w:t xml:space="preserve">דמגדף יצא שאין בו מעשה אפי' דגם בעל אוב </w:t>
      </w:r>
      <w:ins w:id="90933" w:author="מנוע מכני" w:date="2026-10-11T12:04:39Z">
        <w:r>
          <w:rPr>
            <w:rFonts w:hint="cs"/>
            <w:rtl/>
          </w:rPr>
          <w:t xml:space="preserve">אחת</w:t>
        </w:r>
      </w:ins>
      <w:del w:id="90934" w:author="מנוע מכני" w:date="2026-10-11T12:04:39Z">
        <w:r>
          <w:rPr>
            <w:rFonts w:hint="cs"/>
            <w:rtl/>
          </w:rPr>
          <w:delText xml:space="preserve">חדא</w:delText>
        </w:r>
      </w:del>
      <w:r>
        <w:rPr>
          <w:rFonts w:hint="cs"/>
          <w:rtl/>
        </w:rPr>
        <w:t xml:space="preserve"> </w:t>
      </w:r>
      <w:ins w:id="90935" w:author="מנוע מכני" w:date="2026-10-11T12:04:39Z">
        <w:r>
          <w:rPr>
            <w:rFonts w:hint="cs"/>
            <w:rtl/>
          </w:rPr>
          <w:t xml:space="preserve">משני</w:t>
        </w:r>
      </w:ins>
      <w:del w:id="90936" w:author="מנוע מכני" w:date="2026-10-11T12:04:39Z">
        <w:r>
          <w:rPr>
            <w:rFonts w:hint="cs"/>
            <w:rtl/>
          </w:rPr>
          <w:delText xml:space="preserve">מתרי</w:delText>
        </w:r>
      </w:del>
      <w:r>
        <w:rPr>
          <w:rFonts w:hint="cs"/>
          <w:rtl/>
        </w:rPr>
        <w:t xml:space="preserve"> קתני </w:t>
      </w:r>
    </w:p>
    <w:p w:rsidR="00E403F0" w:rsidRPr="00AD695E" w:rsidRDefault="00E403F0" w:rsidP="00E403F0">
      <w:pPr>
        <w:rPr>
          <w:rtl/>
        </w:rPr>
      </w:pPr>
      <w:r>
        <w:rPr>
          <w:rFonts w:hint="cs"/>
          <w:rtl/>
        </w:rPr>
        <w:t>ומגדף צ</w:t>
      </w:r>
      <w:r>
        <w:rPr>
          <w:rtl/>
        </w:rPr>
        <w:t xml:space="preserve">ריך </w:t>
      </w:r>
      <w:r>
        <w:rPr>
          <w:rFonts w:hint="cs"/>
          <w:rtl/>
        </w:rPr>
        <w:t>ד</w:t>
      </w:r>
      <w:r>
        <w:rPr>
          <w:rtl/>
        </w:rPr>
        <w:t xml:space="preserve">סד"א: הואיל וכתיב כרת דיליה במקום קרבן, אימא מודה </w:t>
      </w:r>
      <w:r>
        <w:rPr>
          <w:rStyle w:val="2fb"/>
          <w:rtl/>
        </w:rPr>
        <w:t xml:space="preserve">לר"</w:t>
      </w:r>
      <w:r>
        <w:rPr>
          <w:rStyle w:val="2fb"/>
          <w:rFonts w:hint="cs"/>
          <w:rtl/>
        </w:rPr>
        <w:t>ע</w:t>
      </w:r>
      <w:r>
        <w:rPr>
          <w:rtl/>
        </w:rPr>
        <w:t xml:space="preserve">, </w:t>
      </w:r>
      <w:r>
        <w:rPr>
          <w:rtl/>
        </w:rPr>
        <w:t xml:space="preserve">קמ"ל</w:t>
      </w:r>
      <w:r>
        <w:rPr>
          <w:rtl/>
        </w:rPr>
        <w:t xml:space="preserve"> דלא.</w:t>
      </w:r>
    </w:p>
    <w:p w:rsidR="00E403F0" w:rsidRPr="00AD695E" w:rsidRDefault="00E403F0" w:rsidP="00E403F0">
      <w:pPr>
        <w:rPr>
          <w:rtl/>
        </w:rPr>
      </w:pPr>
    </w:p>
    <w:p>
      <w:pPr>
        <w:pStyle w:val="afffff8"/>
        <w:rPr>
          <w:ins w:id="90235" w:author="קלוד" w:date="2026-10-11T12:26:18Z"/>
        </w:rPr>
      </w:pPr>
      <w:ins w:id="90236" w:author="קלוד" w:date="2026-10-11T12:26:18Z">
        <w:r>
          <w:rPr>
            <w:color w:val="7B3F00"/>
          </w:rPr>
          <w:t xml:space="preserve">בעל אוב - המקטר לשד על מנת לחברו</w:t>
        </w:r>
      </w:ins>
    </w:p>
    <w:p>
      <w:pPr>
        <w:pStyle w:val="38"/>
        <w:rPr>
          <w:ins w:id="93097" w:author="מנוע מכני" w:date="2026-10-11T12:04:39Z"/>
        </w:rPr>
      </w:pPr>
      <w:r>
        <w:t xml:space="preserve">עולא:</w:t>
      </w:r>
    </w:p>
    <w:p w:rsidR="00E403F0" w:rsidRPr="00AD695E" w:rsidRDefault="00E403F0" w:rsidP="00E403F0">
      <w:pPr>
        <w:rPr>
          <w:rtl/>
        </w:rPr>
      </w:pPr>
      <w:del w:id="93098" w:author="מנוע מכני" w:date="2026-10-11T12:04:39Z">
        <w:r>
          <w:rPr>
            <w:rtl/>
          </w:rPr>
          <w:delText xml:space="preserve"> </w:delText>
        </w:r>
      </w:del>
      <w:r>
        <w:rPr>
          <w:rtl/>
        </w:rPr>
        <w:t xml:space="preserve">בעל אוב דקתני, במקטר לשד</w:t>
      </w:r>
      <w:r>
        <w:rPr>
          <w:rFonts w:hint="cs"/>
          <w:rtl/>
        </w:rPr>
        <w:t xml:space="preserve"> ע</w:t>
      </w:r>
      <w:r>
        <w:rPr>
          <w:rtl/>
        </w:rPr>
        <w:t>"</w:t>
      </w:r>
      <w:r>
        <w:rPr>
          <w:rFonts w:hint="cs"/>
          <w:rtl/>
        </w:rPr>
        <w:t>מ לחברו ו</w:t>
      </w:r>
      <w:r>
        <w:rPr>
          <w:rtl/>
        </w:rPr>
        <w:t>התורה אמרה: חובר חבר כגון זה בסקילה.</w:t>
      </w:r>
    </w:p>
    <w:p w:rsidR="00E403F0" w:rsidRPr="00AD695E" w:rsidRDefault="00E403F0" w:rsidP="00E403F0">
      <w:pPr>
        <w:rPr>
          <w:rtl/>
        </w:rPr>
      </w:pPr>
      <w:r>
        <w:rPr>
          <w:rtl/>
        </w:rPr>
        <w:t xml:space="preserve">ואלא חובר חבר דבלאו הדין כדתניא: </w:t>
      </w:r>
      <w:r>
        <w:rPr>
          <w:rFonts w:hint="cs"/>
          <w:rtl/>
        </w:rPr>
        <w:t>'</w:t>
      </w:r>
      <w:ins w:id="90201" w:author="Claude - סמנטי" w:date="2026-10-11T12:21:47Z">
        <w:r>
          <w:rPr>
            <w:rStyle w:val="afffff0"/>
            <w:rtl/>
          </w:rPr>
          <w:t xml:space="preserve">וְחוֹבֵר חָבֶר</w:t>
        </w:r>
      </w:ins>
      <w:del w:id="90202" w:author="Claude - סמנטי" w:date="2026-10-11T12:21:47Z">
        <w:r>
          <w:rPr>
            <w:rtl/>
          </w:rPr>
          <w:delText xml:space="preserve">וחובר חבר</w:delText>
        </w:r>
      </w:del>
      <w:r>
        <w:rPr>
          <w:rFonts w:hint="cs"/>
          <w:rtl/>
        </w:rPr>
        <w:t>'</w:t>
      </w:r>
      <w:r>
        <w:rPr>
          <w:rtl/>
        </w:rPr>
        <w:t xml:space="preserve"> אחד חובר גדול ואחד חובר קטן, ואפי' חובר לנחשים ועקרבים - חייב.</w:t>
      </w:r>
    </w:p>
    <w:p>
      <w:pPr>
        <w:pStyle w:val="38"/>
        <w:rPr>
          <w:ins w:id="93099" w:author="מנוע מכני" w:date="2026-10-11T12:04:39Z"/>
        </w:rPr>
      </w:pPr>
      <w:r>
        <w:t xml:space="preserve">אביי:</w:t>
      </w:r>
    </w:p>
    <w:p w:rsidR="00E403F0" w:rsidRPr="00AD695E" w:rsidRDefault="00E403F0" w:rsidP="00E403F0">
      <w:pPr>
        <w:rPr>
          <w:rtl/>
        </w:rPr>
      </w:pPr>
      <w:del w:id="93100" w:author="מנוע מכני" w:date="2026-10-11T12:04:39Z">
        <w:r>
          <w:rPr>
            <w:rtl/>
          </w:rPr>
          <w:delText xml:space="preserve"> </w:delText>
        </w:r>
      </w:del>
      <w:ins w:id="90937" w:author="מנוע מכני" w:date="2026-10-11T12:04:39Z">
        <w:r>
          <w:rPr>
            <w:rtl/>
          </w:rPr>
          <w:t xml:space="preserve">זה</w:t>
        </w:r>
      </w:ins>
      <w:del w:id="90938" w:author="מנוע מכני" w:date="2026-10-11T12:04:39Z">
        <w:r>
          <w:rPr>
            <w:rtl/>
          </w:rPr>
          <w:delText xml:space="preserve">האי</w:delText>
        </w:r>
      </w:del>
      <w:r>
        <w:rPr>
          <w:rtl/>
        </w:rPr>
        <w:t xml:space="preserve"> מאן דבעי למיצמד זיבורא ועקרבא אסור, </w:t>
      </w:r>
      <w:ins w:id="92333" w:author="מנוע מכני" w:date="2026-10-11T12:04:39Z">
        <w:r>
          <w:rPr>
            <w:rtl/>
          </w:rPr>
          <w:t xml:space="preserve">ואם </w:t>
        </w:r>
      </w:ins>
      <w:del w:id="92334" w:author="מנוע מכני" w:date="2026-10-11T12:04:39Z">
        <w:r>
          <w:rPr>
            <w:rtl/>
          </w:rPr>
          <w:delText xml:space="preserve">ואי </w:delText>
        </w:r>
      </w:del>
      <w:ins w:id="92797" w:author="מנוע מכני" w:date="2026-10-11T12:04:39Z">
        <w:r>
          <w:rPr>
            <w:rtl/>
          </w:rPr>
          <w:t xml:space="preserve">באו</w:t>
        </w:r>
      </w:ins>
      <w:del w:id="92798" w:author="מנוע מכני" w:date="2026-10-11T12:04:39Z">
        <w:r>
          <w:rPr>
            <w:rtl/>
          </w:rPr>
          <w:delText xml:space="preserve">אתו</w:delText>
        </w:r>
      </w:del>
      <w:r>
        <w:rPr>
          <w:rtl/>
        </w:rPr>
        <w:t xml:space="preserve"> בתריה - שרי.</w:t>
      </w:r>
    </w:p>
    <w:p w:rsidR="00E403F0" w:rsidRPr="00AD695E" w:rsidRDefault="00E403F0" w:rsidP="00E403F0">
      <w:pPr>
        <w:pStyle w:val="afff3"/>
        <w:framePr w:wrap="around"/>
        <w:spacing w:line="240" w:lineRule="exact"/>
        <w:rPr>
          <w:rtl/>
        </w:rPr>
      </w:pPr>
      <w:r w:rsidRPr="009239E9">
        <w:rPr>
          <w:rFonts w:hint="cs"/>
          <w:szCs w:val="18"/>
          <w:rtl/>
        </w:rPr>
        <w:t>ד.</w:t>
      </w:r>
    </w:p>
    <w:p>
      <w:pPr>
        <w:pStyle w:val="38"/>
        <w:rPr>
          <w:ins w:id="93101" w:author="מנוע מכני" w:date="2026-10-11T12:04:39Z"/>
        </w:rPr>
      </w:pPr>
      <w:del w:id="90029" w:author="מנוע מכני" w:date="2026-10-11T12:04:39Z">
        <w:r>
          <w:delText xml:space="preserve"> </w:delText>
        </w:r>
      </w:del>
      <w:r>
        <w:t xml:space="preserve">לרי</w:t>
      </w:r>
      <w:r>
        <w:t>"</w:t>
      </w:r>
      <w:r>
        <w:t>ו</w:t>
      </w:r>
      <w:r>
        <w:t xml:space="preserve">:</w:t>
      </w:r>
    </w:p>
    <w:p w:rsidR="00E403F0" w:rsidRPr="00AD695E" w:rsidRDefault="00E403F0" w:rsidP="00E403F0">
      <w:pPr>
        <w:rPr>
          <w:rtl/>
        </w:rPr>
      </w:pPr>
      <w:del w:id="93102" w:author="מנוע מכני" w:date="2026-10-11T12:04:39Z">
        <w:r>
          <w:rPr>
            <w:rtl/>
          </w:rPr>
          <w:delText xml:space="preserve"> </w:delText>
        </w:r>
      </w:del>
      <w:r>
        <w:rPr>
          <w:rtl/>
        </w:rPr>
        <w:t xml:space="preserve">כפיפת קומתו הוי מעשה, שפתיו נהוי מעשה גבי מגדף! </w:t>
      </w:r>
    </w:p>
    <w:p>
      <w:pPr>
        <w:pStyle w:val="38"/>
        <w:rPr>
          <w:ins w:id="93103" w:author="מנוע מכני" w:date="2026-10-11T12:04:39Z"/>
        </w:rPr>
      </w:pPr>
      <w:r>
        <w:t xml:space="preserve">- </w:t>
      </w:r>
      <w:r w:rsidRPr="00856745">
        <w:t xml:space="preserve">רבא:</w:t>
      </w:r>
    </w:p>
    <w:p w:rsidR="00E403F0" w:rsidRPr="00AD695E" w:rsidRDefault="00E403F0" w:rsidP="00E403F0">
      <w:pPr>
        <w:pStyle w:val="affffb"/>
        <w:rPr>
          <w:rtl/>
        </w:rPr>
      </w:pPr>
      <w:del w:id="93104" w:author="מנוע מכני" w:date="2026-10-11T12:04:39Z">
        <w:r w:rsidRPr="00856745">
          <w:rPr>
            <w:rtl/>
          </w:rPr>
          <w:delText xml:space="preserve"> </w:delText>
        </w:r>
      </w:del>
      <w:r w:rsidRPr="00856745">
        <w:rPr>
          <w:rtl/>
        </w:rPr>
        <w:t xml:space="preserve">שאני מגדף, הואיל וישנו בלב, אבל </w:t>
      </w:r>
      <w:ins w:id="90939" w:author="מנוע מכני" w:date="2026-10-11T12:04:39Z">
        <w:r>
          <w:rPr>
            <w:rtl/>
          </w:rPr>
          <w:t xml:space="preserve">סתם</w:t>
        </w:r>
      </w:ins>
      <w:del w:id="90940" w:author="מנוע מכני" w:date="2026-10-11T12:04:39Z">
        <w:r w:rsidRPr="00856745">
          <w:rPr>
            <w:rtl/>
          </w:rPr>
          <w:delText xml:space="preserve">בעלמא</w:delText>
        </w:r>
      </w:del>
      <w:r w:rsidRPr="00856745">
        <w:rPr>
          <w:rtl/>
        </w:rPr>
        <w:t xml:space="preserve"> עקימת שפתיו הוי מעשה</w:t>
      </w:r>
      <w:r>
        <w:rPr>
          <w:rtl/>
        </w:rPr>
        <w:t>.</w:t>
      </w:r>
    </w:p>
    <w:p>
      <w:pPr>
        <w:pStyle w:val="38"/>
        <w:rPr>
          <w:ins w:id="93105" w:author="מנוע מכני" w:date="2026-10-11T12:04:39Z"/>
        </w:rPr>
      </w:pPr>
      <w:r>
        <w:t xml:space="preserve">מתיב רבי זירא:</w:t>
      </w:r>
    </w:p>
    <w:p w:rsidR="00E403F0" w:rsidRPr="00AD695E" w:rsidRDefault="00E403F0" w:rsidP="00E403F0">
      <w:pPr>
        <w:rPr>
          <w:rtl/>
        </w:rPr>
      </w:pPr>
      <w:del w:id="93106" w:author="מנוע מכני" w:date="2026-10-11T12:04:39Z">
        <w:r>
          <w:rPr>
            <w:rtl/>
          </w:rPr>
          <w:delText xml:space="preserve"> </w:delText>
        </w:r>
      </w:del>
      <w:r>
        <w:rPr>
          <w:rtl/>
        </w:rPr>
        <w:t xml:space="preserve">יצאו עדים זוממין שאין בו מעשה, </w:t>
      </w:r>
      <w:ins w:id="90941" w:author="מנוע מכני" w:date="2026-10-11T12:04:39Z">
        <w:r>
          <w:rPr>
            <w:rtl/>
          </w:rPr>
          <w:t xml:space="preserve">ולמה</w:t>
        </w:r>
      </w:ins>
      <w:del w:id="90942" w:author="מנוע מכני" w:date="2026-10-11T12:04:39Z">
        <w:r>
          <w:rPr>
            <w:rtl/>
          </w:rPr>
          <w:delText xml:space="preserve">ואמאי</w:delText>
        </w:r>
      </w:del>
      <w:r>
        <w:rPr>
          <w:rtl/>
        </w:rPr>
        <w:t xml:space="preserve">? הא </w:t>
      </w:r>
      <w:r>
        <w:rPr>
          <w:rFonts w:hint="cs"/>
          <w:rtl/>
        </w:rPr>
        <w:t>'</w:t>
      </w:r>
      <w:ins w:id="90203" w:author="Claude - סמנטי" w:date="2026-10-11T12:21:47Z">
        <w:r>
          <w:rPr>
            <w:rStyle w:val="afffff0"/>
            <w:rtl/>
          </w:rPr>
          <w:t xml:space="preserve">עַל פִּי</w:t>
        </w:r>
      </w:ins>
      <w:del w:id="90204" w:author="Claude - סמנטי" w:date="2026-10-11T12:21:47Z">
        <w:r>
          <w:rPr>
            <w:rtl/>
          </w:rPr>
          <w:delText xml:space="preserve">על פי</w:delText>
        </w:r>
      </w:del>
      <w:r>
        <w:rPr>
          <w:rFonts w:hint="cs"/>
          <w:rtl/>
        </w:rPr>
        <w:t>'</w:t>
      </w:r>
      <w:r>
        <w:rPr>
          <w:rtl/>
        </w:rPr>
        <w:t xml:space="preserve"> כתיב בהן! </w:t>
      </w:r>
    </w:p>
    <w:p>
      <w:pPr>
        <w:pStyle w:val="38"/>
        <w:rPr>
          <w:ins w:id="93107" w:author="מנוע מכני" w:date="2026-10-11T12:04:39Z"/>
        </w:rPr>
      </w:pPr>
      <w:r>
        <w:t xml:space="preserve">- </w:t>
      </w:r>
      <w:r>
        <w:t xml:space="preserve">אמר</w:t>
      </w:r>
      <w:r>
        <w:t xml:space="preserve"> רבא:</w:t>
      </w:r>
    </w:p>
    <w:p w:rsidR="00E403F0" w:rsidRPr="00AD695E" w:rsidRDefault="00E403F0" w:rsidP="00E403F0">
      <w:pPr>
        <w:pStyle w:val="affffb"/>
        <w:rPr>
          <w:rtl/>
        </w:rPr>
      </w:pPr>
      <w:del w:id="93108" w:author="מנוע מכני" w:date="2026-10-11T12:04:39Z">
        <w:r>
          <w:rPr>
            <w:rtl/>
          </w:rPr>
          <w:delText xml:space="preserve"> </w:delText>
        </w:r>
      </w:del>
      <w:r>
        <w:rPr>
          <w:rtl/>
        </w:rPr>
        <w:t xml:space="preserve">שאני עדים זוממין, הואיל וישנן בראייה.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233" w:author="קלוד" w:date="2026-10-11T12:26:18Z"/>
        </w:rPr>
      </w:pPr>
      <w:ins w:id="90234" w:author="קלוד" w:date="2026-10-11T12:26:18Z">
        <w:r>
          <w:rPr>
            <w:color w:val="7B3F00"/>
          </w:rPr>
          <w:t xml:space="preserve">חלב שור כשב ועז - האם לוקין על לא שבכללות</w:t>
        </w:r>
      </w:ins>
    </w:p>
    <w:p w:rsidR="00E403F0" w:rsidRPr="00AD695E" w:rsidRDefault="00E403F0" w:rsidP="00E403F0">
      <w:pPr>
        <w:rPr>
          <w:rtl/>
        </w:rPr>
      </w:pPr>
      <w:r w:rsidRPr="00217260">
        <w:rPr>
          <w:b/>
          <w:bCs/>
          <w:rtl/>
        </w:rPr>
        <w:t>האוכל חלב.</w:t>
      </w:r>
    </w:p>
    <w:p>
      <w:pPr>
        <w:pStyle w:val="38"/>
        <w:rPr>
          <w:ins w:id="93109" w:author="מנוע מכני" w:date="2026-10-11T12:04:39Z"/>
        </w:rPr>
      </w:pPr>
      <w:r w:rsidRPr="00217260">
        <w:t>ת"ר</w:t>
      </w:r>
      <w:r>
        <w:t xml:space="preserve">:</w:t>
      </w:r>
    </w:p>
    <w:p w:rsidR="00E403F0" w:rsidRPr="00AD695E" w:rsidRDefault="00E403F0" w:rsidP="00E403F0">
      <w:pPr>
        <w:rPr>
          <w:rtl/>
        </w:rPr>
      </w:pPr>
      <w:del w:id="93110" w:author="מנוע מכני" w:date="2026-10-11T12:04:39Z">
        <w:r>
          <w:rPr>
            <w:rtl/>
          </w:rPr>
          <w:delText xml:space="preserve"> </w:delText>
        </w:r>
      </w:del>
      <w:r>
        <w:rPr>
          <w:rFonts w:hint="cs"/>
          <w:rtl/>
        </w:rPr>
        <w:t>'</w:t>
      </w:r>
      <w:ins w:id="90205" w:author="Claude - סמנטי" w:date="2026-10-11T12:21:47Z">
        <w:r>
          <w:rPr>
            <w:rStyle w:val="afffff0"/>
            <w:rtl/>
          </w:rPr>
          <w:t xml:space="preserve">כָּל חֵלֶב שׁוֹר וָכֶשֶׂב וָעֵז לֹא תֹאכֵלוּ</w:t>
        </w:r>
      </w:ins>
      <w:del w:id="90206" w:author="Claude - סמנטי" w:date="2026-10-11T12:21:47Z">
        <w:r>
          <w:rPr>
            <w:rtl/>
          </w:rPr>
          <w:delText xml:space="preserve">כל חלב שור וכשב ועז </w:delText>
        </w:r>
        <w:r>
          <w:rPr>
            <w:rtl/>
          </w:rPr>
          <w:delText xml:space="preserve">לא</w:delText>
        </w:r>
        <w:r>
          <w:rPr>
            <w:rtl/>
          </w:rPr>
          <w:delText xml:space="preserve"> תאכלו</w:delText>
        </w:r>
      </w:del>
      <w:r>
        <w:rPr>
          <w:rFonts w:hint="cs"/>
          <w:rtl/>
        </w:rPr>
        <w:t>'</w:t>
      </w:r>
      <w:r>
        <w:rPr>
          <w:rtl/>
        </w:rPr>
        <w:t xml:space="preserve"> –</w:t>
      </w:r>
      <w:ins w:id="91697" w:author="מנוע מכני" w:date="2026-10-11T12:04:39Z">
        <w:r>
          <w:rPr>
            <w:rtl/>
          </w:rPr>
          <w:t xml:space="preserve"> </w:t>
        </w:r>
      </w:ins>
      <w:del w:id="91698" w:author="מנוע מכני" w:date="2026-10-11T12:04:39Z">
        <w:r>
          <w:rPr>
            <w:rtl/>
          </w:rPr>
          <w:delText xml:space="preserve"> </w:delText>
        </w:r>
        <w:r>
          <w:rPr>
            <w:rFonts w:hint="cs"/>
            <w:rtl/>
          </w:rPr>
          <w:delText xml:space="preserve"> </w:delText>
        </w:r>
      </w:del>
      <w:r w:rsidRPr="00217260">
        <w:rPr>
          <w:rStyle w:val="2fb"/>
          <w:rFonts w:hint="cs"/>
          <w:b/>
          <w:bCs/>
          <w:rtl/>
        </w:rPr>
        <w:t>לרי</w:t>
      </w:r>
      <w:r w:rsidRPr="00217260">
        <w:rPr>
          <w:rStyle w:val="2fb"/>
          <w:b/>
          <w:bCs/>
          <w:rtl/>
        </w:rPr>
        <w:t>"</w:t>
      </w:r>
      <w:r w:rsidRPr="00217260">
        <w:rPr>
          <w:rStyle w:val="2fb"/>
          <w:rFonts w:hint="cs"/>
          <w:b/>
          <w:bCs/>
          <w:rtl/>
        </w:rPr>
        <w:t>ש</w:t>
      </w:r>
      <w:r>
        <w:rPr>
          <w:rFonts w:hint="cs"/>
          <w:rtl/>
        </w:rPr>
        <w:t xml:space="preserve">: </w:t>
      </w:r>
      <w:r>
        <w:rPr>
          <w:rtl/>
        </w:rPr>
        <w:t xml:space="preserve">לחייב עכאו"א, </w:t>
      </w:r>
    </w:p>
    <w:p>
      <w:pPr>
        <w:pStyle w:val="38"/>
        <w:rPr>
          <w:ins w:id="93111" w:author="מנוע מכני" w:date="2026-10-11T12:04:39Z"/>
        </w:rPr>
      </w:pPr>
      <w:r>
        <w:tab/>
      </w:r>
      <w:r>
        <w:tab/>
      </w:r>
      <w:del w:id="90030" w:author="מנוע מכני" w:date="2026-10-11T12:04:39Z">
        <w:r w:rsidR="00D07C84">
          <w:delText xml:space="preserve">    </w:delText>
        </w:r>
        <w:r>
          <w:delText xml:space="preserve">    </w:delText>
        </w:r>
      </w:del>
      <w:r>
        <w:tab/>
      </w:r>
      <w:r>
        <w:tab/>
      </w:r>
      <w:r w:rsidRPr="00217260">
        <w:t>וחכ</w:t>
      </w:r>
      <w:r>
        <w:t xml:space="preserve">"א:</w:t>
      </w:r>
    </w:p>
    <w:p w:rsidR="00E403F0" w:rsidRPr="00AD695E" w:rsidRDefault="00E403F0" w:rsidP="00D07C84">
      <w:pPr>
        <w:rPr>
          <w:rtl/>
        </w:rPr>
      </w:pPr>
      <w:del w:id="93112" w:author="מנוע מכני" w:date="2026-10-11T12:04:39Z">
        <w:r>
          <w:rPr>
            <w:rtl/>
          </w:rPr>
          <w:delText xml:space="preserve"> </w:delText>
        </w:r>
      </w:del>
      <w:r>
        <w:rPr>
          <w:rtl/>
        </w:rPr>
        <w:t xml:space="preserve">אינו חייב אלא אחת</w:t>
      </w:r>
      <w:ins w:id="91699" w:author="מנוע מכני" w:date="2026-10-11T12:04:39Z">
        <w:r>
          <w:rPr>
            <w:rtl/>
          </w:rPr>
          <w:t xml:space="preserve">,</w:t>
        </w:r>
      </w:ins>
      <w:del w:id="91700" w:author="מנוע מכני" w:date="2026-10-11T12:04:39Z">
        <w:r>
          <w:rPr>
            <w:rtl/>
          </w:rPr>
          <w:delText xml:space="preserve">;</w:delText>
        </w:r>
      </w:del>
    </w:p>
    <w:p w:rsidR="00E403F0" w:rsidRPr="00AD695E" w:rsidRDefault="00E403F0" w:rsidP="00E403F0">
      <w:pPr>
        <w:rPr>
          <w:rtl/>
        </w:rPr>
      </w:pPr>
      <w:r w:rsidRPr="00217260">
        <w:rPr>
          <w:rFonts w:hint="cs"/>
          <w:b/>
          <w:bCs/>
          <w:rtl/>
        </w:rPr>
        <w:t>א.</w:t>
      </w:r>
      <w:r>
        <w:rPr>
          <w:rFonts w:hint="cs"/>
          <w:rtl/>
        </w:rPr>
        <w:t xml:space="preserve"> </w:t>
      </w:r>
      <w:ins w:id="92615" w:author="מנוע מכני" w:date="2026-10-11T12:04:39Z">
        <w:r>
          <w:rPr>
            <w:rFonts w:hint="cs"/>
            <w:rtl/>
          </w:rPr>
          <w:t xml:space="preserve">ובזה</w:t>
        </w:r>
      </w:ins>
      <w:del w:id="92616" w:author="מנוע מכני" w:date="2026-10-11T12:04:39Z">
        <w:r>
          <w:rPr>
            <w:rFonts w:hint="cs"/>
            <w:rtl/>
          </w:rPr>
          <w:delText xml:space="preserve">ו</w:delText>
        </w:r>
        <w:r>
          <w:rPr>
            <w:rtl/>
          </w:rPr>
          <w:delText xml:space="preserve">בהא</w:delText>
        </w:r>
      </w:del>
      <w:r>
        <w:rPr>
          <w:rtl/>
        </w:rPr>
        <w:t xml:space="preserve"> </w:t>
      </w:r>
      <w:ins w:id="92613" w:author="מנוע מכני" w:date="2026-10-11T12:04:39Z">
        <w:r>
          <w:rPr>
            <w:rtl/>
          </w:rPr>
          <w:t xml:space="preserve">חלקו</w:t>
        </w:r>
      </w:ins>
      <w:del w:id="92614" w:author="מנוע מכני" w:date="2026-10-11T12:04:39Z">
        <w:r>
          <w:rPr>
            <w:rtl/>
          </w:rPr>
          <w:delText xml:space="preserve">קמיפלגי</w:delText>
        </w:r>
      </w:del>
      <w:r>
        <w:rPr>
          <w:rtl/>
        </w:rPr>
        <w:t xml:space="preserve">, </w:t>
      </w:r>
      <w:r>
        <w:rPr>
          <w:rStyle w:val="2fb"/>
          <w:rtl/>
        </w:rPr>
        <w:t xml:space="preserve">דר</w:t>
      </w:r>
      <w:r>
        <w:rPr>
          <w:rStyle w:val="2fb"/>
          <w:rFonts w:hint="cs"/>
          <w:rtl/>
        </w:rPr>
        <w:t>י</w:t>
      </w:r>
      <w:r>
        <w:rPr>
          <w:rStyle w:val="2fb"/>
          <w:rtl/>
        </w:rPr>
        <w:t>"</w:t>
      </w:r>
      <w:r>
        <w:rPr>
          <w:rStyle w:val="2fb"/>
          <w:rFonts w:hint="cs"/>
          <w:rtl/>
        </w:rPr>
        <w:t xml:space="preserve">ש</w:t>
      </w:r>
      <w:r>
        <w:rPr>
          <w:rFonts w:hint="cs"/>
          <w:rtl/>
        </w:rPr>
        <w:t xml:space="preserve"> </w:t>
      </w:r>
      <w:r>
        <w:rPr>
          <w:rtl/>
        </w:rPr>
        <w:t xml:space="preserve">סבר: לוקין על </w:t>
      </w:r>
      <w:ins w:id="90257" w:author="מנוע מכני" w:date="2026-10-11T12:04:39Z">
        <w:r>
          <w:rPr>
            <w:rtl/>
          </w:rPr>
          <w:t xml:space="preserve">לא</w:t>
        </w:r>
      </w:ins>
      <w:del w:id="90258" w:author="מנוע מכני" w:date="2026-10-11T12:04:39Z">
        <w:r>
          <w:rPr>
            <w:rtl/>
          </w:rPr>
          <w:delText xml:space="preserve">לאו</w:delText>
        </w:r>
      </w:del>
      <w:r>
        <w:rPr>
          <w:rtl/>
        </w:rPr>
        <w:t xml:space="preserve"> שבכללות, </w:t>
      </w:r>
    </w:p>
    <w:p>
      <w:pPr>
        <w:pStyle w:val="38"/>
        <w:rPr>
          <w:ins w:id="93113" w:author="מנוע מכני" w:date="2026-10-11T12:04:39Z"/>
        </w:rPr>
      </w:pPr>
      <w:r>
        <w:tab/>
      </w:r>
      <w:r>
        <w:tab/>
      </w:r>
      <w:r>
        <w:tab/>
        <w:t xml:space="preserve">ורבנן:</w:t>
      </w:r>
    </w:p>
    <w:p w:rsidR="00E403F0" w:rsidRPr="00AD695E" w:rsidRDefault="00E403F0" w:rsidP="00E403F0">
      <w:pPr>
        <w:rPr>
          <w:rtl/>
        </w:rPr>
      </w:pPr>
      <w:del w:id="93114" w:author="מנוע מכני" w:date="2026-10-11T12:04:39Z">
        <w:r>
          <w:rPr>
            <w:rtl/>
          </w:rPr>
          <w:tab/>
          <w:delText xml:space="preserve"> </w:delText>
        </w:r>
      </w:del>
      <w:r>
        <w:rPr>
          <w:rtl/>
        </w:rPr>
        <w:tab/>
        <w:t xml:space="preserve">אין לוקין על </w:t>
      </w:r>
      <w:ins w:id="90259" w:author="מנוע מכני" w:date="2026-10-11T12:04:39Z">
        <w:r>
          <w:rPr>
            <w:rtl/>
          </w:rPr>
          <w:t xml:space="preserve">לא</w:t>
        </w:r>
      </w:ins>
      <w:del w:id="90260" w:author="מנוע מכני" w:date="2026-10-11T12:04:39Z">
        <w:r>
          <w:rPr>
            <w:rtl/>
          </w:rPr>
          <w:tab/>
          <w:delText xml:space="preserve">לאו</w:delText>
        </w:r>
      </w:del>
      <w:r>
        <w:rPr>
          <w:rtl/>
        </w:rPr>
        <w:tab/>
        <w:t xml:space="preserve"> שבכללות! </w:t>
      </w:r>
    </w:p>
    <w:p>
      <w:pPr>
        <w:pStyle w:val="38"/>
        <w:rPr>
          <w:ins w:id="93115" w:author="מנוע מכני" w:date="2026-10-11T12:04:39Z"/>
        </w:rPr>
      </w:pPr>
      <w:r w:rsidRPr="00217260">
        <w:t>ב.</w:t>
      </w:r>
      <w:r>
        <w:t xml:space="preserve"> </w:t>
      </w:r>
      <w:r>
        <w:t xml:space="preserve">לעולם סבר </w:t>
      </w:r>
      <w:r w:rsidRPr="00217260">
        <w:t>ר' ישמעאל:</w:t>
      </w:r>
    </w:p>
    <w:p w:rsidR="00E403F0" w:rsidRPr="00AD695E" w:rsidRDefault="00E403F0" w:rsidP="00E403F0">
      <w:pPr>
        <w:rPr>
          <w:rtl/>
        </w:rPr>
      </w:pPr>
      <w:del w:id="93116" w:author="מנוע מכני" w:date="2026-10-11T12:04:39Z">
        <w:r>
          <w:rPr>
            <w:rtl/>
          </w:rPr>
          <w:delText xml:space="preserve"> </w:delText>
        </w:r>
      </w:del>
      <w:r>
        <w:rPr>
          <w:rtl/>
        </w:rPr>
        <w:t xml:space="preserve">אין לוקין על </w:t>
      </w:r>
      <w:ins w:id="90261" w:author="מנוע מכני" w:date="2026-10-11T12:04:39Z">
        <w:r>
          <w:rPr>
            <w:rtl/>
          </w:rPr>
          <w:t xml:space="preserve">לא</w:t>
        </w:r>
      </w:ins>
      <w:del w:id="90262" w:author="מנוע מכני" w:date="2026-10-11T12:04:39Z">
        <w:r>
          <w:rPr>
            <w:rtl/>
          </w:rPr>
          <w:delText xml:space="preserve">לאו</w:delText>
        </w:r>
      </w:del>
      <w:r>
        <w:rPr>
          <w:rtl/>
        </w:rPr>
        <w:t xml:space="preserve"> שבכללות, </w:t>
      </w:r>
    </w:p>
    <w:p>
      <w:pPr>
        <w:pStyle w:val="38"/>
        <w:rPr>
          <w:ins w:id="93117" w:author="מנוע מכני" w:date="2026-10-11T12:04:39Z"/>
        </w:rPr>
      </w:pPr>
      <w:r>
        <w:tab/>
      </w:r>
      <w:r>
        <w:tab/>
        <w:t xml:space="preserve">ושאני</w:t>
      </w:r>
    </w:p>
    <w:p w:rsidR="00E403F0" w:rsidRPr="00AD695E" w:rsidRDefault="00E403F0" w:rsidP="00E403F0">
      <w:pPr>
        <w:rPr>
          <w:rtl/>
        </w:rPr>
      </w:pPr>
      <w:del w:id="93118" w:author="מנוע מכני" w:date="2026-10-11T12:04:39Z">
        <w:r>
          <w:rPr>
            <w:rtl/>
          </w:rPr>
          <w:tab/>
          <w:delText xml:space="preserve"> </w:delText>
        </w:r>
      </w:del>
      <w:ins w:id="90263" w:author="מנוע מכני" w:date="2026-10-11T12:04:39Z">
        <w:r>
          <w:rPr>
            <w:rtl/>
          </w:rPr>
          <w:t xml:space="preserve">כאן</w:t>
        </w:r>
      </w:ins>
      <w:del w:id="90264" w:author="מנוע מכני" w:date="2026-10-11T12:04:39Z">
        <w:r>
          <w:rPr>
            <w:rtl/>
          </w:rPr>
          <w:tab/>
          <w:delText xml:space="preserve">הכא</w:delText>
        </w:r>
      </w:del>
      <w:r>
        <w:rPr>
          <w:rtl/>
        </w:rPr>
        <w:tab/>
        <w:t xml:space="preserve">, דמייתרי קראי, </w:t>
      </w:r>
      <w:r>
        <w:rPr>
          <w:rFonts w:hint="cs"/>
          <w:rtl/>
        </w:rPr>
        <w:t>'</w:t>
      </w:r>
      <w:ins w:id="90207" w:author="Claude - סמנטי" w:date="2026-10-11T12:21:47Z">
        <w:r>
          <w:rPr>
            <w:rStyle w:val="afffff0"/>
            <w:rtl/>
          </w:rPr>
          <w:t xml:space="preserve">שׁוֹר וָכֶשֶׂב וָעֵז</w:t>
        </w:r>
      </w:ins>
      <w:del w:id="90208" w:author="Claude - סמנטי" w:date="2026-10-11T12:21:47Z">
        <w:r>
          <w:rPr>
            <w:rtl/>
          </w:rPr>
          <w:delText xml:space="preserve">שור וכשב ועז</w:delText>
        </w:r>
      </w:del>
      <w:r>
        <w:rPr>
          <w:rFonts w:hint="cs"/>
          <w:rtl/>
        </w:rPr>
        <w:t>'</w:t>
      </w:r>
      <w:r>
        <w:rPr>
          <w:rtl/>
        </w:rPr>
        <w:t xml:space="preserve"> ל"ל? </w:t>
      </w:r>
      <w:r>
        <w:rPr>
          <w:rtl/>
        </w:rPr>
        <w:t xml:space="preserve">ש"מ</w:t>
      </w:r>
      <w:r>
        <w:rPr>
          <w:rtl/>
        </w:rPr>
        <w:t xml:space="preserve"> לחלק.</w:t>
      </w:r>
    </w:p>
    <w:p>
      <w:pPr>
        <w:pStyle w:val="38"/>
        <w:rPr>
          <w:ins w:id="93119" w:author="מנוע מכני" w:date="2026-10-11T12:04:39Z"/>
        </w:rPr>
      </w:pPr>
      <w:r>
        <w:t xml:space="preserve">- </w:t>
      </w:r>
      <w:r w:rsidRPr="00081720">
        <w:t>ורבנן</w:t>
      </w:r>
      <w:r>
        <w:t xml:space="preserve">?</w:t>
      </w:r>
    </w:p>
    <w:p w:rsidR="00E403F0" w:rsidRPr="00AD695E" w:rsidRDefault="00E403F0" w:rsidP="00E403F0">
      <w:pPr>
        <w:pStyle w:val="affffb"/>
        <w:rPr>
          <w:rtl/>
        </w:rPr>
      </w:pPr>
      <w:del w:id="93120" w:author="מנוע מכני" w:date="2026-10-11T12:04:39Z">
        <w:r>
          <w:rPr>
            <w:rtl/>
          </w:rPr>
          <w:delText xml:space="preserve"> </w:delText>
        </w:r>
      </w:del>
      <w:ins w:id="92335" w:author="מנוע מכני" w:date="2026-10-11T12:04:39Z">
        <w:r>
          <w:rPr>
            <w:rtl/>
          </w:rPr>
          <w:t xml:space="preserve">אם </w:t>
        </w:r>
      </w:ins>
      <w:del w:id="92336" w:author="מנוע מכני" w:date="2026-10-11T12:04:39Z">
        <w:r>
          <w:rPr>
            <w:rtl/>
          </w:rPr>
          <w:delText xml:space="preserve">אי </w:delText>
        </w:r>
      </w:del>
      <w:r>
        <w:rPr>
          <w:rtl/>
        </w:rPr>
        <w:t xml:space="preserve">לא</w:t>
      </w:r>
      <w:r>
        <w:rPr>
          <w:rtl/>
        </w:rPr>
        <w:t xml:space="preserve"> כתיב שור וכשב ועז, ה"א: </w:t>
      </w:r>
      <w:ins w:id="90065" w:author="מנוע מכני" w:date="2026-10-11T12:04:39Z">
        <w:r>
          <w:rPr>
            <w:rtl/>
          </w:rPr>
          <w:t xml:space="preserve">אפי'</w:t>
        </w:r>
      </w:ins>
      <w:del w:id="90066" w:author="מנוע מכני" w:date="2026-10-11T12:04:39Z">
        <w:r>
          <w:rPr>
            <w:rtl/>
          </w:rPr>
          <w:delText xml:space="preserve">אפילו</w:delText>
        </w:r>
      </w:del>
      <w:r>
        <w:rPr>
          <w:rtl/>
        </w:rPr>
        <w:t xml:space="preserve"> חלב חיה במשמע, </w:t>
      </w:r>
    </w:p>
    <w:p w:rsidR="00E403F0" w:rsidRPr="00AD695E" w:rsidRDefault="00E403F0" w:rsidP="00E403F0">
      <w:pPr>
        <w:rPr>
          <w:rtl/>
        </w:rPr>
      </w:pPr>
      <w:r>
        <w:rPr>
          <w:rtl/>
        </w:rPr>
        <w:tab/>
      </w:r>
      <w:r>
        <w:rPr>
          <w:rtl/>
        </w:rPr>
        <w:tab/>
      </w:r>
      <w:ins w:id="90943" w:author="מנוע מכני" w:date="2026-10-11T12:04:39Z">
        <w:r>
          <w:rPr>
            <w:rtl/>
          </w:rPr>
          <w:t xml:space="preserve">לכך</w:t>
        </w:r>
      </w:ins>
      <w:del w:id="90944" w:author="מנוע מכני" w:date="2026-10-11T12:04:39Z">
        <w:r>
          <w:rPr>
            <w:rtl/>
          </w:rPr>
          <w:tab/>
          <w:delText xml:space="preserve">להכי</w:delText>
        </w:r>
      </w:del>
      <w:r>
        <w:rPr>
          <w:rtl/>
        </w:rPr>
        <w:tab/>
        <w:t xml:space="preserve"> כתב שור כשב ועז</w:t>
      </w:r>
      <w:r>
        <w:rPr>
          <w:rFonts w:hint="cs"/>
          <w:rtl/>
        </w:rPr>
        <w:t xml:space="preserve">' לומר דדוקא הוא דאסור אבל דחיה מותר </w:t>
      </w:r>
    </w:p>
    <w:p w:rsidR="00E403F0" w:rsidRPr="00AD695E" w:rsidRDefault="00E403F0" w:rsidP="00E403F0">
      <w:pPr>
        <w:rPr>
          <w:rtl/>
        </w:rPr>
      </w:pPr>
      <w:r>
        <w:rPr>
          <w:rFonts w:hint="cs"/>
          <w:rtl/>
        </w:rPr>
        <w:t xml:space="preserve">- </w:t>
      </w:r>
      <w:ins w:id="92799" w:author="מנוע מכני" w:date="2026-10-11T12:04:39Z">
        <w:r>
          <w:rPr>
            <w:rtl/>
          </w:rPr>
          <w:t xml:space="preserve">יפה</w:t>
        </w:r>
      </w:ins>
      <w:del w:id="92800" w:author="מנוע מכני" w:date="2026-10-11T12:04:39Z">
        <w:r>
          <w:rPr>
            <w:rtl/>
          </w:rPr>
          <w:delText xml:space="preserve">שפיר</w:delText>
        </w:r>
      </w:del>
      <w:r>
        <w:rPr>
          <w:rtl/>
        </w:rPr>
        <w:t xml:space="preserve"> </w:t>
      </w:r>
      <w:r>
        <w:rPr>
          <w:rFonts w:hint="cs"/>
          <w:rtl/>
        </w:rPr>
        <w:t xml:space="preserve">אמרו רבנן</w:t>
      </w:r>
      <w:ins w:id="92311" w:author="מנוע מכני" w:date="2026-10-11T12:04:39Z">
        <w:r>
          <w:rPr>
            <w:rFonts w:hint="cs"/>
            <w:rtl/>
          </w:rPr>
          <w:t xml:space="preserve">!</w:t>
        </w:r>
      </w:ins>
      <w:del w:id="92312" w:author="מנוע מכני" w:date="2026-10-11T12:04:39Z">
        <w:r>
          <w:rPr>
            <w:rFonts w:hint="cs"/>
            <w:rtl/>
          </w:rPr>
          <w:delText xml:space="preserve"> </w:delText>
        </w:r>
        <w:r>
          <w:rPr>
            <w:rtl/>
          </w:rPr>
          <w:delText xml:space="preserve">!</w:delText>
        </w:r>
      </w:del>
      <w:r>
        <w:rPr>
          <w:rtl/>
        </w:rPr>
        <w:t xml:space="preserve"> </w:t>
      </w:r>
    </w:p>
    <w:p>
      <w:pPr>
        <w:pStyle w:val="38"/>
        <w:rPr>
          <w:ins w:id="93121" w:author="מנוע מכני" w:date="2026-10-11T12:04:39Z"/>
        </w:rPr>
      </w:pPr>
      <w:r w:rsidRPr="00217260">
        <w:t>ג.</w:t>
      </w:r>
      <w:r>
        <w:t xml:space="preserve"> </w:t>
      </w:r>
      <w:r w:rsidRPr="00217260">
        <w:t>אלא</w:t>
      </w:r>
      <w:ins w:id="91701" w:author="מנוע מכני" w:date="2026-10-11T12:04:39Z">
        <w:r>
          <w:t xml:space="preserve"> </w:t>
        </w:r>
      </w:ins>
      <w:del w:id="91702" w:author="מנוע מכני" w:date="2026-10-11T12:04:39Z">
        <w:r>
          <w:delText xml:space="preserve"> </w:delText>
        </w:r>
        <w:r>
          <w:delText xml:space="preserve"> </w:delText>
        </w:r>
      </w:del>
      <w:r>
        <w:t xml:space="preserve">לרי</w:t>
      </w:r>
      <w:r>
        <w:t>"</w:t>
      </w:r>
      <w:r>
        <w:t>ש</w:t>
      </w:r>
      <w:r>
        <w:t xml:space="preserve">:</w:t>
      </w:r>
    </w:p>
    <w:p w:rsidR="00E403F0" w:rsidRPr="00AD695E" w:rsidRDefault="00E403F0" w:rsidP="00E403F0">
      <w:pPr>
        <w:rPr>
          <w:rtl/>
        </w:rPr>
      </w:pPr>
      <w:del w:id="93122" w:author="מנוע מכני" w:date="2026-10-11T12:04:39Z">
        <w:r>
          <w:rPr>
            <w:rtl/>
          </w:rPr>
          <w:delText xml:space="preserve"> </w:delText>
        </w:r>
      </w:del>
      <w:r>
        <w:rPr>
          <w:rFonts w:hint="cs"/>
          <w:rtl/>
        </w:rPr>
        <w:t>'</w:t>
      </w:r>
      <w:ins w:id="90209" w:author="Claude - סמנטי" w:date="2026-10-11T12:21:47Z">
        <w:r>
          <w:rPr>
            <w:rStyle w:val="afffff0"/>
            <w:rtl/>
          </w:rPr>
          <w:t xml:space="preserve">כֶּשֶׂב וָעֵז</w:t>
        </w:r>
      </w:ins>
      <w:del w:id="90210" w:author="Claude - סמנטי" w:date="2026-10-11T12:21:47Z">
        <w:r>
          <w:rPr>
            <w:rtl/>
          </w:rPr>
          <w:delText xml:space="preserve">כשב ועז</w:delText>
        </w:r>
      </w:del>
      <w:r>
        <w:rPr>
          <w:rFonts w:hint="cs"/>
          <w:rtl/>
        </w:rPr>
        <w:t>'</w:t>
      </w:r>
      <w:r>
        <w:rPr>
          <w:rtl/>
        </w:rPr>
        <w:t xml:space="preserve"> </w:t>
      </w:r>
      <w:r>
        <w:rPr>
          <w:rFonts w:hint="cs"/>
          <w:rtl/>
        </w:rPr>
        <w:t>ל</w:t>
      </w:r>
      <w:r>
        <w:rPr>
          <w:rtl/>
        </w:rPr>
        <w:t>"</w:t>
      </w:r>
      <w:r>
        <w:rPr>
          <w:rFonts w:hint="cs"/>
          <w:rtl/>
        </w:rPr>
        <w:t xml:space="preserve">ל </w:t>
      </w:r>
      <w:r>
        <w:rPr>
          <w:rtl/>
        </w:rPr>
        <w:t xml:space="preserve">ש"מ</w:t>
      </w:r>
      <w:r>
        <w:rPr>
          <w:rtl/>
        </w:rPr>
        <w:t xml:space="preserve"> לחלק.</w:t>
      </w:r>
    </w:p>
    <w:p>
      <w:pPr>
        <w:pStyle w:val="38"/>
        <w:rPr>
          <w:ins w:id="93123" w:author="מנוע מכני" w:date="2026-10-11T12:04:39Z"/>
        </w:rPr>
      </w:pPr>
      <w:r w:rsidRPr="00A757C8">
        <w:tab/>
        <w:t>ו</w:t>
      </w:r>
      <w:r w:rsidRPr="00A757C8">
        <w:t>ל</w:t>
      </w:r>
      <w:r w:rsidRPr="00A757C8">
        <w:t>רבנ</w:t>
      </w:r>
      <w:r w:rsidRPr="00A757C8">
        <w:t>ן</w:t>
      </w:r>
      <w:r w:rsidRPr="00A757C8">
        <w:t xml:space="preserve">:</w:t>
      </w:r>
    </w:p>
    <w:p w:rsidR="00E403F0" w:rsidRPr="00AD695E" w:rsidRDefault="00E403F0" w:rsidP="00E403F0">
      <w:pPr>
        <w:rPr>
          <w:rtl/>
        </w:rPr>
      </w:pPr>
      <w:del w:id="93124" w:author="מנוע מכני" w:date="2026-10-11T12:04:39Z">
        <w:r w:rsidRPr="00A757C8">
          <w:rPr>
            <w:rtl/>
          </w:rPr>
          <w:delText xml:space="preserve"> </w:delText>
        </w:r>
      </w:del>
      <w:ins w:id="92337" w:author="מנוע מכני" w:date="2026-10-11T12:04:39Z">
        <w:r>
          <w:rPr>
            <w:rFonts w:hint="cs"/>
            <w:rtl/>
          </w:rPr>
          <w:t xml:space="preserve">אם </w:t>
        </w:r>
      </w:ins>
      <w:del w:id="92338" w:author="מנוע מכני" w:date="2026-10-11T12:04:39Z">
        <w:r w:rsidRPr="00A757C8">
          <w:rPr>
            <w:rFonts w:hint="cs"/>
            <w:rtl/>
          </w:rPr>
          <w:delText xml:space="preserve">אי </w:delText>
        </w:r>
      </w:del>
      <w:r w:rsidRPr="00A757C8">
        <w:rPr>
          <w:rFonts w:hint="cs"/>
          <w:rtl/>
        </w:rPr>
        <w:t xml:space="preserve">כתב רק כל חלב שור' </w:t>
      </w:r>
      <w:r w:rsidRPr="00A757C8">
        <w:rPr>
          <w:rFonts w:hint="cs"/>
          <w:rtl/>
        </w:rPr>
        <w:t xml:space="preserve">ס</w:t>
      </w:r>
      <w:r w:rsidRPr="00A757C8">
        <w:rPr>
          <w:rtl/>
        </w:rPr>
        <w:t>"</w:t>
      </w:r>
      <w:r w:rsidRPr="00A757C8">
        <w:rPr>
          <w:rFonts w:hint="cs"/>
          <w:rtl/>
        </w:rPr>
        <w:t xml:space="preserve">ד</w:t>
      </w:r>
      <w:r w:rsidRPr="00A757C8">
        <w:rPr>
          <w:rFonts w:hint="cs"/>
          <w:rtl/>
        </w:rPr>
        <w:t xml:space="preserve"> </w:t>
      </w:r>
      <w:ins w:id="92801" w:author="מנוע מכני" w:date="2026-10-11T12:04:39Z">
        <w:r>
          <w:rPr>
            <w:rFonts w:hint="cs"/>
            <w:rtl/>
          </w:rPr>
          <w:t xml:space="preserve">נלמד</w:t>
        </w:r>
      </w:ins>
      <w:del w:id="92802" w:author="מנוע מכני" w:date="2026-10-11T12:04:39Z">
        <w:r w:rsidRPr="00A757C8">
          <w:rPr>
            <w:rFonts w:hint="cs"/>
            <w:rtl/>
          </w:rPr>
          <w:delText xml:space="preserve">נילף</w:delText>
        </w:r>
      </w:del>
      <w:r w:rsidRPr="00A757C8">
        <w:rPr>
          <w:rFonts w:hint="cs"/>
          <w:rtl/>
        </w:rPr>
        <w:t xml:space="preserve"> שור מסיני דחיה ועוף כיו</w:t>
      </w:r>
      <w:r w:rsidRPr="00A757C8">
        <w:rPr>
          <w:rtl/>
        </w:rPr>
        <w:t>"</w:t>
      </w:r>
      <w:r w:rsidRPr="00A757C8">
        <w:rPr>
          <w:rFonts w:hint="cs"/>
          <w:rtl/>
        </w:rPr>
        <w:t xml:space="preserve">ב </w:t>
      </w:r>
      <w:r w:rsidRPr="00A757C8">
        <w:rPr>
          <w:rFonts w:hint="cs"/>
          <w:rtl/>
        </w:rPr>
        <w:t xml:space="preserve">קמ</w:t>
      </w:r>
      <w:r w:rsidRPr="00A757C8">
        <w:rPr>
          <w:rtl/>
        </w:rPr>
        <w:t>"</w:t>
      </w:r>
      <w:r w:rsidRPr="00A757C8">
        <w:rPr>
          <w:rFonts w:hint="cs"/>
          <w:rtl/>
        </w:rPr>
        <w:t xml:space="preserve">ל</w:t>
      </w:r>
      <w:r w:rsidRPr="00A757C8">
        <w:rPr>
          <w:rFonts w:hint="cs"/>
          <w:rtl/>
        </w:rPr>
        <w:t xml:space="preserve"> דאבל </w:t>
      </w:r>
      <w:r w:rsidRPr="00A757C8">
        <w:rPr>
          <w:rtl/>
        </w:rPr>
        <w:t>חיה ועוף שרי.</w:t>
      </w:r>
    </w:p>
    <w:p w:rsidR="00E403F0" w:rsidRPr="00AD695E" w:rsidRDefault="00E403F0" w:rsidP="00E403F0">
      <w:pPr>
        <w:rPr>
          <w:rtl/>
        </w:rPr>
      </w:pPr>
      <w:r>
        <w:rPr>
          <w:rFonts w:hint="cs"/>
          <w:rtl/>
        </w:rPr>
        <w:t xml:space="preserve">- </w:t>
      </w:r>
      <w:ins w:id="92803" w:author="מנוע מכני" w:date="2026-10-11T12:04:39Z">
        <w:r>
          <w:rPr>
            <w:rtl/>
          </w:rPr>
          <w:t xml:space="preserve">יפה</w:t>
        </w:r>
      </w:ins>
      <w:del w:id="92804" w:author="מנוע מכני" w:date="2026-10-11T12:04:39Z">
        <w:r>
          <w:rPr>
            <w:rtl/>
          </w:rPr>
          <w:delText xml:space="preserve">שפיר</w:delText>
        </w:r>
      </w:del>
      <w:r>
        <w:rPr>
          <w:rtl/>
        </w:rPr>
        <w:t xml:space="preserve"> </w:t>
      </w:r>
      <w:r>
        <w:rPr>
          <w:rFonts w:hint="cs"/>
          <w:rtl/>
        </w:rPr>
        <w:t>אמרו רבנן</w:t>
      </w:r>
      <w:r>
        <w:rPr>
          <w:rtl/>
        </w:rPr>
        <w:t xml:space="preserve">! </w:t>
      </w:r>
    </w:p>
    <w:p>
      <w:pPr>
        <w:pStyle w:val="38"/>
        <w:rPr>
          <w:ins w:id="93125" w:author="מנוע מכני" w:date="2026-10-11T12:04:39Z"/>
        </w:rPr>
      </w:pPr>
      <w:r w:rsidRPr="00217260">
        <w:t>ד.</w:t>
      </w:r>
      <w:r>
        <w:t xml:space="preserve"> </w:t>
      </w:r>
      <w:r w:rsidRPr="00217260">
        <w:t>אלא</w:t>
      </w:r>
    </w:p>
    <w:p w:rsidR="00E403F0" w:rsidRPr="00AD695E" w:rsidRDefault="00E403F0" w:rsidP="00E403F0">
      <w:pPr>
        <w:rPr>
          <w:rtl/>
        </w:rPr>
      </w:pPr>
      <w:del w:id="93126" w:author="מנוע מכני" w:date="2026-10-11T12:04:39Z">
        <w:r>
          <w:rPr>
            <w:rtl/>
          </w:rPr>
          <w:delText xml:space="preserve"> </w:delText>
        </w:r>
      </w:del>
      <w:r>
        <w:rPr>
          <w:rStyle w:val="2fb"/>
          <w:rFonts w:hint="cs"/>
          <w:rtl/>
        </w:rPr>
        <w:t>לרי</w:t>
      </w:r>
      <w:r>
        <w:rPr>
          <w:rStyle w:val="2fb"/>
          <w:rtl/>
        </w:rPr>
        <w:t>"</w:t>
      </w:r>
      <w:r>
        <w:rPr>
          <w:rStyle w:val="2fb"/>
          <w:rFonts w:hint="cs"/>
          <w:rtl/>
        </w:rPr>
        <w:t xml:space="preserve">ש</w:t>
      </w:r>
      <w:r>
        <w:rPr>
          <w:rFonts w:hint="cs"/>
          <w:rtl/>
        </w:rPr>
        <w:t xml:space="preserve"> נכתוב</w:t>
      </w:r>
      <w:r>
        <w:rPr>
          <w:rtl/>
        </w:rPr>
        <w:t xml:space="preserve"> כל חלב עז</w:t>
      </w:r>
      <w:r>
        <w:rPr>
          <w:rFonts w:hint="cs"/>
          <w:rtl/>
        </w:rPr>
        <w:t>[או כשב]</w:t>
      </w:r>
      <w:r>
        <w:rPr>
          <w:rtl/>
        </w:rPr>
        <w:t xml:space="preserve"> </w:t>
      </w:r>
      <w:r>
        <w:rPr>
          <w:rtl/>
        </w:rPr>
        <w:t xml:space="preserve">לא</w:t>
      </w:r>
      <w:r>
        <w:rPr>
          <w:rtl/>
        </w:rPr>
        <w:t xml:space="preserve"> תאכלו</w:t>
      </w:r>
      <w:r>
        <w:rPr>
          <w:rFonts w:hint="cs"/>
          <w:rtl/>
        </w:rPr>
        <w:t>'</w:t>
      </w:r>
      <w:r>
        <w:rPr>
          <w:rtl/>
        </w:rPr>
        <w:t xml:space="preserve">, </w:t>
      </w:r>
      <w:r>
        <w:rPr>
          <w:rFonts w:hint="cs"/>
          <w:rtl/>
        </w:rPr>
        <w:t>'</w:t>
      </w:r>
      <w:r>
        <w:rPr>
          <w:rtl/>
        </w:rPr>
        <w:t>שור וכשב</w:t>
      </w:r>
      <w:r>
        <w:rPr>
          <w:rFonts w:hint="cs"/>
          <w:rtl/>
        </w:rPr>
        <w:t>' ל</w:t>
      </w:r>
      <w:r>
        <w:rPr>
          <w:rtl/>
        </w:rPr>
        <w:t>"</w:t>
      </w:r>
      <w:r>
        <w:rPr>
          <w:rFonts w:hint="cs"/>
          <w:rtl/>
        </w:rPr>
        <w:t>ל,</w:t>
      </w:r>
      <w:r>
        <w:rPr>
          <w:rtl/>
        </w:rPr>
        <w:t xml:space="preserve"> </w:t>
      </w:r>
      <w:r>
        <w:rPr>
          <w:rtl/>
        </w:rPr>
        <w:t xml:space="preserve">ש"מ</w:t>
      </w:r>
      <w:r>
        <w:rPr>
          <w:rtl/>
        </w:rPr>
        <w:t xml:space="preserve"> לחלק.</w:t>
      </w:r>
    </w:p>
    <w:p>
      <w:pPr>
        <w:pStyle w:val="38"/>
        <w:rPr>
          <w:ins w:id="93127" w:author="מנוע מכני" w:date="2026-10-11T12:04:39Z"/>
        </w:rPr>
      </w:pPr>
      <w:r>
        <w:tab/>
        <w:t xml:space="preserve">ורבנן:</w:t>
      </w:r>
    </w:p>
    <w:p w:rsidR="00E403F0" w:rsidRPr="00AD695E" w:rsidRDefault="00E403F0" w:rsidP="00E403F0">
      <w:pPr>
        <w:rPr>
          <w:rtl/>
        </w:rPr>
      </w:pPr>
      <w:del w:id="93128" w:author="מנוע מכני" w:date="2026-10-11T12:04:39Z">
        <w:r>
          <w:rPr>
            <w:rtl/>
          </w:rPr>
          <w:tab/>
          <w:delText xml:space="preserve"> </w:delText>
        </w:r>
      </w:del>
      <w:ins w:id="92339" w:author="מנוע מכני" w:date="2026-10-11T12:04:39Z">
        <w:r>
          <w:rPr>
            <w:rtl/>
          </w:rPr>
          <w:t xml:space="preserve">אם </w:t>
        </w:r>
      </w:ins>
      <w:del w:id="92340" w:author="מנוע מכני" w:date="2026-10-11T12:04:39Z">
        <w:r>
          <w:rPr>
            <w:rtl/>
          </w:rPr>
          <w:tab/>
          <w:delText xml:space="preserve">אי </w:delText>
        </w:r>
      </w:del>
      <w:r>
        <w:rPr>
          <w:rtl/>
        </w:rPr>
        <w:tab/>
        <w:t xml:space="preserve">כתב </w:t>
      </w:r>
      <w:r>
        <w:rPr>
          <w:rFonts w:hint="cs"/>
          <w:rtl/>
        </w:rPr>
        <w:t>'</w:t>
      </w:r>
      <w:r>
        <w:rPr>
          <w:rStyle w:val="afffff0"/>
          <w:rtl/>
        </w:rPr>
        <w:t>כל חלב כשב</w:t>
      </w:r>
      <w:r>
        <w:rPr>
          <w:rFonts w:hint="cs"/>
          <w:rtl/>
        </w:rPr>
        <w:t>'</w:t>
      </w:r>
      <w:r>
        <w:rPr>
          <w:rtl/>
        </w:rPr>
        <w:t>, ה"א: חלב כשב אסור, ושור ועז שרי.</w:t>
      </w:r>
    </w:p>
    <w:p w:rsidR="00E403F0" w:rsidRPr="00AD695E" w:rsidRDefault="00E403F0" w:rsidP="00E403F0">
      <w:pPr>
        <w:ind w:left="850" w:hanging="850"/>
        <w:rPr>
          <w:rtl/>
        </w:rPr>
      </w:pPr>
      <w:r>
        <w:rPr>
          <w:rtl/>
        </w:rPr>
        <w:lastRenderedPageBreak/>
        <w:tab/>
      </w:r>
      <w:r>
        <w:rPr>
          <w:rFonts w:hint="cs"/>
          <w:rtl/>
        </w:rPr>
        <w:t xml:space="preserve">ואולמיה כשב משום דנתרבה באליה </w:t>
      </w:r>
      <w:r>
        <w:rPr>
          <w:rStyle w:val="2fb"/>
          <w:rFonts w:hint="cs"/>
          <w:rtl/>
        </w:rPr>
        <w:t xml:space="preserve">וכדתר</w:t>
      </w:r>
      <w:r>
        <w:rPr>
          <w:rStyle w:val="2fb"/>
          <w:rtl/>
        </w:rPr>
        <w:t>"</w:t>
      </w:r>
      <w:r>
        <w:rPr>
          <w:rStyle w:val="2fb"/>
          <w:rFonts w:hint="cs"/>
          <w:rtl/>
        </w:rPr>
        <w:t>ח</w:t>
      </w:r>
      <w:r>
        <w:rPr>
          <w:rtl/>
        </w:rPr>
        <w:t xml:space="preserve">: למה מנה הכתוב אימורין בשור ואימורים בכשב ואימורים בעז, דכתיב אך בכור שור וגו'? </w:t>
      </w:r>
    </w:p>
    <w:p w:rsidR="00E403F0" w:rsidRPr="00AD695E" w:rsidRDefault="00E403F0" w:rsidP="00E403F0">
      <w:pPr>
        <w:ind w:hanging="29"/>
        <w:rPr>
          <w:rtl/>
        </w:rPr>
      </w:pPr>
      <w:r w:rsidRPr="00217260">
        <w:rPr>
          <w:b/>
          <w:bCs/>
          <w:rtl/>
        </w:rPr>
        <w:t>צריכי</w:t>
      </w:r>
      <w:r>
        <w:rPr>
          <w:rtl/>
        </w:rPr>
        <w:t xml:space="preserve">,</w:t>
      </w:r>
      <w:ins w:id="91703" w:author="מנוע מכני" w:date="2026-10-11T12:04:39Z">
        <w:r>
          <w:rPr>
            <w:rtl/>
          </w:rPr>
          <w:t xml:space="preserve"> </w:t>
        </w:r>
      </w:ins>
      <w:del w:id="91704" w:author="מנוע מכני" w:date="2026-10-11T12:04:39Z">
        <w:r>
          <w:rPr>
            <w:rtl/>
          </w:rPr>
          <w:delText xml:space="preserve"> </w:delText>
        </w:r>
        <w:r>
          <w:rPr>
            <w:rFonts w:hint="cs"/>
            <w:rtl/>
          </w:rPr>
          <w:delText xml:space="preserve"> </w:delText>
        </w:r>
      </w:del>
      <w:r>
        <w:rPr>
          <w:rtl/>
        </w:rPr>
        <w:tab/>
      </w:r>
      <w:r w:rsidRPr="00217260">
        <w:rPr>
          <w:rFonts w:hint="cs"/>
          <w:b/>
          <w:bCs/>
          <w:rtl/>
        </w:rPr>
        <w:t>שור</w:t>
      </w:r>
      <w:r>
        <w:rPr>
          <w:rFonts w:hint="cs"/>
          <w:rtl/>
        </w:rPr>
        <w:t xml:space="preserve"> אפי' שנתרבה בנסכים </w:t>
      </w:r>
    </w:p>
    <w:p w:rsidR="00E403F0" w:rsidRPr="00AD695E" w:rsidRDefault="00E403F0" w:rsidP="00E403F0">
      <w:pPr>
        <w:ind w:hanging="29"/>
        <w:rPr>
          <w:rtl/>
        </w:rPr>
      </w:pPr>
      <w:r>
        <w:rPr>
          <w:rtl/>
        </w:rPr>
        <w:tab/>
      </w:r>
      <w:r>
        <w:rPr>
          <w:rtl/>
        </w:rPr>
        <w:tab/>
      </w:r>
      <w:r>
        <w:rPr>
          <w:rtl/>
        </w:rPr>
        <w:tab/>
      </w:r>
      <w:r w:rsidRPr="00217260">
        <w:rPr>
          <w:rFonts w:hint="cs"/>
          <w:b/>
          <w:bCs/>
          <w:rtl/>
        </w:rPr>
        <w:t>ו</w:t>
      </w:r>
      <w:r w:rsidRPr="00217260">
        <w:rPr>
          <w:b/>
          <w:bCs/>
          <w:rtl/>
        </w:rPr>
        <w:t>כשב</w:t>
      </w:r>
      <w:r>
        <w:rPr>
          <w:rtl/>
        </w:rPr>
        <w:t xml:space="preserve"> </w:t>
      </w:r>
      <w:r>
        <w:rPr>
          <w:rFonts w:hint="cs"/>
          <w:rtl/>
        </w:rPr>
        <w:t>אפי' שנ</w:t>
      </w:r>
      <w:r>
        <w:rPr>
          <w:rtl/>
        </w:rPr>
        <w:t xml:space="preserve">תרבה באליה! </w:t>
      </w:r>
    </w:p>
    <w:p w:rsidR="00E403F0" w:rsidRPr="00AD695E" w:rsidRDefault="00E403F0" w:rsidP="00E403F0">
      <w:pPr>
        <w:ind w:hanging="29"/>
        <w:rPr>
          <w:rtl/>
        </w:rPr>
      </w:pPr>
      <w:r>
        <w:rPr>
          <w:rtl/>
        </w:rPr>
        <w:tab/>
      </w:r>
      <w:r>
        <w:rPr>
          <w:rtl/>
        </w:rPr>
        <w:tab/>
      </w:r>
      <w:r>
        <w:rPr>
          <w:rtl/>
        </w:rPr>
        <w:tab/>
      </w:r>
      <w:r w:rsidRPr="00217260">
        <w:rPr>
          <w:rFonts w:hint="cs"/>
          <w:b/>
          <w:bCs/>
          <w:rtl/>
        </w:rPr>
        <w:t>ועז</w:t>
      </w:r>
      <w:r>
        <w:rPr>
          <w:rFonts w:hint="cs"/>
          <w:rtl/>
        </w:rPr>
        <w:t xml:space="preserve"> אפי' ש</w:t>
      </w:r>
      <w:r>
        <w:rPr>
          <w:rtl/>
        </w:rPr>
        <w:t xml:space="preserve">נתרבה אצל </w:t>
      </w:r>
      <w:ins w:id="92231" w:author="מנוע מכני" w:date="2026-10-11T12:04:39Z">
        <w:r>
          <w:rPr>
            <w:rtl/>
          </w:rPr>
          <w:t xml:space="preserve">ע"ז</w:t>
        </w:r>
      </w:ins>
      <w:del w:id="92232" w:author="מנוע מכני" w:date="2026-10-11T12:04:39Z">
        <w:r>
          <w:rPr>
            <w:rtl/>
          </w:rPr>
          <w:delText xml:space="preserve">עבודת כוכבים</w:delText>
        </w:r>
      </w:del>
      <w:r>
        <w:rPr>
          <w:rtl/>
        </w:rPr>
        <w:t xml:space="preserve">! </w:t>
      </w:r>
    </w:p>
    <w:p w:rsidR="00E403F0" w:rsidRPr="00AD695E" w:rsidRDefault="00E403F0" w:rsidP="00D07C84">
      <w:pPr>
        <w:ind w:hanging="29"/>
        <w:rPr>
          <w:rtl/>
        </w:rPr>
      </w:pPr>
      <w:r>
        <w:rPr>
          <w:rFonts w:hint="cs"/>
          <w:rtl/>
        </w:rPr>
        <w:t xml:space="preserve">ואפי' </w:t>
      </w:r>
      <w:ins w:id="90945" w:author="מנוע מכני" w:date="2026-10-11T12:04:39Z">
        <w:r>
          <w:rPr>
            <w:rFonts w:hint="cs"/>
            <w:b/>
            <w:bCs/>
            <w:rtl/>
          </w:rPr>
          <w:t xml:space="preserve">משני</w:t>
        </w:r>
      </w:ins>
      <w:del w:id="90946" w:author="מנוע מכני" w:date="2026-10-11T12:04:39Z">
        <w:r w:rsidRPr="00217260">
          <w:rPr>
            <w:rFonts w:hint="cs"/>
            <w:b/>
            <w:bCs/>
            <w:rtl/>
          </w:rPr>
          <w:delText xml:space="preserve">מתרי</w:delText>
        </w:r>
      </w:del>
      <w:r>
        <w:rPr>
          <w:rFonts w:hint="cs"/>
          <w:rtl/>
        </w:rPr>
        <w:t xml:space="preserve"> א</w:t>
      </w:r>
      <w:r>
        <w:rPr>
          <w:rtl/>
        </w:rPr>
        <w:t>"</w:t>
      </w:r>
      <w:r>
        <w:rPr>
          <w:rFonts w:hint="cs"/>
          <w:rtl/>
        </w:rPr>
        <w:t>א, א</w:t>
      </w:r>
      <w:r>
        <w:rPr>
          <w:rtl/>
        </w:rPr>
        <w:t>"</w:t>
      </w:r>
      <w:r>
        <w:rPr>
          <w:rFonts w:hint="cs"/>
          <w:rtl/>
        </w:rPr>
        <w:t xml:space="preserve">א ללמוד </w:t>
      </w:r>
      <w:r w:rsidRPr="00217260">
        <w:rPr>
          <w:rFonts w:hint="cs"/>
          <w:b/>
          <w:bCs/>
          <w:rtl/>
        </w:rPr>
        <w:t>מכשב</w:t>
      </w:r>
      <w:r>
        <w:rPr>
          <w:rFonts w:hint="cs"/>
          <w:rtl/>
        </w:rPr>
        <w:t xml:space="preserve"> </w:t>
      </w:r>
      <w:r w:rsidRPr="00217260">
        <w:rPr>
          <w:rFonts w:hint="cs"/>
          <w:b/>
          <w:bCs/>
          <w:rtl/>
        </w:rPr>
        <w:t>ועז</w:t>
      </w:r>
      <w:r>
        <w:rPr>
          <w:rFonts w:hint="cs"/>
          <w:rtl/>
        </w:rPr>
        <w:t xml:space="preserve"> - שנתרבו אצל הפסח</w:t>
      </w:r>
    </w:p>
    <w:p>
      <w:pPr>
        <w:pStyle w:val="38"/>
        <w:rPr>
          <w:ins w:id="93129" w:author="מנוע מכני" w:date="2026-10-11T12:04:39Z"/>
        </w:rPr>
      </w:pPr>
      <w:r>
        <w:tab/>
      </w:r>
      <w:r>
        <w:t>וא</w:t>
      </w:r>
      <w:r>
        <w:t>"</w:t>
      </w:r>
      <w:r>
        <w:t xml:space="preserve">א</w:t>
      </w:r>
    </w:p>
    <w:p w:rsidR="00E403F0" w:rsidRPr="00AD695E" w:rsidRDefault="00E403F0" w:rsidP="00E403F0">
      <w:pPr>
        <w:ind w:firstLine="680"/>
        <w:rPr>
          <w:rtl/>
        </w:rPr>
      </w:pPr>
      <w:del w:id="93130" w:author="מנוע מכני" w:date="2026-10-11T12:04:39Z">
        <w:r>
          <w:rPr>
            <w:rFonts w:hint="cs"/>
            <w:rtl/>
          </w:rPr>
          <w:delText xml:space="preserve"> </w:delText>
        </w:r>
      </w:del>
      <w:r>
        <w:rPr>
          <w:rFonts w:hint="cs"/>
          <w:rtl/>
        </w:rPr>
        <w:t xml:space="preserve">ללמוד </w:t>
      </w:r>
      <w:r w:rsidRPr="00217260">
        <w:rPr>
          <w:rFonts w:hint="cs"/>
          <w:b/>
          <w:bCs/>
          <w:rtl/>
        </w:rPr>
        <w:t>משור</w:t>
      </w:r>
      <w:r>
        <w:rPr>
          <w:rFonts w:hint="cs"/>
          <w:rtl/>
        </w:rPr>
        <w:t xml:space="preserve"> </w:t>
      </w:r>
      <w:r w:rsidRPr="00217260">
        <w:rPr>
          <w:rFonts w:hint="cs"/>
          <w:b/>
          <w:bCs/>
          <w:rtl/>
        </w:rPr>
        <w:t>ועז</w:t>
      </w:r>
      <w:r>
        <w:rPr>
          <w:rFonts w:hint="cs"/>
          <w:rtl/>
        </w:rPr>
        <w:t xml:space="preserve"> שכן נתרבו אצל </w:t>
      </w:r>
      <w:ins w:id="92761" w:author="מנוע מכני" w:date="2026-10-11T12:04:39Z">
        <w:r>
          <w:rPr>
            <w:rFonts w:hint="cs"/>
            <w:rtl/>
          </w:rPr>
          <w:t xml:space="preserve">נכרי</w:t>
        </w:r>
      </w:ins>
      <w:del w:id="92762" w:author="מנוע מכני" w:date="2026-10-11T12:04:39Z">
        <w:r>
          <w:rPr>
            <w:rFonts w:hint="cs"/>
            <w:rtl/>
          </w:rPr>
          <w:delText xml:space="preserve">עכו</w:delText>
        </w:r>
        <w:r>
          <w:rPr>
            <w:rtl/>
          </w:rPr>
          <w:delText xml:space="preserve">"</w:delText>
        </w:r>
        <w:r>
          <w:rPr>
            <w:rFonts w:hint="cs"/>
            <w:rtl/>
          </w:rPr>
          <w:delText xml:space="preserve">ם</w:delText>
        </w:r>
      </w:del>
      <w:r>
        <w:rPr>
          <w:rFonts w:hint="cs"/>
          <w:rtl/>
        </w:rPr>
        <w:t xml:space="preserve"> </w:t>
      </w:r>
    </w:p>
    <w:p>
      <w:pPr>
        <w:pStyle w:val="38"/>
        <w:rPr>
          <w:ins w:id="93131" w:author="מנוע מכני" w:date="2026-10-11T12:04:39Z"/>
        </w:rPr>
      </w:pPr>
      <w:r>
        <w:tab/>
      </w:r>
      <w:r>
        <w:t>וא</w:t>
      </w:r>
      <w:r>
        <w:t>"</w:t>
      </w:r>
      <w:r>
        <w:t xml:space="preserve">א</w:t>
      </w:r>
    </w:p>
    <w:p w:rsidR="00E403F0" w:rsidRPr="00AD695E" w:rsidRDefault="00E403F0" w:rsidP="00E403F0">
      <w:pPr>
        <w:ind w:firstLine="680"/>
        <w:rPr>
          <w:rtl/>
        </w:rPr>
      </w:pPr>
      <w:del w:id="93132" w:author="מנוע מכני" w:date="2026-10-11T12:04:39Z">
        <w:r>
          <w:rPr>
            <w:rFonts w:hint="cs"/>
            <w:rtl/>
          </w:rPr>
          <w:delText xml:space="preserve"> </w:delText>
        </w:r>
      </w:del>
      <w:r>
        <w:rPr>
          <w:rFonts w:hint="cs"/>
          <w:rtl/>
        </w:rPr>
        <w:t xml:space="preserve">ללמוד </w:t>
      </w:r>
      <w:r w:rsidRPr="00217260">
        <w:rPr>
          <w:rFonts w:hint="cs"/>
          <w:b/>
          <w:bCs/>
          <w:rtl/>
        </w:rPr>
        <w:t>משור</w:t>
      </w:r>
      <w:r>
        <w:rPr>
          <w:rFonts w:hint="cs"/>
          <w:rtl/>
        </w:rPr>
        <w:t xml:space="preserve"> </w:t>
      </w:r>
      <w:r w:rsidRPr="00217260">
        <w:rPr>
          <w:rFonts w:hint="cs"/>
          <w:b/>
          <w:bCs/>
          <w:rtl/>
        </w:rPr>
        <w:t>וכשב</w:t>
      </w:r>
      <w:r>
        <w:rPr>
          <w:rFonts w:hint="cs"/>
          <w:rtl/>
        </w:rPr>
        <w:t xml:space="preserve"> שכן יש בו צד ריבוי הלכך </w:t>
      </w:r>
      <w:r>
        <w:rPr>
          <w:rFonts w:hint="cs"/>
          <w:rtl/>
        </w:rPr>
        <w:t xml:space="preserve">לא</w:t>
      </w:r>
      <w:r>
        <w:rPr>
          <w:rFonts w:hint="cs"/>
          <w:rtl/>
        </w:rPr>
        <w:t xml:space="preserve"> ילפי מהדדי </w:t>
      </w:r>
    </w:p>
    <w:p w:rsidR="00E403F0" w:rsidRPr="00AD695E" w:rsidRDefault="00E403F0" w:rsidP="00E403F0">
      <w:pPr>
        <w:rPr>
          <w:rtl/>
        </w:rPr>
      </w:pPr>
      <w:r>
        <w:rPr>
          <w:rFonts w:hint="cs"/>
          <w:rtl/>
        </w:rPr>
        <w:t xml:space="preserve">- </w:t>
      </w:r>
      <w:ins w:id="92805" w:author="מנוע מכני" w:date="2026-10-11T12:04:39Z">
        <w:r>
          <w:rPr>
            <w:rtl/>
          </w:rPr>
          <w:t xml:space="preserve">יפה</w:t>
        </w:r>
      </w:ins>
      <w:del w:id="92806" w:author="מנוע מכני" w:date="2026-10-11T12:04:39Z">
        <w:r>
          <w:rPr>
            <w:rtl/>
          </w:rPr>
          <w:delText xml:space="preserve">שפיר</w:delText>
        </w:r>
      </w:del>
      <w:r>
        <w:rPr>
          <w:rtl/>
        </w:rPr>
        <w:t xml:space="preserve"> קא"ל! </w:t>
      </w:r>
    </w:p>
    <w:p>
      <w:pPr>
        <w:pStyle w:val="38"/>
        <w:rPr>
          <w:ins w:id="93133" w:author="מנוע מכני" w:date="2026-10-11T12:04:39Z"/>
        </w:rPr>
      </w:pPr>
      <w:r w:rsidRPr="00217260">
        <w:t>ה.</w:t>
      </w:r>
      <w:r>
        <w:t xml:space="preserve"> </w:t>
      </w:r>
      <w:r>
        <w:t xml:space="preserve">אלא</w:t>
      </w:r>
    </w:p>
    <w:p w:rsidR="00E403F0" w:rsidRPr="00AD695E" w:rsidRDefault="00E403F0" w:rsidP="00E403F0">
      <w:pPr>
        <w:rPr>
          <w:rtl/>
        </w:rPr>
      </w:pPr>
      <w:del w:id="93134" w:author="מנוע מכני" w:date="2026-10-11T12:04:39Z">
        <w:r>
          <w:rPr>
            <w:rtl/>
          </w:rPr>
          <w:delText xml:space="preserve"> </w:delText>
        </w:r>
      </w:del>
      <w:r>
        <w:rPr>
          <w:rStyle w:val="2fb"/>
          <w:rFonts w:hint="cs"/>
          <w:rtl/>
        </w:rPr>
        <w:t>לרי</w:t>
      </w:r>
      <w:r>
        <w:rPr>
          <w:rStyle w:val="2fb"/>
          <w:rtl/>
        </w:rPr>
        <w:t>"</w:t>
      </w:r>
      <w:r>
        <w:rPr>
          <w:rStyle w:val="2fb"/>
          <w:rFonts w:hint="cs"/>
          <w:rtl/>
        </w:rPr>
        <w:t xml:space="preserve">ש</w:t>
      </w:r>
      <w:r>
        <w:rPr>
          <w:rFonts w:hint="cs"/>
          <w:rtl/>
        </w:rPr>
        <w:t xml:space="preserve"> </w:t>
      </w:r>
      <w:r>
        <w:rPr>
          <w:rtl/>
        </w:rPr>
        <w:t>דא"</w:t>
      </w:r>
      <w:r>
        <w:rPr>
          <w:rFonts w:hint="cs"/>
          <w:rtl/>
        </w:rPr>
        <w:t>כ</w:t>
      </w:r>
      <w:r>
        <w:rPr>
          <w:rtl/>
        </w:rPr>
        <w:t xml:space="preserve"> נכתוב כל חלב ולישתוק, </w:t>
      </w:r>
      <w:ins w:id="90947" w:author="מנוע מכני" w:date="2026-10-11T12:04:39Z">
        <w:r>
          <w:rPr>
            <w:rtl/>
          </w:rPr>
          <w:t xml:space="preserve">זה</w:t>
        </w:r>
      </w:ins>
      <w:del w:id="90948" w:author="מנוע מכני" w:date="2026-10-11T12:04:39Z">
        <w:r>
          <w:rPr>
            <w:rtl/>
          </w:rPr>
          <w:delText xml:space="preserve">האי</w:delText>
        </w:r>
      </w:del>
      <w:r>
        <w:rPr>
          <w:rtl/>
        </w:rPr>
        <w:t xml:space="preserve"> דכתב </w:t>
      </w:r>
      <w:r>
        <w:rPr>
          <w:rFonts w:hint="cs"/>
          <w:rtl/>
        </w:rPr>
        <w:t>'</w:t>
      </w:r>
      <w:ins w:id="90211" w:author="Claude - סמנטי" w:date="2026-10-11T12:21:47Z">
        <w:r>
          <w:rPr>
            <w:rStyle w:val="afffff0"/>
            <w:rtl/>
          </w:rPr>
          <w:t xml:space="preserve">שׁוֹר וָכֶשֶׂב וָעֵז</w:t>
        </w:r>
      </w:ins>
      <w:del w:id="90212" w:author="Claude - סמנטי" w:date="2026-10-11T12:21:47Z">
        <w:r>
          <w:rPr>
            <w:rtl/>
          </w:rPr>
          <w:delText xml:space="preserve">שור וכשב ועז</w:delText>
        </w:r>
      </w:del>
      <w:r>
        <w:rPr>
          <w:rFonts w:hint="cs"/>
          <w:rtl/>
        </w:rPr>
        <w:t>'</w:t>
      </w:r>
      <w:r>
        <w:rPr>
          <w:rtl/>
        </w:rPr>
        <w:t xml:space="preserve"> –</w:t>
      </w:r>
      <w:r>
        <w:rPr>
          <w:rFonts w:hint="cs"/>
          <w:rtl/>
        </w:rPr>
        <w:t xml:space="preserve"> </w:t>
      </w:r>
      <w:r w:rsidRPr="00217260">
        <w:rPr>
          <w:b/>
          <w:bCs/>
          <w:rtl/>
        </w:rPr>
        <w:t>ל</w:t>
      </w:r>
      <w:r w:rsidRPr="00217260">
        <w:rPr>
          <w:rFonts w:hint="cs"/>
          <w:b/>
          <w:bCs/>
          <w:rtl/>
        </w:rPr>
        <w:t xml:space="preserve">התיר </w:t>
      </w:r>
      <w:r w:rsidRPr="00217260">
        <w:rPr>
          <w:b/>
          <w:bCs/>
          <w:rtl/>
        </w:rPr>
        <w:t>חלב חיה</w:t>
      </w:r>
      <w:r>
        <w:rPr>
          <w:rtl/>
        </w:rPr>
        <w:t xml:space="preserve">, </w:t>
      </w:r>
    </w:p>
    <w:p w:rsidR="00E403F0" w:rsidRPr="00AD695E" w:rsidRDefault="00E403F0" w:rsidP="00E403F0">
      <w:pPr>
        <w:rPr>
          <w:rtl/>
        </w:rPr>
      </w:pPr>
      <w:r>
        <w:rPr>
          <w:rtl/>
        </w:rPr>
        <w:tab/>
        <w:t xml:space="preserve">הא </w:t>
      </w:r>
      <w:r>
        <w:rPr>
          <w:rFonts w:hint="cs"/>
          <w:rtl/>
        </w:rPr>
        <w:t>כשכתב הפסוק</w:t>
      </w:r>
      <w:r>
        <w:rPr>
          <w:rtl/>
        </w:rPr>
        <w:t xml:space="preserve"> בעניינא דקדשים, ודבר למד מעניינו.</w:t>
      </w:r>
    </w:p>
    <w:p>
      <w:pPr>
        <w:pStyle w:val="38"/>
        <w:rPr>
          <w:ins w:id="93135" w:author="מנוע מכני" w:date="2026-10-11T12:04:39Z"/>
        </w:rPr>
      </w:pPr>
      <w:r>
        <w:tab/>
        <w:t xml:space="preserve">מכלל דרבנן סברי:</w:t>
      </w:r>
    </w:p>
    <w:p w:rsidR="00E403F0" w:rsidRPr="00AD695E" w:rsidRDefault="00E403F0" w:rsidP="00E403F0">
      <w:pPr>
        <w:rPr>
          <w:rtl/>
        </w:rPr>
      </w:pPr>
      <w:del w:id="93136" w:author="מנוע מכני" w:date="2026-10-11T12:04:39Z">
        <w:r>
          <w:rPr>
            <w:rtl/>
          </w:rPr>
          <w:tab/>
          <w:delText xml:space="preserve"> </w:delText>
        </w:r>
      </w:del>
      <w:r>
        <w:rPr>
          <w:rtl/>
        </w:rPr>
        <w:tab/>
        <w:t xml:space="preserve">לא</w:t>
      </w:r>
      <w:r>
        <w:rPr>
          <w:rtl/>
        </w:rPr>
        <w:tab/>
        <w:t xml:space="preserve"> </w:t>
      </w:r>
      <w:ins w:id="92807" w:author="מנוע מכני" w:date="2026-10-11T12:04:39Z">
        <w:r>
          <w:rPr>
            <w:rtl/>
          </w:rPr>
          <w:t xml:space="preserve">למדים</w:t>
        </w:r>
      </w:ins>
      <w:del w:id="92808" w:author="מנוע מכני" w:date="2026-10-11T12:04:39Z">
        <w:r>
          <w:rPr>
            <w:rtl/>
          </w:rPr>
          <w:tab/>
          <w:delText xml:space="preserve">ילפינן</w:delText>
        </w:r>
      </w:del>
      <w:r>
        <w:rPr>
          <w:rtl/>
        </w:rPr>
        <w:tab/>
        <w:t xml:space="preserve"> דבר למד מעניינו? </w:t>
      </w:r>
    </w:p>
    <w:p w:rsidR="00E403F0" w:rsidRPr="00AD695E" w:rsidRDefault="00E403F0" w:rsidP="00E403F0">
      <w:pPr>
        <w:rPr>
          <w:rtl/>
        </w:rPr>
      </w:pPr>
      <w:r w:rsidRPr="00217260">
        <w:rPr>
          <w:rFonts w:hint="cs"/>
          <w:b/>
          <w:bCs/>
          <w:rtl/>
        </w:rPr>
        <w:t xml:space="preserve">ו. </w:t>
      </w:r>
      <w:r w:rsidRPr="00217260">
        <w:rPr>
          <w:b/>
          <w:bCs/>
          <w:rtl/>
        </w:rPr>
        <w:t>דכו"</w:t>
      </w:r>
      <w:r w:rsidRPr="00217260">
        <w:rPr>
          <w:rFonts w:hint="cs"/>
          <w:b/>
          <w:bCs/>
          <w:rtl/>
        </w:rPr>
        <w:t>ע</w:t>
      </w:r>
      <w:r>
        <w:rPr>
          <w:rtl/>
        </w:rPr>
        <w:t xml:space="preserve"> </w:t>
      </w:r>
      <w:ins w:id="92809" w:author="מנוע מכני" w:date="2026-10-11T12:04:39Z">
        <w:r>
          <w:rPr>
            <w:rtl/>
          </w:rPr>
          <w:t xml:space="preserve">למדים</w:t>
        </w:r>
      </w:ins>
      <w:del w:id="92810" w:author="מנוע מכני" w:date="2026-10-11T12:04:39Z">
        <w:r>
          <w:rPr>
            <w:rtl/>
          </w:rPr>
          <w:delText xml:space="preserve">ילפינן</w:delText>
        </w:r>
      </w:del>
      <w:r>
        <w:rPr>
          <w:rtl/>
        </w:rPr>
        <w:t xml:space="preserve"> דבר הלמד מעניינו, </w:t>
      </w:r>
    </w:p>
    <w:p w:rsidR="00E403F0" w:rsidRPr="00AD695E" w:rsidRDefault="00E403F0" w:rsidP="00E403F0">
      <w:pPr>
        <w:rPr>
          <w:rtl/>
        </w:rPr>
      </w:pPr>
      <w:ins w:id="90267" w:author="מנוע מכני" w:date="2026-10-11T12:04:39Z">
        <w:r>
          <w:rPr>
            <w:rtl/>
          </w:rPr>
          <w:t xml:space="preserve">וכאן</w:t>
        </w:r>
      </w:ins>
      <w:del w:id="90268" w:author="מנוע מכני" w:date="2026-10-11T12:04:39Z">
        <w:r>
          <w:rPr>
            <w:rtl/>
          </w:rPr>
          <w:delText xml:space="preserve">והכא</w:delText>
        </w:r>
      </w:del>
      <w:r>
        <w:rPr>
          <w:rtl/>
        </w:rPr>
        <w:t xml:space="preserve"> </w:t>
      </w:r>
      <w:ins w:id="92617" w:author="מנוע מכני" w:date="2026-10-11T12:04:39Z">
        <w:r>
          <w:rPr>
            <w:rtl/>
          </w:rPr>
          <w:t xml:space="preserve">בזה</w:t>
        </w:r>
      </w:ins>
      <w:del w:id="92618" w:author="מנוע מכני" w:date="2026-10-11T12:04:39Z">
        <w:r>
          <w:rPr>
            <w:rtl/>
          </w:rPr>
          <w:delText xml:space="preserve">בהא</w:delText>
        </w:r>
      </w:del>
      <w:r>
        <w:rPr>
          <w:rtl/>
        </w:rPr>
        <w:t xml:space="preserve"> </w:t>
      </w:r>
      <w:ins w:id="90265" w:author="מנוע מכני" w:date="2026-10-11T12:04:39Z">
        <w:r>
          <w:rPr>
            <w:rtl/>
          </w:rPr>
          <w:t xml:space="preserve">חלקו</w:t>
        </w:r>
      </w:ins>
      <w:del w:id="90266" w:author="מנוע מכני" w:date="2026-10-11T12:04:39Z">
        <w:r>
          <w:rPr>
            <w:rtl/>
          </w:rPr>
          <w:delText xml:space="preserve">פליגי</w:delText>
        </w:r>
      </w:del>
      <w:r>
        <w:rPr>
          <w:rtl/>
        </w:rPr>
        <w:t xml:space="preserve">, </w:t>
      </w:r>
      <w:r>
        <w:rPr>
          <w:rStyle w:val="2fb"/>
          <w:rFonts w:hint="cs"/>
          <w:rtl/>
        </w:rPr>
        <w:t>לרי</w:t>
      </w:r>
      <w:r>
        <w:rPr>
          <w:rStyle w:val="2fb"/>
          <w:rtl/>
        </w:rPr>
        <w:t>"</w:t>
      </w:r>
      <w:r>
        <w:rPr>
          <w:rStyle w:val="2fb"/>
          <w:rFonts w:hint="cs"/>
          <w:rtl/>
        </w:rPr>
        <w:t>ש</w:t>
      </w:r>
      <w:r>
        <w:rPr>
          <w:rtl/>
        </w:rPr>
        <w:t xml:space="preserve">: </w:t>
      </w:r>
      <w:ins w:id="90007" w:author="Claude - סמנטי" w:date="2026-10-11T12:21:47Z">
        <w:r>
          <w:rPr>
            <w:rtl/>
          </w:rPr>
          <w:t xml:space="preserve">לומדים</w:t>
        </w:r>
      </w:ins>
      <w:del w:id="90008" w:author="Claude - סמנטי" w:date="2026-10-11T12:21:47Z">
        <w:r>
          <w:rPr>
            <w:rtl/>
          </w:rPr>
          <w:delText xml:space="preserve">למידין</w:delText>
        </w:r>
      </w:del>
      <w:r>
        <w:rPr>
          <w:rtl/>
        </w:rPr>
        <w:t xml:space="preserve"> </w:t>
      </w:r>
      <w:ins w:id="90269" w:author="מנוע מכני" w:date="2026-10-11T12:04:39Z">
        <w:r>
          <w:rPr>
            <w:rtl/>
          </w:rPr>
          <w:t xml:space="preserve">לא</w:t>
        </w:r>
      </w:ins>
      <w:del w:id="90270" w:author="מנוע מכני" w:date="2026-10-11T12:04:39Z">
        <w:r>
          <w:rPr>
            <w:rtl/>
          </w:rPr>
          <w:delText xml:space="preserve">לאו</w:delText>
        </w:r>
      </w:del>
      <w:r>
        <w:rPr>
          <w:rtl/>
        </w:rPr>
        <w:t xml:space="preserve"> </w:t>
      </w:r>
      <w:ins w:id="90271" w:author="מנוע מכני" w:date="2026-10-11T12:04:39Z">
        <w:r>
          <w:rPr>
            <w:rtl/>
          </w:rPr>
          <w:t xml:space="preserve">מלא</w:t>
        </w:r>
      </w:ins>
      <w:del w:id="90272" w:author="מנוע מכני" w:date="2026-10-11T12:04:39Z">
        <w:r>
          <w:rPr>
            <w:rtl/>
          </w:rPr>
          <w:delText xml:space="preserve">מלאו</w:delText>
        </w:r>
      </w:del>
      <w:r>
        <w:rPr>
          <w:rtl/>
        </w:rPr>
        <w:t xml:space="preserve">, בין </w:t>
      </w:r>
      <w:ins w:id="90273" w:author="מנוע מכני" w:date="2026-10-11T12:04:39Z">
        <w:r>
          <w:rPr>
            <w:rtl/>
          </w:rPr>
          <w:t xml:space="preserve">מלא</w:t>
        </w:r>
      </w:ins>
      <w:del w:id="90274" w:author="מנוע מכני" w:date="2026-10-11T12:04:39Z">
        <w:r>
          <w:rPr>
            <w:rtl/>
          </w:rPr>
          <w:delText xml:space="preserve">מלאו</w:delText>
        </w:r>
      </w:del>
      <w:r>
        <w:rPr>
          <w:rtl/>
        </w:rPr>
        <w:t xml:space="preserve"> ובין </w:t>
      </w:r>
      <w:ins w:id="90275" w:author="מנוע מכני" w:date="2026-10-11T12:04:39Z">
        <w:r>
          <w:rPr>
            <w:rtl/>
          </w:rPr>
          <w:t xml:space="preserve">מלא</w:t>
        </w:r>
      </w:ins>
      <w:del w:id="90276" w:author="מנוע מכני" w:date="2026-10-11T12:04:39Z">
        <w:r>
          <w:rPr>
            <w:rtl/>
          </w:rPr>
          <w:delText xml:space="preserve">מלאו</w:delText>
        </w:r>
      </w:del>
      <w:r>
        <w:rPr>
          <w:rtl/>
        </w:rPr>
        <w:t xml:space="preserve"> דכרת, </w:t>
      </w:r>
    </w:p>
    <w:p>
      <w:pPr>
        <w:pStyle w:val="38"/>
        <w:rPr>
          <w:ins w:id="93137" w:author="מנוע מכני" w:date="2026-10-11T12:04:39Z"/>
        </w:rPr>
      </w:pPr>
      <w:r>
        <w:tab/>
      </w:r>
      <w:r>
        <w:tab/>
      </w:r>
      <w:r>
        <w:tab/>
        <w:t xml:space="preserve">ורבנן:</w:t>
      </w:r>
    </w:p>
    <w:p w:rsidR="00E403F0" w:rsidRPr="00AD695E" w:rsidRDefault="00E403F0" w:rsidP="00E403F0">
      <w:pPr>
        <w:rPr>
          <w:rtl/>
        </w:rPr>
      </w:pPr>
      <w:del w:id="93138" w:author="מנוע מכני" w:date="2026-10-11T12:04:39Z">
        <w:r>
          <w:rPr>
            <w:rtl/>
          </w:rPr>
          <w:tab/>
          <w:delText xml:space="preserve"> </w:delText>
        </w:r>
      </w:del>
      <w:ins w:id="90277" w:author="מנוע מכני" w:date="2026-10-11T12:04:39Z">
        <w:r>
          <w:rPr>
            <w:rtl/>
          </w:rPr>
          <w:t xml:space="preserve">לא</w:t>
        </w:r>
      </w:ins>
      <w:del w:id="90278" w:author="מנוע מכני" w:date="2026-10-11T12:04:39Z">
        <w:r>
          <w:rPr>
            <w:rtl/>
          </w:rPr>
          <w:tab/>
          <w:delText xml:space="preserve">לאו</w:delText>
        </w:r>
      </w:del>
      <w:r>
        <w:rPr>
          <w:rtl/>
        </w:rPr>
        <w:tab/>
        <w:t xml:space="preserve"> </w:t>
      </w:r>
      <w:ins w:id="90279" w:author="מנוע מכני" w:date="2026-10-11T12:04:39Z">
        <w:r>
          <w:rPr>
            <w:rtl/>
          </w:rPr>
          <w:t xml:space="preserve">מלא</w:t>
        </w:r>
      </w:ins>
      <w:del w:id="90280" w:author="מנוע מכני" w:date="2026-10-11T12:04:39Z">
        <w:r>
          <w:rPr>
            <w:rtl/>
          </w:rPr>
          <w:tab/>
          <w:delText xml:space="preserve">מלאו</w:delText>
        </w:r>
      </w:del>
      <w:r>
        <w:rPr>
          <w:rtl/>
        </w:rPr>
        <w:tab/>
        <w:t xml:space="preserve"> </w:t>
      </w:r>
      <w:ins w:id="92811" w:author="מנוע מכני" w:date="2026-10-11T12:04:39Z">
        <w:r>
          <w:rPr>
            <w:rtl/>
          </w:rPr>
          <w:t xml:space="preserve">למדים</w:t>
        </w:r>
      </w:ins>
      <w:del w:id="92812" w:author="מנוע מכני" w:date="2026-10-11T12:04:39Z">
        <w:r>
          <w:rPr>
            <w:rtl/>
          </w:rPr>
          <w:tab/>
          <w:delText xml:space="preserve">ילפינן</w:delText>
        </w:r>
      </w:del>
      <w:r>
        <w:rPr>
          <w:rtl/>
        </w:rPr>
        <w:tab/>
        <w:t xml:space="preserve">, </w:t>
      </w:r>
      <w:ins w:id="90281" w:author="מנוע מכני" w:date="2026-10-11T12:04:39Z">
        <w:r>
          <w:rPr>
            <w:rtl/>
          </w:rPr>
          <w:t xml:space="preserve">לא</w:t>
        </w:r>
      </w:ins>
      <w:del w:id="90282" w:author="מנוע מכני" w:date="2026-10-11T12:04:39Z">
        <w:r>
          <w:rPr>
            <w:rtl/>
          </w:rPr>
          <w:tab/>
          <w:delText xml:space="preserve">לאו</w:delText>
        </w:r>
      </w:del>
      <w:r>
        <w:rPr>
          <w:rtl/>
        </w:rPr>
        <w:tab/>
        <w:t xml:space="preserve"> מכרת </w:t>
      </w:r>
      <w:r>
        <w:rPr>
          <w:rtl/>
        </w:rPr>
        <w:tab/>
        <w:t xml:space="preserve">לא</w:t>
      </w:r>
      <w:r>
        <w:rPr>
          <w:rtl/>
        </w:rPr>
        <w:tab/>
        <w:t xml:space="preserve"> </w:t>
      </w:r>
      <w:ins w:id="92813" w:author="מנוע מכני" w:date="2026-10-11T12:04:39Z">
        <w:r>
          <w:rPr>
            <w:rtl/>
          </w:rPr>
          <w:t xml:space="preserve">למדים</w:t>
        </w:r>
      </w:ins>
      <w:del w:id="92814" w:author="מנוע מכני" w:date="2026-10-11T12:04:39Z">
        <w:r>
          <w:rPr>
            <w:rtl/>
          </w:rPr>
          <w:tab/>
          <w:delText xml:space="preserve">ילפינן</w:delText>
        </w:r>
      </w:del>
      <w:r>
        <w:rPr>
          <w:rtl/>
        </w:rPr>
        <w:tab/>
        <w:t xml:space="preserve">.</w:t>
      </w:r>
    </w:p>
    <w:p>
      <w:pPr>
        <w:pStyle w:val="38"/>
        <w:rPr>
          <w:ins w:id="93139" w:author="מנוע מכני" w:date="2026-10-11T12:04:39Z"/>
        </w:rPr>
      </w:pPr>
      <w:r w:rsidRPr="00217260">
        <w:t>ז. ואב</w:t>
      </w:r>
      <w:r w:rsidRPr="00217260">
        <w:t>"</w:t>
      </w:r>
      <w:r w:rsidRPr="00217260">
        <w:t>א</w:t>
      </w:r>
      <w:ins w:id="92313" w:author="מנוע מכני" w:date="2026-10-11T12:04:39Z">
        <w:r>
          <w:t xml:space="preserve">:</w:t>
        </w:r>
      </w:ins>
    </w:p>
    <w:p w:rsidR="00E403F0" w:rsidRPr="00AD695E" w:rsidRDefault="00E403F0" w:rsidP="00E403F0">
      <w:pPr>
        <w:rPr>
          <w:rtl/>
        </w:rPr>
      </w:pPr>
      <w:del w:id="92314" w:author="מנוע מכני" w:date="2026-10-11T12:04:39Z">
        <w:r>
          <w:rPr>
            <w:rFonts w:hint="cs"/>
            <w:rtl/>
          </w:rPr>
          <w:delText xml:space="preserve"> </w:delText>
        </w:r>
        <w:r>
          <w:rPr>
            <w:rtl/>
          </w:rPr>
          <w:delText xml:space="preserve">:</w:delText>
        </w:r>
      </w:del>
      <w:del w:id="93140" w:author="מנוע מכני" w:date="2026-10-11T12:04:39Z">
        <w:r>
          <w:rPr>
            <w:rtl/>
          </w:rPr>
          <w:delText xml:space="preserve"> </w:delText>
        </w:r>
      </w:del>
      <w:r>
        <w:rPr>
          <w:rtl/>
        </w:rPr>
        <w:t xml:space="preserve">טעמ</w:t>
      </w:r>
      <w:r>
        <w:rPr>
          <w:rFonts w:hint="cs"/>
          <w:rtl/>
        </w:rPr>
        <w:t>א</w:t>
      </w:r>
      <w:r>
        <w:rPr>
          <w:rtl/>
        </w:rPr>
        <w:t xml:space="preserve"> דרבנן, כדא"</w:t>
      </w:r>
      <w:r>
        <w:rPr>
          <w:rFonts w:hint="cs"/>
          <w:rtl/>
        </w:rPr>
        <w:t xml:space="preserve">ל </w:t>
      </w:r>
      <w:r>
        <w:rPr>
          <w:rStyle w:val="2fb"/>
          <w:rFonts w:hint="cs"/>
          <w:rtl/>
        </w:rPr>
        <w:t xml:space="preserve">ר</w:t>
      </w:r>
      <w:r>
        <w:rPr>
          <w:rStyle w:val="2fb"/>
          <w:rtl/>
        </w:rPr>
        <w:t>"</w:t>
      </w:r>
      <w:r>
        <w:rPr>
          <w:rStyle w:val="2fb"/>
          <w:rFonts w:hint="cs"/>
          <w:rtl/>
        </w:rPr>
        <w:t xml:space="preserve">מ</w:t>
      </w:r>
      <w:r>
        <w:rPr>
          <w:rFonts w:hint="cs"/>
          <w:rtl/>
        </w:rPr>
        <w:t xml:space="preserve"> </w:t>
      </w:r>
      <w:r>
        <w:rPr>
          <w:rStyle w:val="2fb"/>
          <w:rFonts w:hint="cs"/>
          <w:rtl/>
        </w:rPr>
        <w:t xml:space="preserve">לר</w:t>
      </w:r>
      <w:r>
        <w:rPr>
          <w:rStyle w:val="2fb"/>
          <w:rtl/>
        </w:rPr>
        <w:t>"</w:t>
      </w:r>
      <w:r>
        <w:rPr>
          <w:rStyle w:val="2fb"/>
          <w:rFonts w:hint="cs"/>
          <w:rtl/>
        </w:rPr>
        <w:t>ז</w:t>
      </w:r>
      <w:r>
        <w:rPr>
          <w:rtl/>
        </w:rPr>
        <w:t xml:space="preserve">: אלא מעתה, אליה דחולין תיתסר! </w:t>
      </w:r>
    </w:p>
    <w:p>
      <w:pPr>
        <w:pStyle w:val="38"/>
        <w:rPr>
          <w:ins w:id="93141" w:author="מנוע מכני" w:date="2026-10-11T12:04:39Z"/>
        </w:rPr>
      </w:pPr>
      <w:r>
        <w:t>א</w:t>
      </w:r>
      <w:r>
        <w:t>"ל</w:t>
      </w:r>
      <w:r>
        <w:t xml:space="preserve">:</w:t>
      </w:r>
    </w:p>
    <w:p w:rsidR="00E403F0" w:rsidRPr="00AD695E" w:rsidRDefault="00E403F0" w:rsidP="00E403F0">
      <w:pPr>
        <w:ind w:firstLine="963"/>
        <w:rPr>
          <w:rtl/>
        </w:rPr>
      </w:pPr>
      <w:del w:id="93142" w:author="מנוע מכני" w:date="2026-10-11T12:04:39Z">
        <w:r>
          <w:rPr>
            <w:rtl/>
          </w:rPr>
          <w:delText xml:space="preserve"> </w:delText>
        </w:r>
      </w:del>
      <w:r>
        <w:rPr>
          <w:rFonts w:hint="cs"/>
          <w:rtl/>
        </w:rPr>
        <w:t>'</w:t>
      </w:r>
      <w:ins w:id="90213" w:author="Claude - סמנטי" w:date="2026-10-11T12:21:47Z">
        <w:r>
          <w:rPr>
            <w:rStyle w:val="afffff0"/>
            <w:rtl/>
          </w:rPr>
          <w:t xml:space="preserve">כָּל חֵלֶב שׁוֹר וָכֶשֶׂב וָעֵז</w:t>
        </w:r>
      </w:ins>
      <w:del w:id="90214" w:author="Claude - סמנטי" w:date="2026-10-11T12:21:47Z">
        <w:r>
          <w:rPr>
            <w:rtl/>
          </w:rPr>
          <w:delText xml:space="preserve">כל חלב שור וכשב ועז</w:delText>
        </w:r>
      </w:del>
      <w:r>
        <w:rPr>
          <w:rFonts w:hint="cs"/>
          <w:rtl/>
        </w:rPr>
        <w:t>'</w:t>
      </w:r>
      <w:r>
        <w:rPr>
          <w:rtl/>
        </w:rPr>
        <w:t xml:space="preserve">, דבר השוה בשלשתן </w:t>
      </w:r>
      <w:ins w:id="90283" w:author="מנוע מכני" w:date="2026-10-11T12:04:39Z">
        <w:r>
          <w:rPr>
            <w:rtl/>
          </w:rPr>
          <w:t xml:space="preserve">צריך</w:t>
        </w:r>
      </w:ins>
      <w:del w:id="90284" w:author="מנוע מכני" w:date="2026-10-11T12:04:39Z">
        <w:r>
          <w:rPr>
            <w:rtl/>
          </w:rPr>
          <w:delText xml:space="preserve">בעינן</w:delText>
        </w:r>
      </w:del>
      <w:r>
        <w:rPr>
          <w:rtl/>
        </w:rPr>
        <w:t xml:space="preserve"> </w:t>
      </w:r>
      <w:ins w:id="90285" w:author="מנוע מכני" w:date="2026-10-11T12:04:39Z">
        <w:r>
          <w:rPr>
            <w:rtl/>
          </w:rPr>
          <w:t xml:space="preserve">ואין</w:t>
        </w:r>
      </w:ins>
      <w:del w:id="90286" w:author="מנוע מכני" w:date="2026-10-11T12:04:39Z">
        <w:r>
          <w:rPr>
            <w:rtl/>
          </w:rPr>
          <w:delText xml:space="preserve">וליכא</w:delText>
        </w:r>
      </w:del>
      <w:r>
        <w:rPr>
          <w:rtl/>
        </w:rPr>
        <w:t xml:space="preserve">, </w:t>
      </w:r>
    </w:p>
    <w:p w:rsidR="00E403F0" w:rsidRPr="00AD695E" w:rsidRDefault="00E403F0" w:rsidP="00E403F0">
      <w:pPr>
        <w:ind w:firstLine="963"/>
        <w:rPr>
          <w:rtl/>
        </w:rPr>
      </w:pPr>
      <w:r>
        <w:rPr>
          <w:rtl/>
        </w:rPr>
        <w:t xml:space="preserve">הלכך </w:t>
      </w:r>
      <w:ins w:id="92611" w:author="מנוע מכני" w:date="2026-10-11T12:04:39Z">
        <w:r>
          <w:rPr>
            <w:rtl/>
          </w:rPr>
          <w:t xml:space="preserve">כשבא</w:t>
        </w:r>
      </w:ins>
      <w:del w:id="92612" w:author="מנוע מכני" w:date="2026-10-11T12:04:39Z">
        <w:r>
          <w:rPr>
            <w:rtl/>
          </w:rPr>
          <w:delText xml:space="preserve">כי </w:delText>
        </w:r>
        <w:r>
          <w:rPr>
            <w:rtl/>
          </w:rPr>
          <w:delText xml:space="preserve">בא</w:delText>
        </w:r>
      </w:del>
      <w:ins w:id="90949" w:author="מנוע מכני" w:date="2026-10-11T12:04:39Z"/>
      <w:del w:id="90950" w:author="מנוע מכני" w:date="2026-10-11T12:04:39Z">
        <w:r>
          <w:rPr>
            <w:rtl/>
          </w:rPr>
          <w:delText xml:space="preserve">אתא</w:delText>
        </w:r>
      </w:del>
      <w:r>
        <w:rPr>
          <w:rtl/>
        </w:rPr>
        <w:t xml:space="preserve"> שור וכשב ועז, </w:t>
      </w:r>
      <w:r>
        <w:rPr>
          <w:rFonts w:hint="cs"/>
          <w:rtl/>
        </w:rPr>
        <w:t xml:space="preserve">להתיר </w:t>
      </w:r>
      <w:r>
        <w:rPr>
          <w:rtl/>
        </w:rPr>
        <w:t xml:space="preserve">אליה דחולין </w:t>
      </w:r>
      <w:r>
        <w:rPr>
          <w:rFonts w:hint="cs"/>
          <w:rtl/>
        </w:rPr>
        <w:t xml:space="preserve">בא </w:t>
      </w:r>
      <w:r>
        <w:rPr>
          <w:rtl/>
        </w:rPr>
        <w:t>.</w:t>
      </w:r>
    </w:p>
    <w:p w:rsidR="00E403F0" w:rsidRPr="00AD695E" w:rsidRDefault="00E403F0" w:rsidP="00E403F0">
      <w:pPr>
        <w:rPr>
          <w:rtl/>
        </w:rPr>
      </w:pPr>
      <w:r>
        <w:rPr>
          <w:rtl/>
        </w:rPr>
        <w:tab/>
      </w:r>
      <w:r>
        <w:rPr>
          <w:rtl/>
        </w:rPr>
        <w:tab/>
      </w:r>
      <w:r>
        <w:rPr>
          <w:rtl/>
        </w:rPr>
        <w:tab/>
      </w:r>
      <w:r>
        <w:rPr>
          <w:rStyle w:val="2fb"/>
          <w:rFonts w:hint="cs"/>
          <w:rtl/>
        </w:rPr>
        <w:t>ורי</w:t>
      </w:r>
      <w:r>
        <w:rPr>
          <w:rStyle w:val="2fb"/>
          <w:rtl/>
        </w:rPr>
        <w:t>"</w:t>
      </w:r>
      <w:r>
        <w:rPr>
          <w:rStyle w:val="2fb"/>
          <w:rFonts w:hint="cs"/>
          <w:rtl/>
        </w:rPr>
        <w:t xml:space="preserve">ש</w:t>
      </w:r>
      <w:r>
        <w:rPr>
          <w:rFonts w:hint="cs"/>
          <w:rtl/>
        </w:rPr>
        <w:t xml:space="preserve">:</w:t>
      </w:r>
      <w:r>
        <w:rPr>
          <w:rtl/>
        </w:rPr>
        <w:t xml:space="preserve"> </w:t>
      </w:r>
      <w:r>
        <w:rPr>
          <w:rtl/>
        </w:rPr>
        <w:t xml:space="preserve">א"כ</w:t>
      </w:r>
      <w:r>
        <w:rPr>
          <w:rtl/>
        </w:rPr>
        <w:t xml:space="preserve">, לימא קרא כל חלב שור וכשב, עז למה לי? </w:t>
      </w:r>
      <w:r>
        <w:rPr>
          <w:rtl/>
        </w:rPr>
        <w:t xml:space="preserve">ש"מ</w:t>
      </w:r>
      <w:r>
        <w:rPr>
          <w:rtl/>
        </w:rPr>
        <w:t xml:space="preserve"> לחלק.</w:t>
      </w:r>
    </w:p>
    <w:p w:rsidR="00E403F0" w:rsidRPr="00AD695E" w:rsidRDefault="00E403F0" w:rsidP="00E403F0">
      <w:pPr>
        <w:jc w:val="center"/>
        <w:rPr>
          <w:rtl/>
        </w:rPr>
      </w:pPr>
      <w:del w:id="90031" w:author="מנוע מכני" w:date="2026-10-11T12:04:39Z">
        <w:r>
          <w:rPr>
            <w:rFonts w:hint="cs"/>
            <w:rtl/>
          </w:rPr>
          <w:delText xml:space="preserve"> </w:delText>
        </w:r>
      </w:del>
      <w:r>
        <w:rPr>
          <w:rtl/>
        </w:rPr>
        <w:t>·</w:t>
      </w:r>
      <w:r>
        <w:rPr>
          <w:rFonts w:hint="cs"/>
          <w:rtl/>
        </w:rPr>
        <w:t xml:space="preserve"> </w:t>
      </w:r>
      <w:r>
        <w:rPr>
          <w:rtl/>
        </w:rPr>
        <w:t>·</w:t>
      </w:r>
    </w:p>
    <w:p>
      <w:pPr>
        <w:pStyle w:val="38"/>
        <w:rPr>
          <w:ins w:id="93143" w:author="מנוע מכני" w:date="2026-10-11T12:04:39Z"/>
        </w:rPr>
      </w:pPr>
      <w:del w:id="90032" w:author="מנוע מכני" w:date="2026-10-11T12:04:39Z">
        <w:r w:rsidRPr="002B4E05">
          <w:delText xml:space="preserve"> </w:delText>
        </w:r>
      </w:del>
      <w:r w:rsidRPr="002B4E05">
        <w:t xml:space="preserve">א"ר חנינא:</w:t>
      </w:r>
    </w:p>
    <w:p w:rsidR="00E403F0" w:rsidRPr="002B4E05" w:rsidRDefault="00E403F0" w:rsidP="00E403F0">
      <w:pPr>
        <w:rPr>
          <w:spacing w:val="-2"/>
          <w:rtl/>
        </w:rPr>
      </w:pPr>
      <w:del w:id="93144" w:author="מנוע מכני" w:date="2026-10-11T12:04:39Z">
        <w:r w:rsidRPr="002B4E05">
          <w:rPr>
            <w:spacing w:val="-2"/>
            <w:rtl/>
          </w:rPr>
          <w:delText xml:space="preserve"> </w:delText>
        </w:r>
      </w:del>
      <w:r w:rsidRPr="002B4E05">
        <w:rPr>
          <w:spacing w:val="-2"/>
          <w:rtl/>
        </w:rPr>
        <w:t xml:space="preserve">מודה </w:t>
      </w:r>
      <w:r w:rsidRPr="002B4E05">
        <w:rPr>
          <w:rStyle w:val="2fb"/>
          <w:spacing w:val="-2"/>
          <w:rtl/>
        </w:rPr>
        <w:t xml:space="preserve">רבי ישמעאל</w:t>
      </w:r>
      <w:r w:rsidRPr="002B4E05">
        <w:rPr>
          <w:spacing w:val="-2"/>
          <w:rtl/>
        </w:rPr>
        <w:t xml:space="preserve"> לענין קרבן, שאין מביא אלא חטאת אחת</w:t>
      </w:r>
      <w:r w:rsidRPr="002B4E05">
        <w:rPr>
          <w:rFonts w:hint="cs"/>
          <w:spacing w:val="-2"/>
          <w:rtl/>
        </w:rPr>
        <w:t xml:space="preserve"> דלא דמי </w:t>
      </w:r>
      <w:ins w:id="90287" w:author="מנוע מכני" w:date="2026-10-11T12:04:39Z">
        <w:r>
          <w:rPr>
            <w:rFonts w:hint="cs"/>
            <w:spacing w:val="-2"/>
            <w:rtl/>
          </w:rPr>
          <w:t xml:space="preserve">ללא</w:t>
        </w:r>
      </w:ins>
      <w:del w:id="90288" w:author="מנוע מכני" w:date="2026-10-11T12:04:39Z">
        <w:r w:rsidRPr="002B4E05">
          <w:rPr>
            <w:rFonts w:hint="cs"/>
            <w:spacing w:val="-2"/>
            <w:rtl/>
          </w:rPr>
          <w:delText xml:space="preserve">ללאו</w:delText>
        </w:r>
      </w:del>
      <w:r w:rsidRPr="002B4E05">
        <w:rPr>
          <w:rFonts w:hint="cs"/>
          <w:spacing w:val="-2"/>
          <w:rtl/>
        </w:rPr>
        <w:t xml:space="preserve"> דעריות </w:t>
      </w:r>
    </w:p>
    <w:p w:rsidR="00E403F0" w:rsidRPr="00AD695E" w:rsidRDefault="00E403F0" w:rsidP="00E403F0">
      <w:pPr>
        <w:rPr>
          <w:rtl/>
        </w:rPr>
      </w:pPr>
    </w:p>
    <w:p>
      <w:pPr>
        <w:pStyle w:val="afffff8"/>
        <w:rPr>
          <w:ins w:id="90231" w:author="קלוד" w:date="2026-10-11T12:26:18Z"/>
        </w:rPr>
      </w:pPr>
      <w:ins w:id="90232" w:author="קלוד" w:date="2026-10-11T12:26:18Z">
        <w:r>
          <w:rPr>
            <w:color w:val="7B3F00"/>
          </w:rPr>
          <w:t xml:space="preserve">אכל חלב וחלב - שני העלמות או שני שמות בהעלם אחד</w:t>
        </w:r>
      </w:ins>
    </w:p>
    <w:p>
      <w:pPr>
        <w:pStyle w:val="38"/>
        <w:rPr>
          <w:ins w:id="93145" w:author="מנוע מכני" w:date="2026-10-11T12:04:39Z"/>
        </w:rPr>
      </w:pPr>
      <w:del w:id="90033" w:author="מנוע מכני" w:date="2026-10-11T12:04:39Z">
        <w:r>
          <w:delText xml:space="preserve"> </w:delText>
        </w:r>
      </w:del>
      <w:r w:rsidRPr="00217260">
        <w:t>ת"ר</w:t>
      </w:r>
      <w:r>
        <w:t xml:space="preserve">:</w:t>
      </w:r>
    </w:p>
    <w:p w:rsidR="00E403F0" w:rsidRPr="00AD695E" w:rsidRDefault="00E403F0" w:rsidP="00E403F0">
      <w:pPr>
        <w:rPr>
          <w:rtl/>
        </w:rPr>
      </w:pPr>
      <w:del w:id="93146" w:author="מנוע מכני" w:date="2026-10-11T12:04:39Z">
        <w:r>
          <w:rPr>
            <w:rtl/>
          </w:rPr>
          <w:delText xml:space="preserve"> </w:delText>
        </w:r>
      </w:del>
      <w:r>
        <w:rPr>
          <w:rFonts w:hint="cs"/>
          <w:rtl/>
        </w:rPr>
        <w:t>'</w:t>
      </w:r>
      <w:r>
        <w:rPr>
          <w:rStyle w:val="afffff0"/>
          <w:rtl/>
        </w:rPr>
        <w:t>ועשה אחת ועשה הנה</w:t>
      </w:r>
      <w:r>
        <w:rPr>
          <w:rFonts w:hint="cs"/>
          <w:rtl/>
        </w:rPr>
        <w:t>'</w:t>
      </w:r>
      <w:r>
        <w:rPr>
          <w:rtl/>
        </w:rPr>
        <w:t xml:space="preserve"> - לחייב ע</w:t>
      </w:r>
      <w:r>
        <w:rPr>
          <w:rFonts w:hint="cs"/>
          <w:rtl/>
        </w:rPr>
        <w:t>כאו</w:t>
      </w:r>
      <w:r>
        <w:rPr>
          <w:rtl/>
        </w:rPr>
        <w:t>"</w:t>
      </w:r>
      <w:r>
        <w:rPr>
          <w:rFonts w:hint="cs"/>
          <w:rtl/>
        </w:rPr>
        <w:t>א</w:t>
      </w:r>
      <w:r>
        <w:rPr>
          <w:rtl/>
        </w:rPr>
        <w:t xml:space="preserve">, שאם אכל חלב וחלב, </w:t>
      </w:r>
    </w:p>
    <w:p w:rsidR="00E403F0" w:rsidRPr="00AD695E" w:rsidRDefault="00E403F0" w:rsidP="00E403F0">
      <w:pPr>
        <w:rPr>
          <w:rtl/>
        </w:rPr>
      </w:pPr>
      <w:r>
        <w:rPr>
          <w:rtl/>
        </w:rPr>
        <w:tab/>
        <w:t xml:space="preserve">שם אחד בשני העלמות - חייב שתים, </w:t>
      </w:r>
      <w:r>
        <w:rPr>
          <w:rtl/>
        </w:rPr>
        <w:tab/>
        <w:t>שתי שמות בהעלם אחת - חייב שתים.</w:t>
      </w:r>
    </w:p>
    <w:p w:rsidR="00E403F0" w:rsidRPr="00AD695E" w:rsidRDefault="00E403F0" w:rsidP="00E403F0">
      <w:pPr>
        <w:rPr>
          <w:rtl/>
        </w:rPr>
      </w:pPr>
      <w:r>
        <w:rPr>
          <w:rFonts w:hint="cs"/>
          <w:rtl/>
        </w:rPr>
        <w:t xml:space="preserve">בשני העלמות, העלמות מחלקין </w:t>
      </w:r>
    </w:p>
    <w:p w:rsidR="00E403F0" w:rsidRPr="00AD695E" w:rsidRDefault="00E403F0" w:rsidP="00E403F0">
      <w:pPr>
        <w:rPr>
          <w:rtl/>
        </w:rPr>
      </w:pPr>
      <w:r>
        <w:rPr>
          <w:rFonts w:hint="cs"/>
          <w:rtl/>
        </w:rPr>
        <w:t xml:space="preserve">ובשני שמות בהעלם אחד </w:t>
      </w:r>
      <w:ins w:id="90291" w:author="מנוע מכני" w:date="2026-10-11T12:04:39Z">
        <w:r>
          <w:rPr>
            <w:rFonts w:hint="cs"/>
            <w:rtl/>
          </w:rPr>
          <w:t xml:space="preserve">לא</w:t>
        </w:r>
      </w:ins>
      <w:del w:id="90292" w:author="מנוע מכני" w:date="2026-10-11T12:04:39Z">
        <w:r>
          <w:rPr>
            <w:rFonts w:hint="cs"/>
            <w:rtl/>
          </w:rPr>
          <w:delText xml:space="preserve">לאו</w:delText>
        </w:r>
      </w:del>
      <w:r>
        <w:rPr>
          <w:rFonts w:hint="cs"/>
          <w:rtl/>
        </w:rPr>
        <w:t xml:space="preserve"> מיירי דאכל חלב דנותר ו</w:t>
      </w:r>
      <w:r>
        <w:rPr>
          <w:rtl/>
        </w:rPr>
        <w:t>מחייב משום נותר ומשום חלב</w:t>
      </w:r>
      <w:r>
        <w:rPr>
          <w:rFonts w:hint="cs"/>
          <w:rtl/>
        </w:rPr>
        <w:t xml:space="preserve"> </w:t>
      </w:r>
      <w:r>
        <w:rPr>
          <w:rFonts w:hint="cs"/>
          <w:rtl/>
        </w:rPr>
        <w:t xml:space="preserve">דא</w:t>
      </w:r>
      <w:r>
        <w:rPr>
          <w:rtl/>
        </w:rPr>
        <w:t>"</w:t>
      </w:r>
      <w:r>
        <w:rPr>
          <w:rFonts w:hint="cs"/>
          <w:rtl/>
        </w:rPr>
        <w:t xml:space="preserve">כ</w:t>
      </w:r>
      <w:r>
        <w:rPr>
          <w:rFonts w:hint="cs"/>
          <w:rtl/>
        </w:rPr>
        <w:t xml:space="preserve"> יחייב </w:t>
      </w:r>
      <w:ins w:id="90289" w:author="מנוע מכני" w:date="2026-10-11T12:04:39Z">
        <w:r>
          <w:rPr>
            <w:rFonts w:hint="cs"/>
            <w:rtl/>
          </w:rPr>
          <w:t xml:space="preserve">גם</w:t>
        </w:r>
      </w:ins>
      <w:del w:id="90290" w:author="מנוע מכני" w:date="2026-10-11T12:04:39Z">
        <w:r>
          <w:rPr>
            <w:rFonts w:hint="cs"/>
            <w:rtl/>
          </w:rPr>
          <w:delText xml:space="preserve">נמי</w:delText>
        </w:r>
      </w:del>
      <w:r>
        <w:rPr>
          <w:rFonts w:hint="cs"/>
          <w:rtl/>
        </w:rPr>
        <w:t xml:space="preserve"> משום קודש</w:t>
      </w:r>
    </w:p>
    <w:p>
      <w:pPr>
        <w:pStyle w:val="38"/>
        <w:rPr>
          <w:ins w:id="93147" w:author="מנוע מכני" w:date="2026-10-11T12:04:39Z"/>
        </w:rPr>
      </w:pPr>
      <w:r>
        <w:t>אלא א</w:t>
      </w:r>
      <w:r>
        <w:t>ר</w:t>
      </w:r>
      <w:r>
        <w:t>"</w:t>
      </w:r>
      <w:r>
        <w:t>ש:</w:t>
      </w:r>
    </w:p>
    <w:p w:rsidR="00E403F0" w:rsidRPr="00AD695E" w:rsidRDefault="00E403F0" w:rsidP="00E403F0">
      <w:pPr>
        <w:ind w:left="720" w:firstLine="0"/>
        <w:rPr>
          <w:rtl/>
        </w:rPr>
      </w:pPr>
      <w:del w:id="93148" w:author="מנוע מכני" w:date="2026-10-11T12:04:39Z">
        <w:r>
          <w:rPr>
            <w:rtl/>
          </w:rPr>
          <w:delText xml:space="preserve"> </w:delText>
        </w:r>
      </w:del>
      <w:r>
        <w:rPr>
          <w:rtl/>
        </w:rPr>
        <w:t xml:space="preserve">כגון דאכל חלב דהקדש, </w:t>
      </w:r>
      <w:r>
        <w:rPr>
          <w:rStyle w:val="2fb"/>
          <w:rtl/>
        </w:rPr>
        <w:t xml:space="preserve">ור"</w:t>
      </w:r>
      <w:r>
        <w:rPr>
          <w:rStyle w:val="2fb"/>
          <w:rFonts w:hint="cs"/>
          <w:rtl/>
        </w:rPr>
        <w:t>י</w:t>
      </w:r>
      <w:ins w:id="91705" w:author="מנוע מכני" w:date="2026-10-11T12:04:39Z">
        <w:r>
          <w:rPr>
            <w:rtl/>
          </w:rPr>
          <w:t xml:space="preserve">,</w:t>
        </w:r>
      </w:ins>
      <w:del w:id="91706" w:author="מנוע מכני" w:date="2026-10-11T12:04:39Z">
        <w:r>
          <w:rPr>
            <w:rtl/>
          </w:rPr>
          <w:delText xml:space="preserve">;</w:delText>
        </w:r>
      </w:del>
    </w:p>
    <w:p>
      <w:pPr>
        <w:pStyle w:val="38"/>
        <w:rPr>
          <w:ins w:id="93149" w:author="מנוע מכני" w:date="2026-10-11T12:04:39Z"/>
        </w:rPr>
      </w:pPr>
      <w:r w:rsidRPr="002B4E05">
        <w:t xml:space="preserve">דתניא</w:t>
      </w:r>
      <w:r w:rsidRPr="002B4E05">
        <w:t xml:space="preserve">:</w:t>
      </w:r>
    </w:p>
    <w:p w:rsidR="00E403F0" w:rsidRPr="002B4E05" w:rsidRDefault="00E403F0" w:rsidP="00E403F0">
      <w:pPr>
        <w:rPr>
          <w:spacing w:val="-2"/>
          <w:rtl/>
        </w:rPr>
      </w:pPr>
      <w:del w:id="93150" w:author="מנוע מכני" w:date="2026-10-11T12:04:39Z">
        <w:r w:rsidRPr="002B4E05">
          <w:rPr>
            <w:spacing w:val="-2"/>
            <w:rtl/>
          </w:rPr>
          <w:delText xml:space="preserve"> </w:delText>
        </w:r>
      </w:del>
      <w:r w:rsidRPr="002B4E05">
        <w:rPr>
          <w:spacing w:val="-2"/>
          <w:rtl/>
        </w:rPr>
        <w:t xml:space="preserve">אכל חלב נבלה, אכל חלב מוקדשין - חייב שתים, </w:t>
      </w:r>
      <w:r w:rsidRPr="002B4E05">
        <w:rPr>
          <w:rStyle w:val="2fb"/>
          <w:spacing w:val="-2"/>
          <w:rtl/>
        </w:rPr>
        <w:t xml:space="preserve">ר"</w:t>
      </w:r>
      <w:r w:rsidRPr="002B4E05">
        <w:rPr>
          <w:rStyle w:val="2fb"/>
          <w:rFonts w:hint="cs"/>
          <w:spacing w:val="-2"/>
          <w:rtl/>
        </w:rPr>
        <w:t>י</w:t>
      </w:r>
      <w:r w:rsidRPr="002B4E05">
        <w:rPr>
          <w:spacing w:val="-2"/>
          <w:rtl/>
        </w:rPr>
        <w:t xml:space="preserve"> אומר: חלב מוקדשין לוקה שלש.</w:t>
      </w:r>
    </w:p>
    <w:p w:rsidR="00E403F0" w:rsidRPr="002B4E05" w:rsidRDefault="00E403F0" w:rsidP="00E403F0">
      <w:pPr>
        <w:rPr>
          <w:spacing w:val="-2"/>
          <w:rtl/>
        </w:rPr>
      </w:pPr>
      <w:r w:rsidRPr="002B4E05">
        <w:rPr>
          <w:spacing w:val="-2"/>
          <w:rtl/>
        </w:rPr>
        <w:t xml:space="preserve">מחייכו עלה במערבא, ונוקמה כגון חלב דשור וכשב ועז, </w:t>
      </w:r>
      <w:r w:rsidRPr="002B4E05">
        <w:rPr>
          <w:rStyle w:val="2fb"/>
          <w:spacing w:val="-2"/>
          <w:rtl/>
        </w:rPr>
        <w:t xml:space="preserve">ור' ישמעאל</w:t>
      </w:r>
      <w:r w:rsidRPr="002B4E05">
        <w:rPr>
          <w:spacing w:val="-2"/>
          <w:rtl/>
        </w:rPr>
        <w:t xml:space="preserve"> היא, דאמר: לוקה שלש! </w:t>
      </w:r>
    </w:p>
    <w:p w:rsidR="00E403F0" w:rsidRPr="00AD695E" w:rsidRDefault="00E403F0" w:rsidP="00E403F0">
      <w:pPr>
        <w:pStyle w:val="afff3"/>
        <w:framePr w:wrap="around"/>
        <w:spacing w:line="240" w:lineRule="exact"/>
        <w:rPr>
          <w:rtl/>
        </w:rPr>
      </w:pPr>
      <w:r w:rsidRPr="009239E9">
        <w:rPr>
          <w:rFonts w:hint="cs"/>
          <w:szCs w:val="18"/>
          <w:rtl/>
        </w:rPr>
        <w:t>ד:</w:t>
      </w:r>
    </w:p>
    <w:p w:rsidR="00E403F0" w:rsidRPr="00AD695E" w:rsidRDefault="00E403F0" w:rsidP="00E403F0">
      <w:pPr>
        <w:rPr>
          <w:rtl/>
        </w:rPr>
      </w:pPr>
      <w:ins w:id="92179" w:author="מנוע מכני" w:date="2026-10-11T12:04:39Z">
        <w:r>
          <w:rPr>
            <w:rtl/>
          </w:rPr>
          <w:t xml:space="preserve">ומשמע</w:t>
        </w:r>
        <w:r>
          <w:rPr>
            <w:rtl/>
          </w:rPr>
          <w:t xml:space="preserve"> ש</w:t>
        </w:r>
      </w:ins>
      <w:del w:id="92180" w:author="מנוע מכני" w:date="2026-10-11T12:04:39Z">
        <w:r>
          <w:rPr>
            <w:rtl/>
          </w:rPr>
          <w:delText xml:space="preserve">אלמא </w:delText>
        </w:r>
      </w:del>
      <w:r>
        <w:rPr>
          <w:rtl/>
        </w:rPr>
        <w:t xml:space="preserve">לא אוקמה </w:t>
      </w:r>
      <w:r>
        <w:rPr>
          <w:rStyle w:val="2fb"/>
          <w:rtl/>
        </w:rPr>
        <w:t xml:space="preserve">כר' ישמעאל</w:t>
      </w:r>
      <w:r>
        <w:rPr>
          <w:rtl/>
        </w:rPr>
        <w:t xml:space="preserve">, </w:t>
      </w:r>
      <w:r>
        <w:rPr>
          <w:rStyle w:val="2fb"/>
          <w:rtl/>
        </w:rPr>
        <w:t xml:space="preserve">דא</w:t>
      </w:r>
      <w:r>
        <w:rPr>
          <w:rStyle w:val="2fb"/>
          <w:rFonts w:hint="cs"/>
          <w:rtl/>
        </w:rPr>
        <w:t>ר</w:t>
      </w:r>
      <w:r>
        <w:rPr>
          <w:rStyle w:val="2fb"/>
          <w:rtl/>
        </w:rPr>
        <w:t>"</w:t>
      </w:r>
      <w:r>
        <w:rPr>
          <w:rStyle w:val="2fb"/>
          <w:rFonts w:hint="cs"/>
          <w:rtl/>
        </w:rPr>
        <w:t>ח</w:t>
      </w:r>
      <w:r>
        <w:rPr>
          <w:rtl/>
        </w:rPr>
        <w:t xml:space="preserve">: מודה היה </w:t>
      </w:r>
      <w:r>
        <w:rPr>
          <w:rStyle w:val="2fb"/>
          <w:rtl/>
        </w:rPr>
        <w:t xml:space="preserve">רבי ישמעאל</w:t>
      </w:r>
      <w:r>
        <w:rPr>
          <w:rtl/>
        </w:rPr>
        <w:t xml:space="preserve"> לענין קרבן שאינו חייב אלא חטאת אחת, </w:t>
      </w:r>
      <w:ins w:id="90951" w:author="מנוע מכני" w:date="2026-10-11T12:04:39Z">
        <w:r>
          <w:rPr>
            <w:rtl/>
          </w:rPr>
          <w:t xml:space="preserve">עכשיו</w:t>
        </w:r>
      </w:ins>
      <w:del w:id="90952" w:author="מנוע מכני" w:date="2026-10-11T12:04:39Z">
        <w:r>
          <w:rPr>
            <w:rtl/>
          </w:rPr>
          <w:delText xml:space="preserve">השתא</w:delText>
        </w:r>
      </w:del>
      <w:r>
        <w:rPr>
          <w:rtl/>
        </w:rPr>
        <w:t xml:space="preserve"> </w:t>
      </w:r>
      <w:ins w:id="90293" w:author="מנוע מכני" w:date="2026-10-11T12:04:39Z">
        <w:r>
          <w:rPr>
            <w:rtl/>
          </w:rPr>
          <w:t xml:space="preserve">גם</w:t>
        </w:r>
      </w:ins>
      <w:del w:id="90294" w:author="מנוע מכני" w:date="2026-10-11T12:04:39Z">
        <w:r>
          <w:rPr>
            <w:rtl/>
          </w:rPr>
          <w:delText xml:space="preserve">נמי</w:delText>
        </w:r>
      </w:del>
      <w:r>
        <w:rPr>
          <w:rtl/>
        </w:rPr>
        <w:t xml:space="preserve"> כר' יהודה </w:t>
      </w:r>
      <w:r>
        <w:rPr>
          <w:rtl/>
        </w:rPr>
        <w:t xml:space="preserve">לא</w:t>
      </w:r>
      <w:r>
        <w:rPr>
          <w:rtl/>
        </w:rPr>
        <w:t xml:space="preserve"> מתוקמא, </w:t>
      </w:r>
    </w:p>
    <w:p>
      <w:pPr>
        <w:pStyle w:val="38"/>
        <w:rPr>
          <w:ins w:id="93152" w:author="מנוע מכני" w:date="2026-10-11T12:04:39Z"/>
        </w:rPr>
      </w:pPr>
      <w:ins w:id="90295" w:author="מנוע מכני" w:date="2026-10-11T12:04:39Z">
        <w:r>
          <w:t xml:space="preserve">שהרי</w:t>
        </w:r>
      </w:ins>
      <w:del w:id="90296" w:author="מנוע מכני" w:date="2026-10-11T12:04:39Z">
        <w:r>
          <w:delText xml:space="preserve">דהא</w:delText>
        </w:r>
      </w:del>
      <w:r>
        <w:t xml:space="preserve"> אר</w:t>
      </w:r>
      <w:r>
        <w:t>"</w:t>
      </w:r>
      <w:r>
        <w:t>א</w:t>
      </w:r>
      <w:r>
        <w:t xml:space="preserve">:</w:t>
      </w:r>
    </w:p>
    <w:p w:rsidR="00E403F0" w:rsidRPr="00AD695E" w:rsidRDefault="00E403F0" w:rsidP="00E403F0">
      <w:pPr>
        <w:rPr>
          <w:rtl/>
        </w:rPr>
      </w:pPr>
      <w:del w:id="93153" w:author="מנוע מכני" w:date="2026-10-11T12:04:39Z">
        <w:r>
          <w:rPr>
            <w:rtl/>
          </w:rPr>
          <w:delText xml:space="preserve"> </w:delText>
        </w:r>
      </w:del>
      <w:r>
        <w:rPr>
          <w:rtl/>
        </w:rPr>
        <w:t xml:space="preserve">מודה היה </w:t>
      </w:r>
      <w:ins w:id="90067" w:author="מנוע מכני" w:date="2026-10-11T12:04:39Z">
        <w:r>
          <w:rPr>
            <w:rStyle w:val="2fb"/>
            <w:rtl/>
          </w:rPr>
          <w:t xml:space="preserve">ר"י</w:t>
        </w:r>
      </w:ins>
      <w:del w:id="90068" w:author="מנוע מכני" w:date="2026-10-11T12:04:39Z">
        <w:r>
          <w:rPr>
            <w:rtl/>
          </w:rPr>
          <w:delText xml:space="preserve">רבי יהודה</w:delText>
        </w:r>
      </w:del>
      <w:r>
        <w:rPr>
          <w:rtl/>
        </w:rPr>
        <w:t xml:space="preserve"> לענין קרבן שאין מביא אלא חטאת אחת! </w:t>
      </w:r>
    </w:p>
    <w:p>
      <w:pPr>
        <w:pStyle w:val="38"/>
        <w:rPr>
          <w:ins w:id="93154" w:author="מנוע מכני" w:date="2026-10-11T12:04:39Z"/>
        </w:rPr>
      </w:pPr>
      <w:r w:rsidRPr="002B4E05">
        <w:t>אלא לר</w:t>
      </w:r>
      <w:r w:rsidRPr="002B4E05">
        <w:t>"</w:t>
      </w:r>
      <w:r w:rsidRPr="002B4E05">
        <w:t>ל</w:t>
      </w:r>
      <w:r w:rsidRPr="002B4E05">
        <w:t xml:space="preserve"> משום בר תאוטני:</w:t>
      </w:r>
    </w:p>
    <w:p w:rsidR="00E403F0" w:rsidRPr="002B4E05" w:rsidRDefault="00E403F0" w:rsidP="00E403F0">
      <w:pPr>
        <w:rPr>
          <w:rtl/>
        </w:rPr>
      </w:pPr>
      <w:del w:id="93155" w:author="מנוע מכני" w:date="2026-10-11T12:04:39Z">
        <w:r w:rsidRPr="002B4E05">
          <w:rPr>
            <w:rtl/>
          </w:rPr>
          <w:delText xml:space="preserve"> </w:delText>
        </w:r>
      </w:del>
      <w:r w:rsidRPr="002B4E05">
        <w:rPr>
          <w:rFonts w:hint="cs"/>
          <w:rtl/>
        </w:rPr>
        <w:t>הב</w:t>
      </w:r>
      <w:r w:rsidRPr="002B4E05">
        <w:rPr>
          <w:rtl/>
        </w:rPr>
        <w:t>"</w:t>
      </w:r>
      <w:r w:rsidRPr="002B4E05">
        <w:rPr>
          <w:rFonts w:hint="cs"/>
          <w:rtl/>
        </w:rPr>
        <w:t>ע</w:t>
      </w:r>
      <w:r w:rsidRPr="002B4E05">
        <w:rPr>
          <w:rtl/>
        </w:rPr>
        <w:t xml:space="preserve"> כגון שאכלן בשני תמחויין, ואליבא </w:t>
      </w:r>
      <w:r w:rsidRPr="002B4E05">
        <w:rPr>
          <w:rStyle w:val="2fb"/>
          <w:rtl/>
        </w:rPr>
        <w:t xml:space="preserve">דרבי</w:t>
      </w:r>
      <w:r w:rsidRPr="002B4E05">
        <w:rPr>
          <w:rtl/>
        </w:rPr>
        <w:t xml:space="preserve"> יהושע</w:t>
      </w:r>
      <w:r w:rsidRPr="002B4E05">
        <w:rPr>
          <w:rFonts w:hint="cs"/>
          <w:rtl/>
        </w:rPr>
        <w:t xml:space="preserve"> ד</w:t>
      </w:r>
      <w:r w:rsidRPr="002B4E05">
        <w:rPr>
          <w:rtl/>
        </w:rPr>
        <w:t>תמחויין מחלקים.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38"/>
        <w:rPr>
          <w:ins w:id="93156" w:author="מנוע מכני" w:date="2026-10-11T12:04:39Z"/>
        </w:rPr>
      </w:pPr>
      <w:r w:rsidRPr="00217260">
        <w:t>גופא</w:t>
      </w:r>
      <w:r>
        <w:t xml:space="preserve">:</w:t>
      </w:r>
    </w:p>
    <w:p w:rsidR="00E403F0" w:rsidRPr="00AD695E" w:rsidRDefault="00E403F0" w:rsidP="00E403F0">
      <w:pPr>
        <w:rPr>
          <w:rtl/>
        </w:rPr>
      </w:pPr>
      <w:del w:id="93157" w:author="מנוע מכני" w:date="2026-10-11T12:04:39Z">
        <w:r>
          <w:rPr>
            <w:rtl/>
          </w:rPr>
          <w:delText xml:space="preserve"> </w:delText>
        </w:r>
      </w:del>
      <w:r>
        <w:rPr>
          <w:rtl/>
        </w:rPr>
        <w:tab/>
      </w:r>
      <w:r w:rsidRPr="00591043">
        <w:rPr>
          <w:b/>
          <w:bCs/>
          <w:rtl/>
        </w:rPr>
        <w:t>אכל חלב נבילה - לוקה שתים</w:t>
      </w:r>
      <w:r>
        <w:rPr>
          <w:rtl/>
        </w:rPr>
        <w:t xml:space="preserve">, חלב מוקדשין - לוקה שתים, </w:t>
      </w:r>
    </w:p>
    <w:p>
      <w:pPr>
        <w:pStyle w:val="38"/>
        <w:rPr>
          <w:ins w:id="93158" w:author="מנוע מכני" w:date="2026-10-11T12:04:39Z"/>
        </w:rPr>
      </w:pPr>
      <w:r>
        <w:tab/>
      </w:r>
      <w:r>
        <w:tab/>
      </w:r>
      <w:r>
        <w:tab/>
      </w:r>
      <w:ins w:id="90069" w:author="מנוע מכני" w:date="2026-10-11T12:04:39Z">
        <w:r>
          <w:t xml:space="preserve">ר"י</w:t>
        </w:r>
      </w:ins>
      <w:del w:id="90070" w:author="מנוע מכני" w:date="2026-10-11T12:04:39Z">
        <w:r>
          <w:tab/>
          <w:delText xml:space="preserve">רבי יהודה</w:delText>
        </w:r>
      </w:del>
      <w:del w:id="94481" w:author="מנוע מכני" w:date="2026-10-11T12:04:39Z">
        <w:r>
          <w:tab/>
          <w:delText xml:space="preserve"> אומר</w:delText>
        </w:r>
      </w:del>
      <w:del w:id="95545" w:author="Claude" w:date="2026-10-11T09:07:45Z">
        <w:r>
          <w:delText xml:space="preserve">	</w:delText>
        </w:r>
      </w:del>
      <w:r>
        <w:t xml:space="preserve">:</w:t>
      </w:r>
    </w:p>
    <w:p w:rsidR="00E403F0" w:rsidRPr="00AD695E" w:rsidRDefault="00E403F0" w:rsidP="00E403F0">
      <w:pPr>
        <w:rPr>
          <w:rtl/>
        </w:rPr>
      </w:pPr>
      <w:del w:id="93159" w:author="מנוע מכני" w:date="2026-10-11T12:04:39Z">
        <w:r>
          <w:rPr>
            <w:rtl/>
          </w:rPr>
          <w:tab/>
          <w:delText xml:space="preserve"> </w:delText>
        </w:r>
      </w:del>
      <w:r>
        <w:rPr>
          <w:rtl/>
        </w:rPr>
        <w:tab/>
        <w:t xml:space="preserve">חלב מוקדשין - לוקה שלש.</w:t>
      </w:r>
    </w:p>
    <w:p w:rsidR="00E403F0" w:rsidRPr="00AD695E" w:rsidRDefault="00E403F0" w:rsidP="00E403F0">
      <w:pPr>
        <w:rPr>
          <w:rtl/>
        </w:rPr>
      </w:pPr>
    </w:p>
    <w:p>
      <w:pPr>
        <w:pStyle w:val="afffff8"/>
        <w:rPr>
          <w:ins w:id="90229" w:author="קלוד" w:date="2026-10-11T12:26:18Z"/>
        </w:rPr>
      </w:pPr>
      <w:ins w:id="90230" w:author="קלוד" w:date="2026-10-11T12:26:18Z">
        <w:r>
          <w:rPr>
            <w:color w:val="7B3F00"/>
          </w:rPr>
          <w:t xml:space="preserve">חלב מוקדשין - מניין ג' לאוין לר"י</w:t>
        </w:r>
      </w:ins>
    </w:p>
    <w:p>
      <w:pPr>
        <w:pStyle w:val="38"/>
        <w:rPr>
          <w:ins w:id="93160" w:author="מנוע מכני" w:date="2026-10-11T12:04:39Z"/>
        </w:rPr>
      </w:pPr>
      <w:r>
        <w:t>ר</w:t>
      </w:r>
      <w:r>
        <w:t>"</w:t>
      </w:r>
      <w:r>
        <w:t xml:space="preserve">ש </w:t>
      </w:r>
      <w:r>
        <w:t xml:space="preserve">לרבא:</w:t>
      </w:r>
    </w:p>
    <w:p w:rsidR="00E403F0" w:rsidRPr="00AD695E" w:rsidRDefault="00E403F0" w:rsidP="00E403F0">
      <w:pPr>
        <w:rPr>
          <w:rtl/>
        </w:rPr>
      </w:pPr>
      <w:del w:id="93161" w:author="מנוע מכני" w:date="2026-10-11T12:04:39Z">
        <w:r>
          <w:rPr>
            <w:rtl/>
          </w:rPr>
          <w:delText xml:space="preserve"> </w:delText>
        </w:r>
      </w:del>
      <w:r>
        <w:rPr>
          <w:rtl/>
        </w:rPr>
        <w:t xml:space="preserve">בשלמא </w:t>
      </w:r>
      <w:r>
        <w:rPr>
          <w:rStyle w:val="2fb"/>
          <w:rtl/>
        </w:rPr>
        <w:t xml:space="preserve">לר"</w:t>
      </w:r>
      <w:r>
        <w:rPr>
          <w:rStyle w:val="2fb"/>
          <w:rFonts w:hint="cs"/>
          <w:rtl/>
        </w:rPr>
        <w:t>י</w:t>
      </w:r>
      <w:r>
        <w:rPr>
          <w:rtl/>
        </w:rPr>
        <w:t xml:space="preserve"> היינו דכתיבי: </w:t>
      </w:r>
      <w:r>
        <w:rPr>
          <w:rFonts w:hint="cs"/>
          <w:rtl/>
        </w:rPr>
        <w:t>'</w:t>
      </w:r>
      <w:r>
        <w:rPr>
          <w:rStyle w:val="afffff0"/>
          <w:rtl/>
        </w:rPr>
        <w:t xml:space="preserve">חקת עולם כל חלב שור וכשב ועז </w:t>
      </w:r>
      <w:r>
        <w:rPr>
          <w:rStyle w:val="afffff0"/>
          <w:rtl/>
        </w:rPr>
        <w:t xml:space="preserve">לא</w:t>
      </w:r>
      <w:r>
        <w:rPr>
          <w:rStyle w:val="afffff0"/>
          <w:rtl/>
        </w:rPr>
        <w:t xml:space="preserve"> תאכלו וכל זר </w:t>
      </w:r>
      <w:r>
        <w:rPr>
          <w:rStyle w:val="afffff0"/>
          <w:rtl/>
        </w:rPr>
        <w:t xml:space="preserve">לא</w:t>
      </w:r>
      <w:r>
        <w:rPr>
          <w:rStyle w:val="afffff0"/>
          <w:rtl/>
        </w:rPr>
        <w:t xml:space="preserve"> יאכל קדש</w:t>
      </w:r>
      <w:r>
        <w:rPr>
          <w:rFonts w:hint="cs"/>
          <w:rtl/>
        </w:rPr>
        <w:t>'</w:t>
      </w:r>
      <w:r>
        <w:rPr>
          <w:rtl/>
        </w:rPr>
        <w:t xml:space="preserve">, הא </w:t>
      </w:r>
      <w:ins w:id="90953" w:author="מנוע מכני" w:date="2026-10-11T12:04:39Z">
        <w:r>
          <w:rPr>
            <w:rtl/>
          </w:rPr>
          <w:t xml:space="preserve">שלושה</w:t>
        </w:r>
      </w:ins>
      <w:del w:id="90954" w:author="מנוע מכני" w:date="2026-10-11T12:04:39Z">
        <w:r>
          <w:rPr>
            <w:rtl/>
          </w:rPr>
          <w:delText xml:space="preserve">תלתא</w:delText>
        </w:r>
      </w:del>
      <w:r>
        <w:rPr>
          <w:rtl/>
        </w:rPr>
        <w:t xml:space="preserve"> לאוין, </w:t>
      </w:r>
    </w:p>
    <w:p>
      <w:pPr>
        <w:pStyle w:val="38"/>
        <w:rPr>
          <w:ins w:id="93162" w:author="מנוע מכני" w:date="2026-10-11T12:04:39Z"/>
        </w:rPr>
      </w:pPr>
      <w:r>
        <w:t>אבל</w:t>
      </w:r>
      <w:r>
        <w:t xml:space="preserve"> לרבנן </w:t>
      </w:r>
      <w:r>
        <w:t xml:space="preserve">מ"ט</w:t>
      </w:r>
      <w:r>
        <w:t xml:space="preserve">? </w:t>
      </w:r>
      <w:r>
        <w:t>ד</w:t>
      </w:r>
      <w:r>
        <w:t xml:space="preserve">סברי:</w:t>
      </w:r>
    </w:p>
    <w:p w:rsidR="00E403F0" w:rsidRPr="00AD695E" w:rsidRDefault="00E403F0" w:rsidP="00E403F0">
      <w:pPr>
        <w:rPr>
          <w:rtl/>
        </w:rPr>
      </w:pPr>
      <w:del w:id="93163" w:author="מנוע מכני" w:date="2026-10-11T12:04:39Z">
        <w:r>
          <w:rPr>
            <w:rtl/>
          </w:rPr>
          <w:delText xml:space="preserve"> </w:delText>
        </w:r>
      </w:del>
      <w:ins w:id="90297" w:author="מנוע מכני" w:date="2026-10-11T12:04:39Z">
        <w:r>
          <w:rPr>
            <w:rtl/>
          </w:rPr>
          <w:t xml:space="preserve">לא</w:t>
        </w:r>
      </w:ins>
      <w:del w:id="90298" w:author="מנוע מכני" w:date="2026-10-11T12:04:39Z">
        <w:r>
          <w:rPr>
            <w:rtl/>
          </w:rPr>
          <w:delText xml:space="preserve">לאו</w:delText>
        </w:r>
      </w:del>
      <w:r>
        <w:rPr>
          <w:rtl/>
        </w:rPr>
        <w:t xml:space="preserve"> דחוקת עולם בקדשים, </w:t>
      </w:r>
      <w:ins w:id="90299" w:author="מנוע מכני" w:date="2026-10-11T12:04:39Z">
        <w:r>
          <w:rPr>
            <w:rtl/>
          </w:rPr>
          <w:t xml:space="preserve">ולא</w:t>
        </w:r>
      </w:ins>
      <w:del w:id="90300" w:author="מנוע מכני" w:date="2026-10-11T12:04:39Z">
        <w:r>
          <w:rPr>
            <w:rtl/>
          </w:rPr>
          <w:delText xml:space="preserve">ולאו</w:delText>
        </w:r>
      </w:del>
      <w:r>
        <w:rPr>
          <w:rtl/>
        </w:rPr>
        <w:t xml:space="preserve"> דחלב שור בחולין</w:t>
      </w:r>
      <w:ins w:id="91707" w:author="מנוע מכני" w:date="2026-10-11T12:04:39Z">
        <w:r>
          <w:rPr>
            <w:rtl/>
          </w:rPr>
          <w:t xml:space="preserve">,</w:t>
        </w:r>
      </w:ins>
      <w:del w:id="91708" w:author="מנוע מכני" w:date="2026-10-11T12:04:39Z">
        <w:r>
          <w:rPr>
            <w:rtl/>
          </w:rPr>
          <w:delText xml:space="preserve">;</w:delText>
        </w:r>
      </w:del>
    </w:p>
    <w:p w:rsidR="00E403F0" w:rsidRPr="00AD695E" w:rsidRDefault="00E403F0" w:rsidP="00E403F0">
      <w:pPr>
        <w:rPr>
          <w:rtl/>
        </w:rPr>
      </w:pPr>
      <w:r>
        <w:rPr>
          <w:rtl/>
        </w:rPr>
        <w:lastRenderedPageBreak/>
        <w:t xml:space="preserve">וצריכי, </w:t>
      </w:r>
      <w:ins w:id="92341" w:author="מנוע מכני" w:date="2026-10-11T12:04:39Z">
        <w:r>
          <w:rPr>
            <w:rtl/>
          </w:rPr>
          <w:t xml:space="preserve">דאם </w:t>
        </w:r>
      </w:ins>
      <w:del w:id="92342" w:author="מנוע מכני" w:date="2026-10-11T12:04:39Z">
        <w:r>
          <w:rPr>
            <w:rtl/>
          </w:rPr>
          <w:lastRenderedPageBreak/>
          <w:delText xml:space="preserve">דאי </w:delText>
        </w:r>
      </w:del>
      <w:r>
        <w:rPr>
          <w:rtl/>
        </w:rPr>
        <w:lastRenderedPageBreak/>
        <w:t xml:space="preserve">כתב </w:t>
      </w:r>
      <w:ins w:id="90955" w:author="מנוע מכני" w:date="2026-10-11T12:04:39Z">
        <w:r>
          <w:rPr>
            <w:rtl/>
          </w:rPr>
          <w:t xml:space="preserve">התורה</w:t>
        </w:r>
      </w:ins>
      <w:del w:id="90956" w:author="מנוע מכני" w:date="2026-10-11T12:04:39Z">
        <w:r>
          <w:rPr>
            <w:rtl/>
          </w:rPr>
          <w:lastRenderedPageBreak/>
          <w:delText xml:space="preserve">רחמנא</w:delText>
        </w:r>
      </w:del>
      <w:r>
        <w:rPr>
          <w:rtl/>
        </w:rPr>
        <w:lastRenderedPageBreak/>
        <w:t xml:space="preserve"> בקדשים, </w:t>
      </w:r>
      <w:r>
        <w:rPr>
          <w:rtl/>
        </w:rPr>
        <w:lastRenderedPageBreak/>
        <w:t xml:space="preserve">הו"</w:t>
      </w:r>
      <w:r>
        <w:rPr>
          <w:rFonts w:hint="cs"/>
          <w:rtl/>
        </w:rPr>
        <w:t xml:space="preserve">א</w:t>
      </w:r>
      <w:r>
        <w:rPr>
          <w:rFonts w:hint="cs"/>
          <w:rtl/>
        </w:rPr>
        <w:t xml:space="preserve">:</w:t>
      </w:r>
      <w:r>
        <w:rPr>
          <w:rtl/>
        </w:rPr>
        <w:t xml:space="preserve"> קדשים הוא דחמירי דאסור חלבו, </w:t>
      </w:r>
    </w:p>
    <w:p w:rsidR="00E403F0" w:rsidRPr="00AD695E" w:rsidRDefault="00E403F0" w:rsidP="00E403F0">
      <w:pPr>
        <w:rPr>
          <w:rtl/>
        </w:rPr>
      </w:pPr>
      <w:r>
        <w:rPr>
          <w:rtl/>
        </w:rPr>
        <w:t xml:space="preserve">אבל חולין אימא </w:t>
      </w:r>
      <w:r>
        <w:rPr>
          <w:rtl/>
        </w:rPr>
        <w:t xml:space="preserve">לא</w:t>
      </w:r>
      <w:r>
        <w:rPr>
          <w:rtl/>
        </w:rPr>
        <w:t xml:space="preserve"> משום </w:t>
      </w:r>
      <w:ins w:id="90959" w:author="מנוע מכני" w:date="2026-10-11T12:04:39Z">
        <w:r>
          <w:rPr>
            <w:rtl/>
          </w:rPr>
          <w:t xml:space="preserve">כך</w:t>
        </w:r>
      </w:ins>
      <w:del w:id="90960" w:author="מנוע מכני" w:date="2026-10-11T12:04:39Z">
        <w:r>
          <w:rPr>
            <w:rtl/>
          </w:rPr>
          <w:delText xml:space="preserve">הכי</w:delText>
        </w:r>
      </w:del>
      <w:r>
        <w:rPr>
          <w:rtl/>
        </w:rPr>
        <w:t xml:space="preserve"> כתב </w:t>
      </w:r>
      <w:ins w:id="90957" w:author="מנוע מכני" w:date="2026-10-11T12:04:39Z">
        <w:r>
          <w:rPr>
            <w:rtl/>
          </w:rPr>
          <w:t xml:space="preserve">התורה</w:t>
        </w:r>
      </w:ins>
      <w:del w:id="90958" w:author="מנוע מכני" w:date="2026-10-11T12:04:39Z">
        <w:r>
          <w:rPr>
            <w:rtl/>
          </w:rPr>
          <w:delText xml:space="preserve">רחמנא</w:delText>
        </w:r>
      </w:del>
      <w:r>
        <w:rPr>
          <w:rtl/>
        </w:rPr>
        <w:t xml:space="preserve"> כל חלב שור</w:t>
      </w:r>
      <w:ins w:id="91709" w:author="מנוע מכני" w:date="2026-10-11T12:04:39Z">
        <w:r>
          <w:rPr>
            <w:rtl/>
          </w:rPr>
          <w:t xml:space="preserve">,</w:t>
        </w:r>
      </w:ins>
      <w:del w:id="91710" w:author="מנוע מכני" w:date="2026-10-11T12:04:39Z">
        <w:r>
          <w:rPr>
            <w:rtl/>
          </w:rPr>
          <w:delText xml:space="preserve">;</w:delText>
        </w:r>
      </w:del>
    </w:p>
    <w:p w:rsidR="00E403F0" w:rsidRPr="00AD695E" w:rsidRDefault="00E403F0" w:rsidP="00E403F0">
      <w:pPr>
        <w:rPr>
          <w:rtl/>
        </w:rPr>
      </w:pPr>
      <w:ins w:id="92343" w:author="מנוע מכני" w:date="2026-10-11T12:04:39Z">
        <w:r>
          <w:rPr>
            <w:rtl/>
          </w:rPr>
          <w:t xml:space="preserve">ואם </w:t>
        </w:r>
      </w:ins>
      <w:del w:id="92344" w:author="מנוע מכני" w:date="2026-10-11T12:04:39Z">
        <w:r>
          <w:rPr>
            <w:rtl/>
          </w:rPr>
          <w:delText xml:space="preserve">ואי </w:delText>
        </w:r>
      </w:del>
      <w:r>
        <w:rPr>
          <w:rtl/>
        </w:rPr>
        <w:t xml:space="preserve">כתב כל חלב שור, ה"א: חלב דחולין הוא דאסור משום דלא הותר מכללו</w:t>
      </w:r>
      <w:r>
        <w:rPr>
          <w:rFonts w:hint="cs"/>
          <w:rtl/>
        </w:rPr>
        <w:t>,</w:t>
      </w:r>
    </w:p>
    <w:p w:rsidR="00E403F0" w:rsidRPr="00AD695E" w:rsidRDefault="00E403F0" w:rsidP="00E403F0">
      <w:pPr>
        <w:rPr>
          <w:rtl/>
        </w:rPr>
      </w:pPr>
      <w:r>
        <w:rPr>
          <w:rtl/>
        </w:rPr>
        <w:t xml:space="preserve">אבל חלב מוקדשין </w:t>
      </w:r>
      <w:ins w:id="90009" w:author="Claude - סמנטי" w:date="2026-10-11T12:21:47Z">
        <w:r>
          <w:rPr>
            <w:rtl/>
          </w:rPr>
          <w:t xml:space="preserve">שהותר</w:t>
        </w:r>
      </w:ins>
      <w:del w:id="90010" w:author="Claude - סמנטי" w:date="2026-10-11T12:21:47Z">
        <w:r>
          <w:rPr>
            <w:rtl/>
          </w:rPr>
          <w:delText xml:space="preserve">דהותר</w:delText>
        </w:r>
      </w:del>
      <w:r>
        <w:rPr>
          <w:rtl/>
        </w:rPr>
        <w:t xml:space="preserve"> מכללו, ה"א: מדהותר בשרן אישתרי </w:t>
      </w:r>
      <w:ins w:id="90301" w:author="מנוע מכני" w:date="2026-10-11T12:04:39Z">
        <w:r>
          <w:rPr>
            <w:rtl/>
          </w:rPr>
          <w:t xml:space="preserve">גם</w:t>
        </w:r>
      </w:ins>
      <w:del w:id="90302" w:author="מנוע מכני" w:date="2026-10-11T12:04:39Z">
        <w:r>
          <w:rPr>
            <w:rtl/>
          </w:rPr>
          <w:delText xml:space="preserve">נמי</w:delText>
        </w:r>
      </w:del>
      <w:r>
        <w:rPr>
          <w:rtl/>
        </w:rPr>
        <w:t xml:space="preserve"> חלבן, </w:t>
      </w:r>
      <w:r w:rsidRPr="00217260">
        <w:rPr>
          <w:b/>
          <w:bCs/>
          <w:rtl/>
        </w:rPr>
        <w:t>צריכי</w:t>
      </w:r>
      <w:r>
        <w:rPr>
          <w:rtl/>
        </w:rPr>
        <w:t>.</w:t>
      </w:r>
    </w:p>
    <w:p w:rsidR="00E403F0" w:rsidRPr="00AD695E" w:rsidRDefault="00E403F0" w:rsidP="00E403F0">
      <w:pPr>
        <w:rPr>
          <w:rtl/>
        </w:rPr>
      </w:pPr>
    </w:p>
    <w:p>
      <w:pPr>
        <w:pStyle w:val="38"/>
        <w:rPr>
          <w:ins w:id="93164" w:author="מנוע מכני" w:date="2026-10-11T12:04:39Z"/>
        </w:rPr>
      </w:pPr>
      <w:r>
        <w:t xml:space="preserve">- </w:t>
      </w:r>
      <w:ins w:id="90303" w:author="מנוע מכני" w:date="2026-10-11T12:04:39Z">
        <w:r>
          <w:t xml:space="preserve">וחלקו</w:t>
        </w:r>
      </w:ins>
      <w:del w:id="90304" w:author="מנוע מכני" w:date="2026-10-11T12:04:39Z">
        <w:r w:rsidRPr="00F36DA9">
          <w:delText xml:space="preserve">ופליגי</w:delText>
        </w:r>
      </w:del>
      <w:r w:rsidRPr="00F36DA9">
        <w:t xml:space="preserve"> </w:t>
      </w:r>
      <w:r w:rsidRPr="005A50FD">
        <w:t>דלר</w:t>
      </w:r>
      <w:r>
        <w:t>"</w:t>
      </w:r>
      <w:r w:rsidRPr="005A50FD">
        <w:t>י</w:t>
      </w:r>
      <w:r w:rsidRPr="00E14565">
        <w:t xml:space="preserve">:</w:t>
      </w:r>
    </w:p>
    <w:p w:rsidR="00E403F0" w:rsidRPr="00AD695E" w:rsidRDefault="00E403F0" w:rsidP="00E403F0">
      <w:pPr>
        <w:pStyle w:val="affffb"/>
        <w:rPr>
          <w:rtl/>
        </w:rPr>
      </w:pPr>
      <w:del w:id="93165" w:author="מנוע מכני" w:date="2026-10-11T12:04:39Z">
        <w:r w:rsidRPr="00E14565">
          <w:rPr>
            <w:rtl/>
          </w:rPr>
          <w:delText xml:space="preserve"> </w:delText>
        </w:r>
      </w:del>
      <w:ins w:id="90011" w:author="Claude - סמנטי" w:date="2026-10-11T12:21:47Z">
        <w:r>
          <w:rPr>
            <w:rtl/>
          </w:rPr>
          <w:t xml:space="preserve">לומדים</w:t>
        </w:r>
      </w:ins>
      <w:del w:id="90012" w:author="Claude - סמנטי" w:date="2026-10-11T12:21:47Z">
        <w:r w:rsidRPr="00E14565">
          <w:rPr>
            <w:rtl/>
          </w:rPr>
          <w:delText xml:space="preserve">למידין</w:delText>
        </w:r>
      </w:del>
      <w:r w:rsidRPr="00E14565">
        <w:rPr>
          <w:rtl/>
        </w:rPr>
        <w:t xml:space="preserve"> </w:t>
      </w:r>
      <w:ins w:id="90305" w:author="מנוע מכני" w:date="2026-10-11T12:04:39Z">
        <w:r>
          <w:rPr>
            <w:rtl/>
          </w:rPr>
          <w:t xml:space="preserve">לא</w:t>
        </w:r>
      </w:ins>
      <w:del w:id="90306" w:author="מנוע מכני" w:date="2026-10-11T12:04:39Z">
        <w:r w:rsidRPr="00E14565">
          <w:rPr>
            <w:rtl/>
          </w:rPr>
          <w:delText xml:space="preserve">לאו</w:delText>
        </w:r>
      </w:del>
      <w:r w:rsidRPr="00E14565">
        <w:rPr>
          <w:rtl/>
        </w:rPr>
        <w:t xml:space="preserve"> </w:t>
      </w:r>
      <w:ins w:id="90307" w:author="מנוע מכני" w:date="2026-10-11T12:04:39Z">
        <w:r>
          <w:rPr>
            <w:rtl/>
          </w:rPr>
          <w:t xml:space="preserve">מלא</w:t>
        </w:r>
      </w:ins>
      <w:del w:id="90308" w:author="מנוע מכני" w:date="2026-10-11T12:04:39Z">
        <w:r w:rsidRPr="00E14565">
          <w:rPr>
            <w:rtl/>
          </w:rPr>
          <w:delText xml:space="preserve">מלאו</w:delText>
        </w:r>
      </w:del>
      <w:r w:rsidRPr="00E14565">
        <w:rPr>
          <w:rtl/>
        </w:rPr>
        <w:t xml:space="preserve"> </w:t>
      </w:r>
      <w:ins w:id="90309" w:author="מנוע מכני" w:date="2026-10-11T12:04:39Z">
        <w:r>
          <w:rPr>
            <w:rtl/>
          </w:rPr>
          <w:t xml:space="preserve">ולא</w:t>
        </w:r>
      </w:ins>
      <w:del w:id="90310" w:author="מנוע מכני" w:date="2026-10-11T12:04:39Z">
        <w:r w:rsidRPr="00E14565">
          <w:rPr>
            <w:rtl/>
          </w:rPr>
          <w:delText xml:space="preserve">ולאו</w:delText>
        </w:r>
      </w:del>
      <w:r w:rsidRPr="00E14565">
        <w:rPr>
          <w:rtl/>
        </w:rPr>
        <w:t xml:space="preserve"> מכרת, </w:t>
      </w:r>
      <w:r w:rsidRPr="005A50FD">
        <w:rPr>
          <w:rtl/>
        </w:rPr>
        <w:t>ו</w:t>
      </w:r>
      <w:r w:rsidRPr="005A50FD">
        <w:rPr>
          <w:rFonts w:hint="cs"/>
          <w:rtl/>
        </w:rPr>
        <w:t>ל</w:t>
      </w:r>
      <w:r w:rsidRPr="005A50FD">
        <w:rPr>
          <w:rtl/>
        </w:rPr>
        <w:t>רבנ</w:t>
      </w:r>
      <w:r w:rsidRPr="005A50FD">
        <w:rPr>
          <w:rFonts w:hint="cs"/>
          <w:rtl/>
        </w:rPr>
        <w:t>ן</w:t>
      </w:r>
      <w:r w:rsidRPr="00E14565">
        <w:rPr>
          <w:rtl/>
        </w:rPr>
        <w:t xml:space="preserve">: </w:t>
      </w:r>
      <w:ins w:id="90311" w:author="מנוע מכני" w:date="2026-10-11T12:04:39Z">
        <w:r>
          <w:rPr>
            <w:rtl/>
          </w:rPr>
          <w:t xml:space="preserve">לא</w:t>
        </w:r>
      </w:ins>
      <w:del w:id="90312" w:author="מנוע מכני" w:date="2026-10-11T12:04:39Z">
        <w:r w:rsidRPr="00E14565">
          <w:rPr>
            <w:rtl/>
          </w:rPr>
          <w:delText xml:space="preserve">לאו</w:delText>
        </w:r>
      </w:del>
      <w:r w:rsidRPr="00E14565">
        <w:rPr>
          <w:rtl/>
        </w:rPr>
        <w:t xml:space="preserve"> מכרת </w:t>
      </w:r>
      <w:r w:rsidRPr="00E14565">
        <w:rPr>
          <w:rtl/>
        </w:rPr>
        <w:t xml:space="preserve">לא</w:t>
      </w:r>
      <w:r w:rsidRPr="00E14565">
        <w:rPr>
          <w:rtl/>
        </w:rPr>
        <w:t xml:space="preserve"> </w:t>
      </w:r>
      <w:ins w:id="92815" w:author="מנוע מכני" w:date="2026-10-11T12:04:39Z">
        <w:r>
          <w:rPr>
            <w:rtl/>
          </w:rPr>
          <w:t xml:space="preserve">למדים</w:t>
        </w:r>
      </w:ins>
      <w:del w:id="92816" w:author="מנוע מכני" w:date="2026-10-11T12:04:39Z">
        <w:r w:rsidRPr="00E14565">
          <w:rPr>
            <w:rtl/>
          </w:rPr>
          <w:delText xml:space="preserve">ילפינן</w:delText>
        </w:r>
      </w:del>
      <w:r w:rsidRPr="00E14565">
        <w:rPr>
          <w:rtl/>
        </w:rPr>
        <w:t xml:space="preserve">.</w:t>
      </w:r>
    </w:p>
    <w:p w:rsidR="00E403F0" w:rsidRPr="00AD695E" w:rsidRDefault="00E403F0" w:rsidP="00E403F0">
      <w:pPr>
        <w:rPr>
          <w:rtl/>
        </w:rPr>
      </w:pPr>
      <w:r w:rsidRPr="00217260">
        <w:rPr>
          <w:rFonts w:hint="cs"/>
          <w:b/>
          <w:bCs/>
          <w:rtl/>
        </w:rPr>
        <w:t>ו</w:t>
      </w:r>
      <w:r w:rsidRPr="00217260">
        <w:rPr>
          <w:b/>
          <w:bCs/>
          <w:rtl/>
        </w:rPr>
        <w:t>לר'</w:t>
      </w:r>
      <w:r>
        <w:rPr>
          <w:rtl/>
        </w:rPr>
        <w:t xml:space="preserve"> </w:t>
      </w:r>
      <w:r w:rsidRPr="00217260">
        <w:rPr>
          <w:b/>
          <w:bCs/>
          <w:rtl/>
        </w:rPr>
        <w:t>יהודה</w:t>
      </w:r>
      <w:r>
        <w:rPr>
          <w:rtl/>
        </w:rPr>
        <w:t xml:space="preserve"> </w:t>
      </w:r>
      <w:r>
        <w:rPr>
          <w:rFonts w:hint="cs"/>
          <w:rtl/>
        </w:rPr>
        <w:t>'</w:t>
      </w:r>
      <w:r>
        <w:rPr>
          <w:rStyle w:val="afffff0"/>
          <w:rtl/>
          <w:rPrChange w:id="9003" w:author="מנוע פסוקים" w:date="2026-10-11T09:26:20Z">
            <w:rPr>
              <w:rtl/>
            </w:rPr>
          </w:rPrChange>
        </w:rPr>
        <w:t xml:space="preserve">כל חלב וכל דם </w:t>
      </w:r>
      <w:r>
        <w:rPr>
          <w:rStyle w:val="afffff0"/>
          <w:rtl/>
          <w:rPrChange w:id="9004" w:author="מנוע פסוקים" w:date="2026-10-11T09:26:20Z">
            <w:rPr>
              <w:rtl/>
            </w:rPr>
          </w:rPrChange>
        </w:rPr>
        <w:t xml:space="preserve">לא</w:t>
      </w:r>
      <w:r>
        <w:rPr>
          <w:rStyle w:val="afffff0"/>
          <w:rtl/>
          <w:rPrChange w:id="9005" w:author="מנוע פסוקים" w:date="2026-10-11T09:26:20Z">
            <w:rPr>
              <w:rtl/>
            </w:rPr>
          </w:rPrChange>
        </w:rPr>
        <w:t xml:space="preserve"> תאכלו</w:t>
      </w:r>
      <w:r>
        <w:rPr>
          <w:rFonts w:hint="cs"/>
          <w:rtl/>
        </w:rPr>
        <w:t>'</w:t>
      </w:r>
      <w:r>
        <w:rPr>
          <w:rtl/>
        </w:rPr>
        <w:t xml:space="preserve"> </w:t>
      </w:r>
      <w:r>
        <w:rPr>
          <w:rFonts w:hint="cs"/>
          <w:rtl/>
        </w:rPr>
        <w:t xml:space="preserve">- </w:t>
      </w:r>
      <w:ins w:id="92817" w:author="מנוע מכני" w:date="2026-10-11T12:04:39Z">
        <w:r>
          <w:rPr>
            <w:rtl/>
          </w:rPr>
          <w:t xml:space="preserve">צריך</w:t>
        </w:r>
      </w:ins>
      <w:del w:id="92818" w:author="מנוע מכני" w:date="2026-10-11T12:04:39Z">
        <w:r>
          <w:rPr>
            <w:rtl/>
          </w:rPr>
          <w:delText xml:space="preserve">מיבעי</w:delText>
        </w:r>
      </w:del>
      <w:r>
        <w:rPr>
          <w:rtl/>
        </w:rPr>
        <w:t xml:space="preserve"> להקיש, </w:t>
      </w:r>
      <w:r>
        <w:rPr>
          <w:rFonts w:hint="cs"/>
          <w:rtl/>
        </w:rPr>
        <w:t xml:space="preserve">מה חלב אף דם לוקה שלוש!</w:t>
      </w:r>
      <w:ins w:id="91711" w:author="מנוע מכני" w:date="2026-10-11T12:04:39Z">
        <w:r>
          <w:rPr>
            <w:rFonts w:hint="cs"/>
            <w:rtl/>
          </w:rPr>
          <w:t xml:space="preserve"> </w:t>
        </w:r>
      </w:ins>
      <w:del w:id="91712" w:author="מנוע מכני" w:date="2026-10-11T12:04:39Z">
        <w:r>
          <w:rPr>
            <w:rFonts w:hint="cs"/>
            <w:rtl/>
          </w:rPr>
          <w:delText xml:space="preserve">  </w:delText>
        </w:r>
      </w:del>
    </w:p>
    <w:p>
      <w:pPr>
        <w:pStyle w:val="38"/>
        <w:rPr>
          <w:ins w:id="93166" w:author="מנוע מכני" w:date="2026-10-11T12:04:39Z"/>
        </w:rPr>
      </w:pPr>
      <w:r w:rsidRPr="00217260">
        <w:t>וחכ</w:t>
      </w:r>
      <w:r>
        <w:t xml:space="preserve">"א:</w:t>
      </w:r>
    </w:p>
    <w:p w:rsidR="00E403F0" w:rsidRPr="00AD695E" w:rsidRDefault="00E403F0" w:rsidP="00E403F0">
      <w:pPr>
        <w:rPr>
          <w:rtl/>
        </w:rPr>
      </w:pPr>
      <w:del w:id="93167" w:author="מנוע מכני" w:date="2026-10-11T12:04:39Z">
        <w:r>
          <w:rPr>
            <w:rtl/>
          </w:rPr>
          <w:delText xml:space="preserve"> </w:delText>
        </w:r>
      </w:del>
      <w:r>
        <w:rPr>
          <w:rtl/>
        </w:rPr>
        <w:t xml:space="preserve">אין בו אלא אזהרה אחת.</w:t>
      </w:r>
      <w:r>
        <w:rPr>
          <w:rFonts w:hint="cs"/>
          <w:rtl/>
        </w:rPr>
        <w:t xml:space="preserve"> וחלב מה דלוקה שלוש- </w:t>
      </w:r>
      <w:ins w:id="90961" w:author="מנוע מכני" w:date="2026-10-11T12:04:39Z">
        <w:r>
          <w:rPr>
            <w:rFonts w:hint="cs"/>
            <w:rtl/>
          </w:rPr>
          <w:t xml:space="preserve">שני</w:t>
        </w:r>
      </w:ins>
      <w:del w:id="90962" w:author="מנוע מכני" w:date="2026-10-11T12:04:39Z">
        <w:r>
          <w:rPr>
            <w:rFonts w:hint="cs"/>
            <w:rtl/>
          </w:rPr>
          <w:delText xml:space="preserve">תרי</w:delText>
        </w:r>
      </w:del>
      <w:r>
        <w:rPr>
          <w:rFonts w:hint="cs"/>
          <w:rtl/>
        </w:rPr>
        <w:t xml:space="preserve"> לאוין </w:t>
      </w:r>
      <w:ins w:id="90313" w:author="מנוע מכני" w:date="2026-10-11T12:04:39Z">
        <w:r>
          <w:rPr>
            <w:rFonts w:hint="cs"/>
            <w:rtl/>
          </w:rPr>
          <w:t xml:space="preserve">ולא</w:t>
        </w:r>
      </w:ins>
      <w:del w:id="90314" w:author="מנוע מכני" w:date="2026-10-11T12:04:39Z">
        <w:r>
          <w:rPr>
            <w:rFonts w:hint="cs"/>
            <w:rtl/>
          </w:rPr>
          <w:delText xml:space="preserve">ולאו</w:delText>
        </w:r>
      </w:del>
      <w:r>
        <w:rPr>
          <w:rFonts w:hint="cs"/>
          <w:rtl/>
        </w:rPr>
        <w:t xml:space="preserve"> דזרות </w:t>
      </w:r>
    </w:p>
    <w:p w:rsidR="00E403F0" w:rsidRPr="00AD695E" w:rsidRDefault="00E403F0" w:rsidP="00E403F0">
      <w:pPr>
        <w:rPr>
          <w:rtl/>
        </w:rPr>
      </w:pPr>
      <w:r w:rsidRPr="00217260">
        <w:rPr>
          <w:rFonts w:hint="cs"/>
          <w:b/>
          <w:bCs/>
          <w:rtl/>
        </w:rPr>
        <w:t xml:space="preserve">ודם </w:t>
      </w:r>
      <w:ins w:id="92819" w:author="מנוע מכני" w:date="2026-10-11T12:04:39Z">
        <w:r>
          <w:rPr>
            <w:rFonts w:hint="cs"/>
            <w:b/>
            <w:bCs/>
            <w:rtl/>
          </w:rPr>
          <w:t xml:space="preserve">הוצרך</w:t>
        </w:r>
      </w:ins>
      <w:del w:id="92820" w:author="מנוע מכני" w:date="2026-10-11T12:04:39Z">
        <w:r w:rsidRPr="00217260">
          <w:rPr>
            <w:rFonts w:hint="cs"/>
            <w:b/>
            <w:bCs/>
            <w:rtl/>
          </w:rPr>
          <w:delText xml:space="preserve">איצטריך</w:delText>
        </w:r>
      </w:del>
      <w:r>
        <w:rPr>
          <w:rtl/>
        </w:rPr>
        <w:t xml:space="preserve"> הואיל ואיתמעיט דם מטומאה ליתמעיט מזרות, </w:t>
      </w:r>
      <w:r>
        <w:rPr>
          <w:rtl/>
        </w:rPr>
        <w:t xml:space="preserve">קמ"ל</w:t>
      </w:r>
      <w:r>
        <w:rPr>
          <w:rtl/>
        </w:rPr>
        <w:t xml:space="preserve"> </w:t>
      </w:r>
      <w:ins w:id="92665" w:author="מנוע מכני" w:date="2026-10-11T12:04:39Z">
        <w:r>
          <w:rPr>
            <w:rtl/>
          </w:rPr>
          <w:t xml:space="preserve">ההיקש</w:t>
        </w:r>
      </w:ins>
      <w:del w:id="92666" w:author="מנוע מכני" w:date="2026-10-11T12:04:39Z">
        <w:r>
          <w:rPr>
            <w:rtl/>
          </w:rPr>
          <w:delText xml:space="preserve">היקישא</w:delText>
        </w:r>
      </w:del>
      <w:r>
        <w:rPr>
          <w:rtl/>
        </w:rPr>
        <w:t xml:space="preserve">.</w:t>
      </w:r>
    </w:p>
    <w:p>
      <w:pPr>
        <w:pStyle w:val="38"/>
        <w:rPr>
          <w:ins w:id="93168" w:author="מנוע מכני" w:date="2026-10-11T12:04:39Z"/>
        </w:rPr>
      </w:pPr>
      <w:r>
        <w:tab/>
      </w:r>
      <w:r w:rsidRPr="00217260">
        <w:t xml:space="preserve">ולרבנן הקישא </w:t>
      </w:r>
      <w:ins w:id="92821" w:author="מנוע מכני" w:date="2026-10-11T12:04:39Z">
        <w:r>
          <w:t xml:space="preserve">צריך</w:t>
        </w:r>
      </w:ins>
      <w:del w:id="92822" w:author="מנוע מכני" w:date="2026-10-11T12:04:39Z">
        <w:r w:rsidRPr="00217260">
          <w:delText xml:space="preserve">מיבעי</w:delText>
        </w:r>
      </w:del>
      <w:ins w:id="91713" w:author="מנוע מכני" w:date="2026-10-11T12:04:39Z">
        <w:r>
          <w:t xml:space="preserve"> </w:t>
        </w:r>
      </w:ins>
      <w:del w:id="91714" w:author="מנוע מכני" w:date="2026-10-11T12:04:39Z">
        <w:r w:rsidRPr="00217260">
          <w:delText xml:space="preserve"> </w:delText>
        </w:r>
        <w:r>
          <w:delText xml:space="preserve"> </w:delText>
        </w:r>
      </w:del>
      <w:r>
        <w:t xml:space="preserve">לכדתניא:</w:t>
      </w:r>
    </w:p>
    <w:p w:rsidR="00E403F0" w:rsidRPr="00AD695E" w:rsidRDefault="00E403F0" w:rsidP="00E403F0">
      <w:pPr>
        <w:rPr>
          <w:rtl/>
        </w:rPr>
      </w:pPr>
      <w:del w:id="93169" w:author="מנוע מכני" w:date="2026-10-11T12:04:39Z">
        <w:r>
          <w:rPr>
            <w:rtl/>
          </w:rPr>
          <w:delText xml:space="preserve"> </w:delText>
        </w:r>
      </w:del>
      <w:r>
        <w:rPr>
          <w:rFonts w:hint="cs"/>
          <w:rtl/>
        </w:rPr>
        <w:t>'</w:t>
      </w:r>
      <w:ins w:id="90215" w:author="Claude - סמנטי" w:date="2026-10-11T12:21:47Z">
        <w:r>
          <w:rPr>
            <w:rStyle w:val="afffff0"/>
            <w:rtl/>
          </w:rPr>
          <w:t xml:space="preserve">כָּל חֵלֶב וְכָל דָּם לֹא תֹאכֵלוּ</w:t>
        </w:r>
      </w:ins>
      <w:del w:id="90216" w:author="Claude - סמנטי" w:date="2026-10-11T12:21:47Z">
        <w:r>
          <w:rPr>
            <w:rtl/>
          </w:rPr>
          <w:delText xml:space="preserve">כל חלב וכל דם </w:delText>
        </w:r>
        <w:r>
          <w:rPr>
            <w:rtl/>
          </w:rPr>
          <w:delText xml:space="preserve">לא</w:delText>
        </w:r>
        <w:r>
          <w:rPr>
            <w:rtl/>
          </w:rPr>
          <w:delText xml:space="preserve"> תאכלו</w:delText>
        </w:r>
      </w:del>
      <w:r>
        <w:rPr>
          <w:rFonts w:hint="cs"/>
          <w:rtl/>
        </w:rPr>
        <w:t>'</w:t>
      </w:r>
      <w:r>
        <w:rPr>
          <w:rtl/>
        </w:rPr>
        <w:t xml:space="preserve"> - מה חלב מיוחד שחלבו חלוק מבשרו ואין מצטרפין זה עם זה, אף דם שדמו חלוק מבשרו, </w:t>
      </w:r>
    </w:p>
    <w:p w:rsidR="00E403F0" w:rsidRPr="00AD695E" w:rsidRDefault="00E403F0" w:rsidP="00E403F0">
      <w:pPr>
        <w:rPr>
          <w:rtl/>
        </w:rPr>
      </w:pPr>
      <w:r>
        <w:rPr>
          <w:rtl/>
        </w:rPr>
        <w:tab/>
        <w:t>אוציא דם שרצים, הואיל דאין דמן חלוק מבשרן מצטרפין.</w:t>
      </w:r>
    </w:p>
    <w:p>
      <w:pPr>
        <w:pStyle w:val="38"/>
        <w:rPr>
          <w:ins w:id="93170" w:author="מנוע מכני" w:date="2026-10-11T12:04:39Z"/>
        </w:rPr>
      </w:pPr>
      <w:r>
        <w:tab/>
      </w:r>
      <w:r>
        <w:t xml:space="preserve">והך</w:t>
      </w:r>
    </w:p>
    <w:p w:rsidR="00E403F0" w:rsidRPr="00AD695E" w:rsidRDefault="00E403F0" w:rsidP="00E403F0">
      <w:pPr>
        <w:rPr>
          <w:rtl/>
        </w:rPr>
      </w:pPr>
      <w:del w:id="93171" w:author="מנוע מכני" w:date="2026-10-11T12:04:39Z">
        <w:r>
          <w:rPr>
            <w:rFonts w:hint="cs"/>
            <w:rtl/>
          </w:rPr>
          <w:delText xml:space="preserve"> </w:delText>
        </w:r>
      </w:del>
      <w:r>
        <w:rPr>
          <w:rFonts w:hint="cs"/>
          <w:rtl/>
        </w:rPr>
        <w:t xml:space="preserve">ד'</w:t>
      </w:r>
      <w:ins w:id="90217" w:author="Claude - סמנטי" w:date="2026-10-11T12:21:47Z">
        <w:r>
          <w:rPr>
            <w:rStyle w:val="afffff0"/>
            <w:rFonts w:hint="cs"/>
            <w:rtl/>
          </w:rPr>
          <w:t xml:space="preserve">וְזֶה לָכֶם הַטָּמֵא</w:t>
        </w:r>
      </w:ins>
      <w:del w:id="90218" w:author="Claude - סמנטי" w:date="2026-10-11T12:21:47Z">
        <w:r>
          <w:rPr>
            <w:rFonts w:hint="cs"/>
            <w:rtl/>
          </w:rPr>
          <w:delText xml:space="preserve">וזה לכם הטמא</w:delText>
        </w:r>
      </w:del>
      <w:r>
        <w:rPr>
          <w:rFonts w:hint="cs"/>
          <w:rtl/>
        </w:rPr>
        <w:t xml:space="preserve">' </w:t>
      </w:r>
      <w:r>
        <w:rPr>
          <w:rtl/>
        </w:rPr>
        <w:t xml:space="preserve">לימד על דם השרץ והשרץ שמצטרפין זה עם זה! </w:t>
      </w:r>
    </w:p>
    <w:p w:rsidR="00E403F0" w:rsidRPr="00E87E21" w:rsidRDefault="00E403F0" w:rsidP="00E403F0">
      <w:pPr>
        <w:rPr>
          <w:spacing w:val="-4"/>
          <w:rtl/>
        </w:rPr>
      </w:pPr>
      <w:ins w:id="92345" w:author="מנוע מכני" w:date="2026-10-11T12:04:39Z">
        <w:r>
          <w:rPr>
            <w:spacing w:val="-4"/>
            <w:rtl/>
          </w:rPr>
          <w:t xml:space="preserve">אם </w:t>
        </w:r>
      </w:ins>
      <w:del w:id="92346" w:author="מנוע מכני" w:date="2026-10-11T12:04:39Z">
        <w:r w:rsidRPr="00E87E21">
          <w:rPr>
            <w:spacing w:val="-4"/>
            <w:rtl/>
          </w:rPr>
          <w:tab/>
          <w:delText xml:space="preserve">אי </w:delText>
        </w:r>
      </w:del>
      <w:ins w:id="90315" w:author="מנוע מכני" w:date="2026-10-11T12:04:39Z">
        <w:r>
          <w:rPr>
            <w:spacing w:val="-4"/>
            <w:rtl/>
          </w:rPr>
          <w:t xml:space="preserve">לא</w:t>
        </w:r>
      </w:ins>
      <w:del w:id="90316" w:author="מנוע מכני" w:date="2026-10-11T12:04:39Z">
        <w:r w:rsidRPr="00E87E21">
          <w:rPr>
            <w:spacing w:val="-4"/>
            <w:rtl/>
          </w:rPr>
          <w:tab/>
          <w:delText xml:space="preserve">לאו</w:delText>
        </w:r>
      </w:del>
      <w:r w:rsidRPr="00E87E21">
        <w:rPr>
          <w:spacing w:val="-4"/>
          <w:rtl/>
        </w:rPr>
        <w:tab/>
        <w:t xml:space="preserve"> </w:t>
      </w:r>
      <w:ins w:id="92667" w:author="מנוע מכני" w:date="2026-10-11T12:04:39Z">
        <w:r>
          <w:rPr>
            <w:spacing w:val="-4"/>
            <w:rtl/>
          </w:rPr>
          <w:t xml:space="preserve">ההיקש</w:t>
        </w:r>
      </w:ins>
      <w:del w:id="92668" w:author="מנוע מכני" w:date="2026-10-11T12:04:39Z">
        <w:r w:rsidRPr="00E87E21">
          <w:rPr>
            <w:spacing w:val="-4"/>
            <w:rtl/>
          </w:rPr>
          <w:tab/>
          <w:delText xml:space="preserve">היקישא</w:delText>
        </w:r>
      </w:del>
      <w:r w:rsidRPr="00E87E21">
        <w:rPr>
          <w:spacing w:val="-4"/>
          <w:rtl/>
        </w:rPr>
        <w:tab/>
        <w:t xml:space="preserve">, </w:t>
      </w:r>
      <w:r w:rsidRPr="00E87E21">
        <w:rPr>
          <w:rFonts w:hint="cs"/>
          <w:spacing w:val="-4"/>
          <w:rtl/>
        </w:rPr>
        <w:t>סד</w:t>
      </w:r>
      <w:r w:rsidRPr="00E87E21">
        <w:rPr>
          <w:spacing w:val="-4"/>
          <w:rtl/>
        </w:rPr>
        <w:t>"</w:t>
      </w:r>
      <w:r w:rsidRPr="00E87E21">
        <w:rPr>
          <w:rFonts w:hint="cs"/>
          <w:spacing w:val="-4"/>
          <w:rtl/>
        </w:rPr>
        <w:t>א</w:t>
      </w:r>
      <w:r w:rsidRPr="00E87E21">
        <w:rPr>
          <w:spacing w:val="-4"/>
          <w:rtl/>
        </w:rPr>
        <w:t xml:space="preserve">: </w:t>
      </w:r>
      <w:r w:rsidRPr="00E87E21">
        <w:rPr>
          <w:spacing w:val="-4"/>
          <w:rtl/>
        </w:rPr>
        <w:t xml:space="preserve">ה"מ</w:t>
      </w:r>
      <w:r w:rsidRPr="00E87E21">
        <w:rPr>
          <w:spacing w:val="-4"/>
          <w:rtl/>
        </w:rPr>
        <w:t xml:space="preserve"> לטומאה, אבל לאכילה אימא </w:t>
      </w:r>
      <w:r w:rsidRPr="00E87E21">
        <w:rPr>
          <w:spacing w:val="-4"/>
          <w:rtl/>
        </w:rPr>
        <w:t xml:space="preserve">לא</w:t>
      </w:r>
      <w:r w:rsidRPr="00E87E21">
        <w:rPr>
          <w:spacing w:val="-4"/>
          <w:rtl/>
        </w:rPr>
        <w:t xml:space="preserve">, </w:t>
      </w:r>
      <w:ins w:id="90013" w:author="Claude - סמנטי" w:date="2026-10-11T12:21:47Z">
        <w:r>
          <w:rPr>
            <w:spacing w:val="-4"/>
            <w:rtl/>
          </w:rPr>
          <w:t xml:space="preserve">השמיענו</w:t>
        </w:r>
      </w:ins>
      <w:del w:id="90014" w:author="Claude - סמנטי" w:date="2026-10-11T12:21:47Z">
        <w:r w:rsidRPr="00E87E21">
          <w:rPr>
            <w:spacing w:val="-4"/>
            <w:rtl/>
          </w:rPr>
          <w:delText xml:space="preserve">אשמעינן</w:delText>
        </w:r>
      </w:del>
      <w:r w:rsidRPr="00E87E21">
        <w:rPr>
          <w:spacing w:val="-4"/>
          <w:rtl/>
        </w:rPr>
        <w:t xml:space="preserve"> </w:t>
      </w:r>
      <w:ins w:id="92669" w:author="מנוע מכני" w:date="2026-10-11T12:04:39Z">
        <w:r>
          <w:rPr>
            <w:spacing w:val="-4"/>
            <w:rtl/>
          </w:rPr>
          <w:t xml:space="preserve">ההיקש</w:t>
        </w:r>
      </w:ins>
      <w:del w:id="92670" w:author="מנוע מכני" w:date="2026-10-11T12:04:39Z">
        <w:r w:rsidRPr="00E87E21">
          <w:rPr>
            <w:spacing w:val="-4"/>
            <w:rtl/>
          </w:rPr>
          <w:delText xml:space="preserve">היקישא</w:delText>
        </w:r>
      </w:del>
      <w:r w:rsidRPr="00E87E21">
        <w:rPr>
          <w:spacing w:val="-4"/>
          <w:rtl/>
        </w:rPr>
        <w:t xml:space="preserve"> לאכילה.</w:t>
      </w:r>
    </w:p>
    <w:p>
      <w:pPr>
        <w:pStyle w:val="38"/>
        <w:rPr>
          <w:ins w:id="93172" w:author="מנוע מכני" w:date="2026-10-11T12:04:39Z"/>
        </w:rPr>
      </w:pPr>
      <w:del w:id="90034" w:author="מנוע מכני" w:date="2026-10-11T12:04:39Z">
        <w:r>
          <w:delText xml:space="preserve"> </w:delText>
        </w:r>
      </w:del>
      <w:r>
        <w:t xml:space="preserve">רבינא:</w:t>
      </w:r>
    </w:p>
    <w:p w:rsidR="00E403F0" w:rsidRPr="00AD695E" w:rsidRDefault="00E403F0" w:rsidP="00E403F0">
      <w:pPr>
        <w:rPr>
          <w:rtl/>
        </w:rPr>
      </w:pPr>
      <w:del w:id="93173" w:author="מנוע מכני" w:date="2026-10-11T12:04:39Z">
        <w:r>
          <w:rPr>
            <w:rtl/>
          </w:rPr>
          <w:delText xml:space="preserve"> </w:delText>
        </w:r>
      </w:del>
      <w:ins w:id="92823" w:author="מנוע מכני" w:date="2026-10-11T12:04:39Z">
        <w:r>
          <w:rPr>
            <w:rtl/>
          </w:rPr>
          <w:t xml:space="preserve">לפיכך</w:t>
        </w:r>
      </w:ins>
      <w:del w:id="92824" w:author="מנוע מכני" w:date="2026-10-11T12:04:39Z">
        <w:r>
          <w:rPr>
            <w:rtl/>
          </w:rPr>
          <w:delText xml:space="preserve">הילכך</w:delText>
        </w:r>
      </w:del>
      <w:r>
        <w:rPr>
          <w:rtl/>
        </w:rPr>
        <w:t xml:space="preserve">, דם נחש ובשרו מצטרפין.</w:t>
      </w:r>
    </w:p>
    <w:p w:rsidR="00E403F0" w:rsidRPr="00AD695E" w:rsidRDefault="00E403F0" w:rsidP="00E403F0">
      <w:pPr>
        <w:rPr>
          <w:rtl/>
        </w:rPr>
      </w:pPr>
      <w:r>
        <w:rPr>
          <w:rtl/>
        </w:rPr>
        <w:t xml:space="preserve">סד"א</w:t>
      </w:r>
      <w:r>
        <w:rPr>
          <w:rtl/>
        </w:rPr>
        <w:t xml:space="preserve">: שרץ דאיתרבי לטומאה </w:t>
      </w:r>
      <w:ins w:id="90019" w:author="Claude - סמנטי" w:date="2026-10-11T12:21:47Z">
        <w:r>
          <w:rPr>
            <w:rtl/>
          </w:rPr>
          <w:t xml:space="preserve">נתרבה</w:t>
        </w:r>
      </w:ins>
      <w:del w:id="90020" w:author="Claude - סמנטי" w:date="2026-10-11T12:21:47Z">
        <w:r>
          <w:rPr>
            <w:rtl/>
          </w:rPr>
          <w:delText xml:space="preserve">איתרבי</w:delText>
        </w:r>
      </w:del>
      <w:r>
        <w:rPr>
          <w:rtl/>
        </w:rPr>
        <w:t xml:space="preserve"> לאכילה, נחש דלא </w:t>
      </w:r>
      <w:ins w:id="90017" w:author="Claude - סמנטי" w:date="2026-10-11T12:21:47Z">
        <w:r>
          <w:rPr>
            <w:rtl/>
          </w:rPr>
          <w:t xml:space="preserve">נתרבה</w:t>
        </w:r>
      </w:ins>
      <w:del w:id="90018" w:author="Claude - סמנטי" w:date="2026-10-11T12:21:47Z">
        <w:r>
          <w:rPr>
            <w:rtl/>
          </w:rPr>
          <w:delText xml:space="preserve">איתרבי</w:delText>
        </w:r>
      </w:del>
      <w:r>
        <w:rPr>
          <w:rtl/>
        </w:rPr>
        <w:t xml:space="preserve"> לטומאה </w:t>
      </w:r>
      <w:r>
        <w:rPr>
          <w:rtl/>
        </w:rPr>
        <w:t xml:space="preserve">לא</w:t>
      </w:r>
      <w:r>
        <w:rPr>
          <w:rtl/>
        </w:rPr>
        <w:t xml:space="preserve"> </w:t>
      </w:r>
      <w:ins w:id="90015" w:author="Claude - סמנטי" w:date="2026-10-11T12:21:47Z">
        <w:r>
          <w:rPr>
            <w:rtl/>
          </w:rPr>
          <w:t xml:space="preserve">נתרבה</w:t>
        </w:r>
      </w:ins>
      <w:del w:id="90016" w:author="Claude - סמנטי" w:date="2026-10-11T12:21:47Z">
        <w:r>
          <w:rPr>
            <w:rtl/>
          </w:rPr>
          <w:delText xml:space="preserve">איתרבי</w:delText>
        </w:r>
      </w:del>
      <w:r>
        <w:rPr>
          <w:rtl/>
        </w:rPr>
        <w:t xml:space="preserve"> לאכילה, </w:t>
      </w:r>
      <w:r>
        <w:rPr>
          <w:rtl/>
        </w:rPr>
        <w:t xml:space="preserve">קמ"ל</w:t>
      </w:r>
      <w:r>
        <w:rPr>
          <w:rtl/>
        </w:rPr>
        <w:t xml:space="preserve"> </w:t>
      </w:r>
      <w:ins w:id="92671" w:author="מנוע מכני" w:date="2026-10-11T12:04:39Z">
        <w:r>
          <w:rPr>
            <w:rtl/>
          </w:rPr>
          <w:t xml:space="preserve">ההיקש</w:t>
        </w:r>
      </w:ins>
      <w:del w:id="92672" w:author="מנוע מכני" w:date="2026-10-11T12:04:39Z">
        <w:r>
          <w:rPr>
            <w:rtl/>
          </w:rPr>
          <w:delText xml:space="preserve">היקישא</w:delText>
        </w:r>
      </w:del>
      <w:r>
        <w:rPr>
          <w:rtl/>
        </w:rPr>
        <w:t xml:space="preserve">, כל </w:t>
      </w:r>
      <w:ins w:id="90963" w:author="מנוע מכני" w:date="2026-10-11T12:04:39Z">
        <w:r>
          <w:rPr>
            <w:rtl/>
          </w:rPr>
          <w:t xml:space="preserve">דברים</w:t>
        </w:r>
      </w:ins>
      <w:del w:id="90964" w:author="מנוע מכני" w:date="2026-10-11T12:04:39Z">
        <w:r>
          <w:rPr>
            <w:rtl/>
          </w:rPr>
          <w:delText xml:space="preserve">מילי</w:delText>
        </w:r>
      </w:del>
      <w:r>
        <w:rPr>
          <w:rtl/>
        </w:rPr>
        <w:t xml:space="preserve"> דאין דמו חלוק מבשרו משמע.</w:t>
      </w:r>
    </w:p>
    <w:p w:rsidR="00E403F0" w:rsidRPr="00AD695E" w:rsidRDefault="00E403F0" w:rsidP="00E403F0">
      <w:pPr>
        <w:rPr>
          <w:rtl/>
        </w:rPr>
      </w:pPr>
    </w:p>
    <w:p>
      <w:pPr>
        <w:pStyle w:val="afffff8"/>
        <w:rPr>
          <w:ins w:id="90227" w:author="קלוד" w:date="2026-10-11T12:26:18Z"/>
        </w:rPr>
      </w:pPr>
      <w:ins w:id="90228" w:author="קלוד" w:date="2026-10-11T12:26:18Z">
        <w:r>
          <w:rPr>
            <w:color w:val="7B3F00"/>
          </w:rPr>
          <w:t xml:space="preserve">ה' לאוין וג' כריתות האמורים בדם</w:t>
        </w:r>
      </w:ins>
    </w:p>
    <w:p>
      <w:pPr>
        <w:pStyle w:val="38"/>
        <w:rPr>
          <w:ins w:id="93174" w:author="מנוע מכני" w:date="2026-10-11T12:04:39Z"/>
        </w:rPr>
      </w:pPr>
      <w:del w:id="90035" w:author="מנוע מכני" w:date="2026-10-11T12:04:39Z">
        <w:r>
          <w:delText xml:space="preserve"> </w:delText>
        </w:r>
      </w:del>
      <w:r>
        <w:t xml:space="preserve">רבא:</w:t>
      </w:r>
    </w:p>
    <w:p w:rsidR="00E403F0" w:rsidRPr="00AD695E" w:rsidRDefault="00E403F0" w:rsidP="00E403F0">
      <w:pPr>
        <w:rPr>
          <w:rtl/>
        </w:rPr>
      </w:pPr>
      <w:del w:id="93175" w:author="מנוע מכני" w:date="2026-10-11T12:04:39Z">
        <w:r>
          <w:rPr>
            <w:rtl/>
          </w:rPr>
          <w:delText xml:space="preserve"> </w:delText>
        </w:r>
      </w:del>
      <w:r>
        <w:rPr>
          <w:rtl/>
        </w:rPr>
        <w:t xml:space="preserve">שלש כריתות האמורות בדם</w:t>
      </w:r>
      <w:r>
        <w:rPr>
          <w:rFonts w:hint="cs"/>
          <w:rtl/>
        </w:rPr>
        <w:t>-</w:t>
      </w:r>
      <w:r>
        <w:rPr>
          <w:rtl/>
        </w:rPr>
        <w:t>אחת לדם חולין, ואחת לדם קדשים, ואחת לדם התמצית.</w:t>
      </w:r>
    </w:p>
    <w:p>
      <w:pPr>
        <w:pStyle w:val="38"/>
        <w:rPr>
          <w:ins w:id="93176" w:author="מנוע מכני" w:date="2026-10-11T12:04:39Z"/>
        </w:rPr>
      </w:pPr>
      <w:r>
        <w:t>הניחא לר"</w:t>
      </w:r>
      <w:r>
        <w:t>י</w:t>
      </w:r>
      <w:r>
        <w:t xml:space="preserve"> </w:t>
      </w:r>
      <w:r>
        <w:t xml:space="preserve">דתניא</w:t>
      </w:r>
      <w:r>
        <w:t xml:space="preserve">:</w:t>
      </w:r>
    </w:p>
    <w:p w:rsidR="00E403F0" w:rsidRPr="00AD695E" w:rsidRDefault="00E403F0" w:rsidP="00E403F0">
      <w:pPr>
        <w:rPr>
          <w:rtl/>
        </w:rPr>
      </w:pPr>
      <w:del w:id="93177" w:author="מנוע מכני" w:date="2026-10-11T12:04:39Z">
        <w:r>
          <w:rPr>
            <w:rtl/>
          </w:rPr>
          <w:delText xml:space="preserve"> </w:delText>
        </w:r>
      </w:del>
      <w:r>
        <w:rPr>
          <w:rtl/>
        </w:rPr>
        <w:t xml:space="preserve">דם התמצית באזהרה, </w:t>
      </w:r>
      <w:r>
        <w:rPr>
          <w:rStyle w:val="2fb"/>
          <w:rFonts w:hint="cs"/>
          <w:rtl/>
        </w:rPr>
        <w:t>ל</w:t>
      </w:r>
      <w:r>
        <w:rPr>
          <w:rStyle w:val="2fb"/>
          <w:rtl/>
        </w:rPr>
        <w:t>ר"</w:t>
      </w:r>
      <w:r>
        <w:rPr>
          <w:rStyle w:val="2fb"/>
          <w:rFonts w:hint="cs"/>
          <w:rtl/>
        </w:rPr>
        <w:t>י</w:t>
      </w:r>
      <w:r>
        <w:rPr>
          <w:rtl/>
        </w:rPr>
        <w:t xml:space="preserve">: בכרת, אלא לרבנן ההיא </w:t>
      </w:r>
      <w:ins w:id="90965" w:author="מנוע מכני" w:date="2026-10-11T12:04:39Z">
        <w:r>
          <w:rPr>
            <w:rtl/>
          </w:rPr>
          <w:t xml:space="preserve">למה</w:t>
        </w:r>
      </w:ins>
      <w:del w:id="90966" w:author="מנוע מכני" w:date="2026-10-11T12:04:39Z">
        <w:r>
          <w:rPr>
            <w:rtl/>
          </w:rPr>
          <w:delText xml:space="preserve">למאי</w:delText>
        </w:r>
      </w:del>
      <w:r>
        <w:rPr>
          <w:rtl/>
        </w:rPr>
        <w:t xml:space="preserve"> </w:t>
      </w:r>
      <w:ins w:id="90967" w:author="מנוע מכני" w:date="2026-10-11T12:04:39Z">
        <w:r>
          <w:rPr>
            <w:rtl/>
          </w:rPr>
          <w:t xml:space="preserve">בא</w:t>
        </w:r>
      </w:ins>
      <w:del w:id="90968" w:author="מנוע מכני" w:date="2026-10-11T12:04:39Z">
        <w:r>
          <w:rPr>
            <w:rtl/>
          </w:rPr>
          <w:delText xml:space="preserve">אתא</w:delText>
        </w:r>
      </w:del>
      <w:r>
        <w:rPr>
          <w:rtl/>
        </w:rPr>
        <w:t xml:space="preserve">? </w:t>
      </w:r>
    </w:p>
    <w:p w:rsidR="00E403F0" w:rsidRPr="00AD695E" w:rsidRDefault="00E403F0" w:rsidP="00E403F0">
      <w:pPr>
        <w:rPr>
          <w:rtl/>
        </w:rPr>
      </w:pPr>
      <w:ins w:id="90071" w:author="מנוע מכני" w:date="2026-10-11T12:04:39Z">
        <w:r>
          <w:rPr>
            <w:rtl/>
          </w:rPr>
          <w:t xml:space="preserve">ואפי'</w:t>
        </w:r>
      </w:ins>
      <w:del w:id="90072" w:author="מנוע מכני" w:date="2026-10-11T12:04:39Z">
        <w:r>
          <w:rPr>
            <w:rtl/>
          </w:rPr>
          <w:delText xml:space="preserve">ואפילו</w:delText>
        </w:r>
      </w:del>
      <w:r>
        <w:rPr>
          <w:rtl/>
        </w:rPr>
        <w:t xml:space="preserve"> </w:t>
      </w:r>
      <w:r>
        <w:rPr>
          <w:rStyle w:val="2fb"/>
          <w:rtl/>
        </w:rPr>
        <w:t xml:space="preserve">לר"</w:t>
      </w:r>
      <w:r>
        <w:rPr>
          <w:rStyle w:val="2fb"/>
          <w:rFonts w:hint="cs"/>
          <w:rtl/>
        </w:rPr>
        <w:t xml:space="preserve">י</w:t>
      </w:r>
      <w:ins w:id="91715" w:author="מנוע מכני" w:date="2026-10-11T12:04:39Z">
        <w:r>
          <w:rPr>
            <w:rFonts w:hint="cs"/>
            <w:rtl/>
          </w:rPr>
          <w:t xml:space="preserve"> </w:t>
        </w:r>
      </w:ins>
      <w:del w:id="91716" w:author="מנוע מכני" w:date="2026-10-11T12:04:39Z">
        <w:r>
          <w:rPr>
            <w:rFonts w:hint="cs"/>
            <w:rtl/>
          </w:rPr>
          <w:delText xml:space="preserve">  </w:delText>
        </w:r>
      </w:del>
      <w:r>
        <w:rPr>
          <w:rFonts w:hint="cs"/>
          <w:rtl/>
        </w:rPr>
        <w:t xml:space="preserve">'כל דם' </w:t>
      </w:r>
      <w:r>
        <w:rPr>
          <w:rtl/>
        </w:rPr>
        <w:t>–</w:t>
      </w:r>
      <w:r>
        <w:rPr>
          <w:rFonts w:hint="cs"/>
          <w:rtl/>
        </w:rPr>
        <w:t xml:space="preserve"> אפי' לדם חולין ודם התמצית </w:t>
      </w:r>
    </w:p>
    <w:p>
      <w:pPr>
        <w:pStyle w:val="38"/>
        <w:rPr>
          <w:ins w:id="93178" w:author="מנוע מכני" w:date="2026-10-11T12:04:39Z"/>
        </w:rPr>
      </w:pPr>
      <w:r>
        <w:t xml:space="preserve">- אלא אימא:</w:t>
      </w:r>
    </w:p>
    <w:p w:rsidR="00E403F0" w:rsidRPr="00AD695E" w:rsidRDefault="00E403F0" w:rsidP="00E403F0">
      <w:pPr>
        <w:pStyle w:val="affffb"/>
        <w:rPr>
          <w:rtl/>
        </w:rPr>
      </w:pPr>
      <w:del w:id="93179" w:author="מנוע מכני" w:date="2026-10-11T12:04:39Z">
        <w:r>
          <w:rPr>
            <w:rtl/>
          </w:rPr>
          <w:delText xml:space="preserve"> </w:delText>
        </w:r>
      </w:del>
      <w:r>
        <w:rPr>
          <w:rtl/>
        </w:rPr>
        <w:t xml:space="preserve">אחד לדם חולין, ואחד לדם קדשים, ואחד לדם כיסוי.</w:t>
      </w:r>
    </w:p>
    <w:p>
      <w:pPr>
        <w:pStyle w:val="38"/>
        <w:rPr>
          <w:ins w:id="93180" w:author="מנוע מכני" w:date="2026-10-11T12:04:39Z"/>
        </w:rPr>
      </w:pPr>
      <w:del w:id="90036" w:author="מנוע מכני" w:date="2026-10-11T12:04:39Z">
        <w:r>
          <w:delText xml:space="preserve"> </w:delText>
        </w:r>
      </w:del>
      <w:r>
        <w:t xml:space="preserve">ואמר רבא:</w:t>
      </w:r>
    </w:p>
    <w:p w:rsidR="00E403F0" w:rsidRPr="00AD695E" w:rsidRDefault="00E403F0" w:rsidP="00E403F0">
      <w:pPr>
        <w:rPr>
          <w:rtl/>
        </w:rPr>
      </w:pPr>
      <w:del w:id="93181" w:author="מנוע מכני" w:date="2026-10-11T12:04:39Z">
        <w:r>
          <w:rPr>
            <w:rtl/>
          </w:rPr>
          <w:delText xml:space="preserve"> </w:delText>
        </w:r>
      </w:del>
      <w:r>
        <w:rPr>
          <w:rtl/>
        </w:rPr>
        <w:t xml:space="preserve">חמשה לאוין האמורין בדם למה? </w:t>
      </w:r>
    </w:p>
    <w:p w:rsidR="00E403F0" w:rsidRPr="00AD695E" w:rsidRDefault="00E403F0" w:rsidP="00E403F0">
      <w:pPr>
        <w:rPr>
          <w:rtl/>
        </w:rPr>
      </w:pPr>
      <w:r>
        <w:rPr>
          <w:rtl/>
        </w:rPr>
        <w:t>אחת לדם חולין, ואחת לדם קדשים, ואחת לדם כיסוי, ואחת לדם איברין, ואחת לדם התמצית.</w:t>
      </w:r>
    </w:p>
    <w:p>
      <w:pPr>
        <w:pStyle w:val="afffff8"/>
        <w:rPr>
          <w:ins w:id="90225" w:author="קלוד" w:date="2026-10-11T12:26:18Z"/>
        </w:rPr>
      </w:pPr>
      <w:ins w:id="90226" w:author="קלוד" w:date="2026-10-11T12:26:18Z">
        <w:r>
          <w:rPr>
            <w:color w:val="7B3F00"/>
          </w:rPr>
          <w:t xml:space="preserve">מעשר דגן תירוש ויצהר - לוקה שלש</w:t>
        </w:r>
      </w:ins>
    </w:p>
    <w:p>
      <w:pPr>
        <w:pStyle w:val="38"/>
        <w:rPr>
          <w:ins w:id="93182" w:author="מנוע מכני" w:date="2026-10-11T12:04:39Z"/>
        </w:rPr>
      </w:pPr>
      <w:del w:id="90037" w:author="מנוע מכני" w:date="2026-10-11T12:04:39Z">
        <w:r>
          <w:delText xml:space="preserve"> </w:delText>
        </w:r>
      </w:del>
      <w:r>
        <w:t xml:space="preserve">א"ר אילא:</w:t>
      </w:r>
    </w:p>
    <w:p w:rsidR="00E403F0" w:rsidRPr="00AD695E" w:rsidRDefault="00E403F0" w:rsidP="00E403F0">
      <w:pPr>
        <w:rPr>
          <w:rtl/>
        </w:rPr>
      </w:pPr>
      <w:del w:id="93183" w:author="מנוע מכני" w:date="2026-10-11T12:04:39Z">
        <w:r>
          <w:rPr>
            <w:rtl/>
          </w:rPr>
          <w:delText xml:space="preserve"> </w:delText>
        </w:r>
      </w:del>
      <w:r>
        <w:rPr>
          <w:rtl/>
        </w:rPr>
        <w:t xml:space="preserve">אכל מעשר דגן ותירוש ויצהר - לוקה שלש.</w:t>
      </w:r>
    </w:p>
    <w:p w:rsidR="00E403F0" w:rsidRPr="00AD695E" w:rsidRDefault="00E403F0" w:rsidP="00E403F0">
      <w:r>
        <w:rPr>
          <w:rFonts w:hint="cs"/>
          <w:rtl/>
        </w:rPr>
        <w:t>ואפי' ד</w:t>
      </w:r>
      <w:r>
        <w:rPr>
          <w:rtl/>
        </w:rPr>
        <w:t xml:space="preserve">אין לוקין על </w:t>
      </w:r>
      <w:ins w:id="90319" w:author="מנוע מכני" w:date="2026-10-11T12:04:39Z">
        <w:r>
          <w:rPr>
            <w:rtl/>
          </w:rPr>
          <w:t xml:space="preserve">לא</w:t>
        </w:r>
      </w:ins>
      <w:del w:id="90320" w:author="מנוע מכני" w:date="2026-10-11T12:04:39Z">
        <w:r>
          <w:rPr>
            <w:rtl/>
          </w:rPr>
          <w:delText xml:space="preserve">לאו</w:delText>
        </w:r>
      </w:del>
      <w:r>
        <w:rPr>
          <w:rtl/>
        </w:rPr>
        <w:t xml:space="preserve"> שבכללות!</w:t>
      </w:r>
      <w:r>
        <w:rPr>
          <w:rFonts w:hint="cs"/>
          <w:rtl/>
        </w:rPr>
        <w:t xml:space="preserve"> </w:t>
      </w:r>
      <w:r w:rsidRPr="00ED3C68">
        <w:rPr>
          <w:rtl/>
        </w:rPr>
        <w:t xml:space="preserve">שאני </w:t>
      </w:r>
      <w:ins w:id="90317" w:author="מנוע מכני" w:date="2026-10-11T12:04:39Z">
        <w:r>
          <w:rPr>
            <w:rtl/>
          </w:rPr>
          <w:t xml:space="preserve">כאן</w:t>
        </w:r>
      </w:ins>
      <w:del w:id="90318" w:author="מנוע מכני" w:date="2026-10-11T12:04:39Z">
        <w:r w:rsidRPr="00ED3C68">
          <w:rPr>
            <w:rtl/>
          </w:rPr>
          <w:delText xml:space="preserve">הכא</w:delText>
        </w:r>
      </w:del>
      <w:r w:rsidRPr="00ED3C68">
        <w:rPr>
          <w:rtl/>
        </w:rPr>
        <w:t xml:space="preserve">, דמייתרי קראי, </w:t>
      </w:r>
      <w:r>
        <w:rPr>
          <w:rFonts w:hint="cs"/>
          <w:rtl/>
        </w:rPr>
        <w:t>'</w:t>
      </w:r>
      <w:r w:rsidRPr="00ED3C68">
        <w:rPr>
          <w:rtl/>
        </w:rPr>
        <w:t xml:space="preserve">ואכלת </w:t>
      </w:r>
      <w:r w:rsidRPr="009A547E">
        <w:rPr>
          <w:rtl/>
        </w:rPr>
        <w:t>לפני</w:t>
      </w:r>
      <w:r>
        <w:rPr>
          <w:rtl/>
        </w:rPr>
        <w:t xml:space="preserve"> ה</w:t>
      </w:r>
      <w:r w:rsidR="00D64BA8">
        <w:rPr>
          <w:rtl/>
        </w:rPr>
        <w:t>'</w:t>
      </w:r>
      <w:ins w:id="90219" w:author="Claude - סמנטי" w:date="2026-10-11T12:21:47Z">
        <w:r>
          <w:rPr>
            <w:rStyle w:val="afffff0"/>
            <w:rtl/>
          </w:rPr>
          <w:t xml:space="preserve"> אֱלֹהֶיךָ מַעְשַׂר דְּגָנְךָ תִּירוֹשְׁךָ וְיִצְהָרֶךָ</w:t>
        </w:r>
      </w:ins>
      <w:del w:id="90220" w:author="Claude - סמנטי" w:date="2026-10-11T12:21:47Z">
        <w:r>
          <w:rPr>
            <w:rtl/>
          </w:rPr>
          <w:delText xml:space="preserve"> </w:delText>
        </w:r>
        <w:r w:rsidRPr="00ED3C68">
          <w:rPr>
            <w:rtl/>
          </w:rPr>
          <w:delText xml:space="preserve">אלהיך מעשר דגנך תירושך ויצהרך</w:delText>
        </w:r>
      </w:del>
      <w:r>
        <w:rPr>
          <w:rFonts w:hint="cs"/>
          <w:rtl/>
        </w:rPr>
        <w:t>'</w:t>
      </w:r>
      <w:r w:rsidRPr="00ED3C68">
        <w:rPr>
          <w:rtl/>
        </w:rPr>
        <w:t xml:space="preserve">, בפנים אין, בחוץ </w:t>
      </w:r>
      <w:r w:rsidRPr="00ED3C68">
        <w:rPr>
          <w:rtl/>
        </w:rPr>
        <w:t xml:space="preserve">לא</w:t>
      </w:r>
      <w:r w:rsidRPr="00ED3C68">
        <w:rPr>
          <w:rtl/>
        </w:rPr>
        <w:t xml:space="preserve">, </w:t>
      </w:r>
    </w:p>
    <w:p w:rsidR="00E403F0" w:rsidRPr="00AD695E" w:rsidRDefault="00E403F0" w:rsidP="00E403F0">
      <w:pPr>
        <w:ind w:left="720" w:firstLine="0"/>
        <w:rPr>
          <w:rtl/>
        </w:rPr>
      </w:pPr>
      <w:r w:rsidRPr="00ED3C68">
        <w:rPr>
          <w:rtl/>
        </w:rPr>
        <w:t xml:space="preserve">ל"ל </w:t>
      </w:r>
      <w:r>
        <w:rPr>
          <w:rFonts w:hint="cs"/>
          <w:rtl/>
        </w:rPr>
        <w:t>'</w:t>
      </w:r>
      <w:ins w:id="90221" w:author="Claude - סמנטי" w:date="2026-10-11T12:21:47Z">
        <w:r>
          <w:rPr>
            <w:rStyle w:val="afffff0"/>
            <w:rtl/>
          </w:rPr>
          <w:t xml:space="preserve">לֹא תוּכַל לֶאֱכוֹל בִּשְׁעָרֶיךָ מַעְשַׂר דְּגָנְךָ וְתִירוֹשְׁךָ וְיִצְהָרֶךָ</w:t>
        </w:r>
      </w:ins>
      <w:del w:id="90222" w:author="Claude - סמנטי" w:date="2026-10-11T12:21:47Z">
        <w:r w:rsidRPr="00ED3C68">
          <w:rPr>
            <w:rtl/>
          </w:rPr>
          <w:delText xml:space="preserve">לא תוכל לאכול בשעריך מעשר דגנך ותירושך ויצהרך</w:delText>
        </w:r>
      </w:del>
      <w:r>
        <w:rPr>
          <w:rFonts w:hint="cs"/>
          <w:rtl/>
        </w:rPr>
        <w:t>'-</w:t>
      </w:r>
      <w:r w:rsidRPr="00ED3C68">
        <w:rPr>
          <w:rtl/>
        </w:rPr>
        <w:t xml:space="preserve"> </w:t>
      </w:r>
      <w:r w:rsidRPr="00217260">
        <w:rPr>
          <w:b/>
          <w:bCs/>
          <w:rtl/>
        </w:rPr>
        <w:t>לחלק</w:t>
      </w:r>
      <w:r w:rsidRPr="00ED3C68">
        <w:rPr>
          <w:rtl/>
        </w:rPr>
        <w:t>.</w:t>
      </w:r>
    </w:p>
    <w:p w:rsidR="00E403F0" w:rsidRPr="00AD695E" w:rsidRDefault="00E403F0" w:rsidP="00E403F0">
      <w:pPr>
        <w:pStyle w:val="afff3"/>
        <w:framePr w:wrap="around"/>
        <w:spacing w:line="240" w:lineRule="exact"/>
        <w:rPr>
          <w:rtl/>
        </w:rPr>
      </w:pPr>
      <w:r w:rsidRPr="009239E9">
        <w:rPr>
          <w:rFonts w:hint="cs"/>
          <w:szCs w:val="18"/>
          <w:rtl/>
        </w:rPr>
        <w:t>ה.</w:t>
      </w:r>
    </w:p>
    <w:p w:rsidR="00E403F0" w:rsidRPr="00AD695E" w:rsidRDefault="00E403F0" w:rsidP="00E403F0">
      <w:pPr>
        <w:rPr>
          <w:rtl/>
        </w:rPr>
      </w:pPr>
      <w:ins w:id="92347" w:author="מנוע מכני" w:date="2026-10-11T12:04:39Z">
        <w:r>
          <w:rPr>
            <w:b/>
            <w:rtl/>
          </w:rPr>
          <w:t xml:space="preserve">אם </w:t>
        </w:r>
      </w:ins>
      <w:del w:id="92348" w:author="מנוע מכני" w:date="2026-10-11T12:04:39Z">
        <w:r>
          <w:rPr>
            <w:b/>
            <w:rtl/>
          </w:rPr>
          <w:delText xml:space="preserve">אי </w:delText>
        </w:r>
      </w:del>
      <w:r>
        <w:rPr>
          <w:b/>
          <w:rtl/>
        </w:rPr>
        <w:t xml:space="preserve">מההוא</w:t>
      </w:r>
      <w:r w:rsidRPr="00ED3C68">
        <w:rPr>
          <w:b/>
          <w:rtl/>
        </w:rPr>
        <w:t xml:space="preserve"> </w:t>
      </w:r>
      <w:r>
        <w:rPr>
          <w:rtl/>
        </w:rPr>
        <w:t xml:space="preserve">ה"א: </w:t>
      </w:r>
      <w:r>
        <w:rPr>
          <w:rtl/>
        </w:rPr>
        <w:t xml:space="preserve">ה"מ</w:t>
      </w:r>
      <w:r>
        <w:rPr>
          <w:rtl/>
        </w:rPr>
        <w:t xml:space="preserve"> בעשה, אבל בלאו אימא </w:t>
      </w:r>
      <w:r>
        <w:rPr>
          <w:rtl/>
        </w:rPr>
        <w:t xml:space="preserve">לא</w:t>
      </w:r>
      <w:r>
        <w:rPr>
          <w:rtl/>
        </w:rPr>
        <w:t xml:space="preserve">, אמטו </w:t>
      </w:r>
      <w:ins w:id="90971" w:author="מנוע מכני" w:date="2026-10-11T12:04:39Z">
        <w:r>
          <w:rPr>
            <w:rtl/>
          </w:rPr>
          <w:t xml:space="preserve">לכך</w:t>
        </w:r>
      </w:ins>
      <w:del w:id="90972" w:author="מנוע מכני" w:date="2026-10-11T12:04:39Z">
        <w:r>
          <w:rPr>
            <w:rtl/>
          </w:rPr>
          <w:delText xml:space="preserve">להכי</w:delText>
        </w:r>
      </w:del>
      <w:r>
        <w:rPr>
          <w:rtl/>
        </w:rPr>
        <w:t xml:space="preserve"> כתב </w:t>
      </w:r>
      <w:ins w:id="90969" w:author="מנוע מכני" w:date="2026-10-11T12:04:39Z">
        <w:r>
          <w:rPr>
            <w:rtl/>
          </w:rPr>
          <w:t xml:space="preserve">התורה</w:t>
        </w:r>
      </w:ins>
      <w:del w:id="90970" w:author="מנוע מכני" w:date="2026-10-11T12:04:39Z">
        <w:r>
          <w:rPr>
            <w:rtl/>
          </w:rPr>
          <w:delText xml:space="preserve">רחמנא</w:delText>
        </w:r>
      </w:del>
      <w:r>
        <w:rPr>
          <w:rtl/>
        </w:rPr>
        <w:t xml:space="preserve"> </w:t>
      </w:r>
      <w:r>
        <w:rPr>
          <w:rFonts w:hint="cs"/>
          <w:rtl/>
        </w:rPr>
        <w:t>'</w:t>
      </w:r>
      <w:ins w:id="90223" w:author="Claude - סמנטי" w:date="2026-10-11T12:21:47Z">
        <w:r>
          <w:rPr>
            <w:rStyle w:val="afffff0"/>
            <w:rtl/>
          </w:rPr>
          <w:t xml:space="preserve">לֹא תוּכַל</w:t>
        </w:r>
      </w:ins>
      <w:del w:id="90224" w:author="Claude - סמנטי" w:date="2026-10-11T12:21:47Z">
        <w:r>
          <w:rPr>
            <w:rtl/>
          </w:rPr>
          <w:delText xml:space="preserve">לא תוכל</w:delText>
        </w:r>
      </w:del>
      <w:r>
        <w:rPr>
          <w:rFonts w:hint="cs"/>
          <w:rtl/>
        </w:rPr>
        <w:t>'</w:t>
      </w:r>
      <w:r>
        <w:rPr>
          <w:rtl/>
        </w:rPr>
        <w:t xml:space="preserve"> לאוקמה בלאו, ועדיין </w:t>
      </w:r>
      <w:ins w:id="90321" w:author="מנוע מכני" w:date="2026-10-11T12:04:39Z">
        <w:r>
          <w:rPr>
            <w:rtl/>
          </w:rPr>
          <w:t xml:space="preserve">לא</w:t>
        </w:r>
      </w:ins>
      <w:del w:id="90322" w:author="מנוע מכני" w:date="2026-10-11T12:04:39Z">
        <w:r>
          <w:rPr>
            <w:rtl/>
          </w:rPr>
          <w:delText xml:space="preserve">לאו</w:delText>
        </w:r>
      </w:del>
      <w:r>
        <w:rPr>
          <w:rtl/>
        </w:rPr>
        <w:t xml:space="preserve"> שבכללות הוא! </w:t>
      </w:r>
    </w:p>
    <w:p w:rsidR="00E403F0" w:rsidRPr="00AD695E" w:rsidRDefault="00E403F0" w:rsidP="00E403F0">
      <w:pPr>
        <w:pStyle w:val="affffb"/>
      </w:pPr>
      <w:r>
        <w:rPr>
          <w:rtl/>
        </w:rPr>
        <w:t xml:space="preserve">- אם כן, נימא קרא </w:t>
      </w:r>
      <w:r>
        <w:rPr>
          <w:rFonts w:hint="cs"/>
          <w:rtl/>
        </w:rPr>
        <w:t>'</w:t>
      </w:r>
      <w:r>
        <w:rPr>
          <w:rStyle w:val="afffff0"/>
          <w:rtl/>
        </w:rPr>
        <w:t>לא תוכל לאכלם בשעריך</w:t>
      </w:r>
      <w:r>
        <w:rPr>
          <w:rFonts w:hint="cs"/>
          <w:rtl/>
        </w:rPr>
        <w:t>'</w:t>
      </w:r>
      <w:r>
        <w:rPr>
          <w:rtl/>
        </w:rPr>
        <w:t xml:space="preserve">, </w:t>
      </w:r>
      <w:r>
        <w:rPr>
          <w:rFonts w:hint="cs"/>
          <w:rtl/>
        </w:rPr>
        <w:t>'</w:t>
      </w:r>
      <w:ins w:id="90225" w:author="Claude - סמנטי" w:date="2026-10-11T12:21:47Z">
        <w:r>
          <w:rPr>
            <w:rStyle w:val="afffff0"/>
            <w:rtl/>
          </w:rPr>
          <w:t xml:space="preserve">מַעְשַׂר דְּגָנְךָ תִּירוֹשְׁךָ וְיִצְהָרֶךָ</w:t>
        </w:r>
      </w:ins>
      <w:del w:id="90226" w:author="Claude - סמנטי" w:date="2026-10-11T12:21:47Z">
        <w:r>
          <w:rPr>
            <w:rtl/>
          </w:rPr>
          <w:delText xml:space="preserve">מעשר דגנך תירושך ויצהרך</w:delText>
        </w:r>
      </w:del>
      <w:r>
        <w:rPr>
          <w:rFonts w:hint="cs"/>
          <w:rtl/>
        </w:rPr>
        <w:t>'</w:t>
      </w:r>
      <w:r>
        <w:rPr>
          <w:rtl/>
        </w:rPr>
        <w:t xml:space="preserve"> ל"ל? </w:t>
      </w:r>
    </w:p>
    <w:p w:rsidR="00E403F0" w:rsidRPr="00AD695E" w:rsidRDefault="00E403F0" w:rsidP="00E403F0">
      <w:pPr>
        <w:pStyle w:val="affffb"/>
      </w:pPr>
      <w:r>
        <w:rPr>
          <w:rtl/>
        </w:rPr>
        <w:t xml:space="preserve">- </w:t>
      </w:r>
      <w:ins w:id="90021" w:author="Claude - סמנטי" w:date="2026-10-11T12:21:47Z">
        <w:r>
          <w:rPr>
            <w:rtl/>
          </w:rPr>
          <w:t xml:space="preserve">לייחד</w:t>
        </w:r>
      </w:ins>
      <w:del w:id="90022" w:author="Claude - סמנטי" w:date="2026-10-11T12:21:47Z">
        <w:r>
          <w:rPr>
            <w:rtl/>
          </w:rPr>
          <w:delText xml:space="preserve">ליחודי</w:delText>
        </w:r>
      </w:del>
      <w:r>
        <w:rPr>
          <w:rtl/>
        </w:rPr>
        <w:t xml:space="preserve"> אכילה דכל חד וחד.</w:t>
      </w:r>
    </w:p>
    <w:p w:rsidR="00E403F0" w:rsidRPr="00AD695E" w:rsidRDefault="00E403F0" w:rsidP="00E403F0">
      <w:pPr>
        <w:ind w:left="0" w:firstLine="0"/>
        <w:rPr>
          <w:rtl/>
        </w:rPr>
      </w:pPr>
      <w:r>
        <w:rPr>
          <w:rtl/>
        </w:rPr>
        <w:t>·</w:t>
      </w:r>
      <w:r>
        <w:rPr>
          <w:rFonts w:hint="cs"/>
          <w:rtl/>
        </w:rPr>
        <w:t xml:space="preserve"> </w:t>
      </w:r>
      <w:r>
        <w:rPr>
          <w:rtl/>
        </w:rPr>
        <w:t>·</w:t>
      </w:r>
      <w:r>
        <w:rPr>
          <w:rFonts w:hint="cs"/>
          <w:rtl/>
        </w:rPr>
        <w:t xml:space="preserve"> </w:t>
      </w:r>
      <w:r>
        <w:rPr>
          <w:rtl/>
        </w:rPr>
        <w:t>·</w:t>
      </w:r>
    </w:p>
    <w:p>
      <w:pPr>
        <w:pStyle w:val="afffff8"/>
        <w:rPr>
          <w:ins w:id="90223" w:author="קלוד" w:date="2026-10-11T12:26:18Z"/>
        </w:rPr>
      </w:pPr>
      <w:ins w:id="90224" w:author="קלוד" w:date="2026-10-11T12:26:18Z">
        <w:r>
          <w:rPr>
            <w:color w:val="7B3F00"/>
          </w:rPr>
          <w:t xml:space="preserve">לחם קלי וכרמל - לוקה ג' דמייתרי קראי</w:t>
        </w:r>
      </w:ins>
    </w:p>
    <w:p>
      <w:pPr>
        <w:pStyle w:val="38"/>
        <w:rPr>
          <w:ins w:id="93184" w:author="מנוע מכני" w:date="2026-10-11T12:04:39Z"/>
        </w:rPr>
      </w:pPr>
      <w:r>
        <w:t>א</w:t>
      </w:r>
      <w:r>
        <w:t>רי</w:t>
      </w:r>
      <w:r>
        <w:t>"</w:t>
      </w:r>
      <w:r>
        <w:t>צ</w:t>
      </w:r>
      <w:r>
        <w:t xml:space="preserve">:</w:t>
      </w:r>
    </w:p>
    <w:p w:rsidR="00E403F0" w:rsidRPr="00AD695E" w:rsidRDefault="00E403F0" w:rsidP="00E403F0">
      <w:pPr>
        <w:rPr>
          <w:rtl/>
        </w:rPr>
      </w:pPr>
      <w:del w:id="93185" w:author="מנוע מכני" w:date="2026-10-11T12:04:39Z">
        <w:r>
          <w:rPr>
            <w:rtl/>
          </w:rPr>
          <w:delText xml:space="preserve"> </w:delText>
        </w:r>
      </w:del>
      <w:r>
        <w:rPr>
          <w:rtl/>
        </w:rPr>
        <w:t xml:space="preserve">האוכל לחם קלי וכרמל - לוקה ג'.</w:t>
      </w:r>
    </w:p>
    <w:p w:rsidR="00E403F0" w:rsidRPr="00AD695E" w:rsidRDefault="00E403F0" w:rsidP="00E403F0">
      <w:pPr>
        <w:rPr>
          <w:rtl/>
        </w:rPr>
      </w:pPr>
      <w:r>
        <w:rPr>
          <w:rtl/>
        </w:rPr>
        <w:t xml:space="preserve">והא אין לוקין על </w:t>
      </w:r>
      <w:ins w:id="90323" w:author="מנוע מכני" w:date="2026-10-11T12:04:39Z">
        <w:r>
          <w:rPr>
            <w:rtl/>
          </w:rPr>
          <w:t xml:space="preserve">לא</w:t>
        </w:r>
      </w:ins>
      <w:del w:id="90324" w:author="מנוע מכני" w:date="2026-10-11T12:04:39Z">
        <w:r>
          <w:rPr>
            <w:rtl/>
          </w:rPr>
          <w:delText xml:space="preserve">לאו</w:delText>
        </w:r>
      </w:del>
      <w:r>
        <w:rPr>
          <w:rtl/>
        </w:rPr>
        <w:t xml:space="preserve"> שבכללות! </w:t>
      </w:r>
    </w:p>
    <w:p w:rsidR="00E403F0" w:rsidRPr="00AD695E" w:rsidRDefault="00E403F0" w:rsidP="00E403F0">
      <w:pPr>
        <w:pStyle w:val="affffb"/>
      </w:pPr>
      <w:r>
        <w:rPr>
          <w:rtl/>
        </w:rPr>
        <w:t xml:space="preserve">- </w:t>
      </w:r>
      <w:r w:rsidRPr="00ED3C68">
        <w:rPr>
          <w:rtl/>
        </w:rPr>
        <w:t xml:space="preserve">שאני </w:t>
      </w:r>
      <w:ins w:id="90325" w:author="מנוע מכני" w:date="2026-10-11T12:04:39Z">
        <w:r>
          <w:rPr>
            <w:rtl/>
          </w:rPr>
          <w:t xml:space="preserve">כאן</w:t>
        </w:r>
      </w:ins>
      <w:del w:id="90326" w:author="מנוע מכני" w:date="2026-10-11T12:04:39Z">
        <w:r w:rsidRPr="00ED3C68">
          <w:rPr>
            <w:rtl/>
          </w:rPr>
          <w:delText xml:space="preserve">הכא</w:delText>
        </w:r>
      </w:del>
      <w:r w:rsidRPr="00ED3C68">
        <w:rPr>
          <w:rtl/>
        </w:rPr>
        <w:t xml:space="preserve">, דמייתר קראי, לימא קרא </w:t>
      </w:r>
      <w:r>
        <w:rPr>
          <w:rFonts w:hint="cs"/>
          <w:rtl/>
        </w:rPr>
        <w:t>'</w:t>
      </w:r>
      <w:r w:rsidRPr="00ED3C68">
        <w:rPr>
          <w:rtl/>
        </w:rPr>
        <w:t xml:space="preserve">לחם </w:t>
      </w:r>
      <w:ins w:id="92825" w:author="מנוע מכני" w:date="2026-10-11T12:04:39Z">
        <w:r>
          <w:rPr>
            <w:rtl/>
          </w:rPr>
          <w:t xml:space="preserve">ונלמד</w:t>
        </w:r>
      </w:ins>
      <w:del w:id="92826" w:author="מנוע מכני" w:date="2026-10-11T12:04:39Z">
        <w:r w:rsidRPr="00ED3C68">
          <w:rPr>
            <w:rtl/>
          </w:rPr>
          <w:delText xml:space="preserve">ונילף</w:delText>
        </w:r>
      </w:del>
      <w:r w:rsidRPr="00ED3C68">
        <w:rPr>
          <w:rtl/>
        </w:rPr>
        <w:t xml:space="preserve"> קלי וכרמל מיניה</w:t>
      </w:r>
      <w:r>
        <w:rPr>
          <w:rFonts w:hint="cs"/>
          <w:rtl/>
        </w:rPr>
        <w:t>'</w:t>
      </w:r>
      <w:r w:rsidRPr="00ED3C68">
        <w:rPr>
          <w:rtl/>
        </w:rPr>
        <w:t xml:space="preserve">, </w:t>
      </w:r>
    </w:p>
    <w:p>
      <w:pPr>
        <w:pStyle w:val="38"/>
        <w:rPr>
          <w:ins w:id="93186" w:author="מנוע מכני" w:date="2026-10-11T12:04:39Z"/>
        </w:rPr>
      </w:pPr>
      <w:r>
        <w:t>וא</w:t>
      </w:r>
      <w:r>
        <w:t>"</w:t>
      </w:r>
      <w:r>
        <w:t xml:space="preserve">א</w:t>
      </w:r>
    </w:p>
    <w:p w:rsidR="00E403F0" w:rsidRPr="00AD695E" w:rsidRDefault="00E403F0" w:rsidP="00E403F0">
      <w:pPr>
        <w:ind w:left="720" w:firstLine="0"/>
        <w:rPr>
          <w:rtl/>
        </w:rPr>
      </w:pPr>
      <w:del w:id="93187" w:author="מנוע מכני" w:date="2026-10-11T12:04:39Z">
        <w:r>
          <w:rPr>
            <w:rFonts w:hint="cs"/>
            <w:rtl/>
          </w:rPr>
          <w:delText xml:space="preserve"> </w:delText>
        </w:r>
      </w:del>
      <w:r>
        <w:rPr>
          <w:rFonts w:hint="cs"/>
          <w:rtl/>
        </w:rPr>
        <w:t xml:space="preserve">לפרוך ד</w:t>
      </w:r>
      <w:r w:rsidRPr="00ED3C68">
        <w:rPr>
          <w:rtl/>
        </w:rPr>
        <w:t xml:space="preserve">מה ללחם שכן נתרבה אצל חלה! </w:t>
      </w:r>
    </w:p>
    <w:p w:rsidR="00E403F0" w:rsidRPr="00AD695E" w:rsidRDefault="00E403F0" w:rsidP="00E403F0">
      <w:pPr>
        <w:ind w:left="720" w:firstLine="0"/>
        <w:rPr>
          <w:rtl/>
        </w:rPr>
      </w:pPr>
      <w:r w:rsidRPr="00ED3C68">
        <w:rPr>
          <w:rtl/>
        </w:rPr>
        <w:t xml:space="preserve">לחם מקלי </w:t>
      </w:r>
      <w:r w:rsidRPr="00ED3C68">
        <w:rPr>
          <w:rtl/>
        </w:rPr>
        <w:t xml:space="preserve">לא</w:t>
      </w:r>
      <w:r w:rsidRPr="00ED3C68">
        <w:rPr>
          <w:rtl/>
        </w:rPr>
        <w:t xml:space="preserve"> אתי, </w:t>
      </w:r>
      <w:r>
        <w:rPr>
          <w:rFonts w:hint="cs"/>
          <w:rtl/>
        </w:rPr>
        <w:t>מ</w:t>
      </w:r>
      <w:r w:rsidRPr="00ED3C68">
        <w:rPr>
          <w:rtl/>
        </w:rPr>
        <w:t xml:space="preserve">שום דקלי </w:t>
      </w:r>
      <w:ins w:id="92527" w:author="מנוע מכני" w:date="2026-10-11T12:04:39Z">
        <w:r>
          <w:rPr>
            <w:rtl/>
          </w:rPr>
          <w:t xml:space="preserve">ישנו</w:t>
        </w:r>
      </w:ins>
      <w:del w:id="92528" w:author="מנוע מכני" w:date="2026-10-11T12:04:39Z">
        <w:r w:rsidRPr="00ED3C68">
          <w:rPr>
            <w:rtl/>
          </w:rPr>
          <w:delText xml:space="preserve">איתיה</w:delText>
        </w:r>
      </w:del>
      <w:r w:rsidRPr="00ED3C68">
        <w:rPr>
          <w:rtl/>
        </w:rPr>
        <w:t xml:space="preserve"> בעיניה, </w:t>
      </w:r>
    </w:p>
    <w:p w:rsidR="00E403F0" w:rsidRPr="00AD695E" w:rsidRDefault="00E403F0" w:rsidP="00E403F0">
      <w:pPr>
        <w:ind w:left="720" w:firstLine="0"/>
        <w:rPr>
          <w:rtl/>
        </w:rPr>
      </w:pPr>
      <w:r>
        <w:rPr>
          <w:rtl/>
        </w:rPr>
        <w:t xml:space="preserve">כרמל מקלי </w:t>
      </w:r>
      <w:r>
        <w:rPr>
          <w:rtl/>
        </w:rPr>
        <w:t xml:space="preserve">לא</w:t>
      </w:r>
      <w:r>
        <w:rPr>
          <w:rtl/>
        </w:rPr>
        <w:t xml:space="preserve"> אתי, </w:t>
      </w:r>
      <w:r>
        <w:rPr>
          <w:rFonts w:hint="cs"/>
          <w:rtl/>
        </w:rPr>
        <w:t>מ</w:t>
      </w:r>
      <w:r>
        <w:rPr>
          <w:rtl/>
        </w:rPr>
        <w:t xml:space="preserve">שום דקלי נתרבה אצל מנחות, </w:t>
      </w:r>
    </w:p>
    <w:p w:rsidR="00E403F0" w:rsidRPr="00AD695E" w:rsidRDefault="00E403F0" w:rsidP="00E403F0">
      <w:pPr>
        <w:rPr>
          <w:rtl/>
        </w:rPr>
      </w:pPr>
      <w:r>
        <w:rPr>
          <w:rtl/>
        </w:rPr>
        <w:tab/>
      </w:r>
      <w:r>
        <w:rPr>
          <w:rtl/>
        </w:rPr>
        <w:tab/>
      </w:r>
      <w:r>
        <w:rPr>
          <w:rFonts w:hint="cs"/>
          <w:rtl/>
        </w:rPr>
        <w:t xml:space="preserve">לחם וקלי </w:t>
      </w:r>
      <w:r>
        <w:rPr>
          <w:rFonts w:hint="cs"/>
          <w:rtl/>
        </w:rPr>
        <w:t xml:space="preserve">לא</w:t>
      </w:r>
      <w:r>
        <w:rPr>
          <w:rFonts w:hint="cs"/>
          <w:rtl/>
        </w:rPr>
        <w:t xml:space="preserve"> אתי מכרמל משום שכרמל </w:t>
      </w:r>
      <w:r>
        <w:rPr>
          <w:rtl/>
        </w:rPr>
        <w:t xml:space="preserve">לא</w:t>
      </w:r>
      <w:r>
        <w:rPr>
          <w:rtl/>
        </w:rPr>
        <w:t xml:space="preserve"> נשתנה מברייתו! </w:t>
      </w:r>
    </w:p>
    <w:p w:rsidR="00E403F0" w:rsidRPr="00AD695E" w:rsidRDefault="00E403F0" w:rsidP="00E403F0">
      <w:pPr>
        <w:rPr>
          <w:rtl/>
        </w:rPr>
      </w:pPr>
      <w:del w:id="90038" w:author="מנוע מכני" w:date="2026-10-11T12:04:39Z">
        <w:r>
          <w:rPr>
            <w:rFonts w:hint="cs"/>
            <w:rtl/>
          </w:rPr>
          <w:delText xml:space="preserve"> </w:delText>
        </w:r>
      </w:del>
      <w:r>
        <w:rPr>
          <w:rFonts w:hint="cs"/>
          <w:rtl/>
        </w:rPr>
        <w:t xml:space="preserve">ומן </w:t>
      </w:r>
      <w:ins w:id="90973" w:author="מנוע מכני" w:date="2026-10-11T12:04:39Z">
        <w:r>
          <w:rPr>
            <w:rFonts w:hint="cs"/>
            <w:rtl/>
          </w:rPr>
          <w:t xml:space="preserve">שני</w:t>
        </w:r>
      </w:ins>
      <w:del w:id="90974" w:author="מנוע מכני" w:date="2026-10-11T12:04:39Z">
        <w:r>
          <w:rPr>
            <w:rFonts w:hint="cs"/>
            <w:rtl/>
          </w:rPr>
          <w:delText xml:space="preserve">תרי</w:delText>
        </w:r>
      </w:del>
      <w:r>
        <w:rPr>
          <w:rFonts w:hint="cs"/>
          <w:rtl/>
        </w:rPr>
        <w:t xml:space="preserve"> גם א</w:t>
      </w:r>
      <w:r>
        <w:rPr>
          <w:rtl/>
        </w:rPr>
        <w:t>"</w:t>
      </w:r>
      <w:r>
        <w:rPr>
          <w:rFonts w:hint="cs"/>
          <w:rtl/>
        </w:rPr>
        <w:t>א ללמוד</w:t>
      </w:r>
    </w:p>
    <w:p w:rsidR="00E403F0" w:rsidRPr="00AD695E" w:rsidRDefault="00E403F0" w:rsidP="00E403F0">
      <w:pPr>
        <w:rPr>
          <w:rtl/>
        </w:rPr>
      </w:pPr>
      <w:r>
        <w:rPr>
          <w:rFonts w:hint="cs"/>
          <w:rtl/>
        </w:rPr>
        <w:t xml:space="preserve">מקלי וכרמל </w:t>
      </w:r>
      <w:r>
        <w:rPr>
          <w:rtl/>
        </w:rPr>
        <w:t>–</w:t>
      </w:r>
      <w:r>
        <w:rPr>
          <w:rFonts w:hint="cs"/>
          <w:rtl/>
        </w:rPr>
        <w:t xml:space="preserve"> דישנם </w:t>
      </w:r>
      <w:r>
        <w:rPr>
          <w:rtl/>
        </w:rPr>
        <w:t xml:space="preserve">קלה </w:t>
      </w:r>
      <w:r>
        <w:rPr>
          <w:rFonts w:hint="cs"/>
          <w:rtl/>
        </w:rPr>
        <w:t xml:space="preserve">בעין </w:t>
      </w:r>
    </w:p>
    <w:p w:rsidR="00E403F0" w:rsidRPr="00AD695E" w:rsidRDefault="00E403F0" w:rsidP="00E403F0">
      <w:pPr>
        <w:rPr>
          <w:rtl/>
        </w:rPr>
      </w:pPr>
      <w:r>
        <w:rPr>
          <w:rtl/>
        </w:rPr>
        <w:lastRenderedPageBreak/>
        <w:t xml:space="preserve">מלחם וקלי, </w:t>
      </w:r>
      <w:r>
        <w:rPr>
          <w:rFonts w:hint="cs"/>
          <w:rtl/>
        </w:rPr>
        <w:t xml:space="preserve">שנתרבו אצל מנחות </w:t>
      </w:r>
    </w:p>
    <w:p w:rsidR="00E403F0" w:rsidRPr="00AD695E" w:rsidRDefault="00E403F0" w:rsidP="00E403F0">
      <w:pPr>
        <w:rPr>
          <w:rtl/>
        </w:rPr>
      </w:pPr>
      <w:r>
        <w:rPr>
          <w:rStyle w:val="2fb"/>
          <w:rFonts w:hint="cs"/>
          <w:rtl/>
        </w:rPr>
        <w:t>ארי</w:t>
      </w:r>
      <w:r>
        <w:rPr>
          <w:rStyle w:val="2fb"/>
          <w:rtl/>
        </w:rPr>
        <w:t>"</w:t>
      </w:r>
      <w:r>
        <w:rPr>
          <w:rStyle w:val="2fb"/>
          <w:rFonts w:hint="cs"/>
          <w:rtl/>
        </w:rPr>
        <w:t xml:space="preserve">צ</w:t>
      </w:r>
      <w:r>
        <w:rPr>
          <w:rFonts w:hint="cs"/>
          <w:rtl/>
        </w:rPr>
        <w:t xml:space="preserve"> מלחם וכרמל ד</w:t>
      </w:r>
      <w:r>
        <w:rPr>
          <w:rtl/>
        </w:rPr>
        <w:t xml:space="preserve">מה ללחם שכן נתרבה אצל חלה, כרמל יוכיח! </w:t>
      </w:r>
    </w:p>
    <w:p w:rsidR="00E403F0" w:rsidRPr="00AD695E" w:rsidRDefault="00E403F0" w:rsidP="00E403F0">
      <w:pPr>
        <w:rPr>
          <w:rtl/>
        </w:rPr>
      </w:pPr>
      <w:ins w:id="92349" w:author="מנוע מכני" w:date="2026-10-11T12:04:39Z">
        <w:r>
          <w:rPr>
            <w:rtl/>
          </w:rPr>
          <w:t xml:space="preserve">ואם </w:t>
        </w:r>
      </w:ins>
      <w:del w:id="92350" w:author="מנוע מכני" w:date="2026-10-11T12:04:39Z">
        <w:r>
          <w:rPr>
            <w:rtl/>
          </w:rPr>
          <w:tab/>
          <w:delText xml:space="preserve">ואי </w:delText>
        </w:r>
      </w:del>
      <w:r>
        <w:rPr>
          <w:rtl/>
        </w:rPr>
        <w:tab/>
        <w:t xml:space="preserve">משום דכרמל </w:t>
      </w:r>
      <w:r>
        <w:rPr>
          <w:rtl/>
        </w:rPr>
        <w:tab/>
        <w:t xml:space="preserve">לא</w:t>
      </w:r>
      <w:r>
        <w:rPr>
          <w:rtl/>
        </w:rPr>
        <w:tab/>
        <w:t xml:space="preserve"> נשתנה מברייתו, לחם יוכיח! הלכך לוקה דמייתר.</w:t>
      </w:r>
    </w:p>
    <w:p w:rsidR="00E403F0" w:rsidRPr="00AD695E" w:rsidRDefault="00E403F0" w:rsidP="00E403F0">
      <w:pPr>
        <w:rPr>
          <w:rtl/>
        </w:rPr>
      </w:pPr>
      <w:r>
        <w:rPr>
          <w:rFonts w:hint="cs"/>
          <w:rtl/>
        </w:rPr>
        <w:t>ומהך ד</w:t>
      </w:r>
      <w:r>
        <w:rPr>
          <w:rtl/>
        </w:rPr>
        <w:t xml:space="preserve">כתב לקלי באמצע? </w:t>
      </w:r>
      <w:r>
        <w:rPr>
          <w:rtl/>
        </w:rPr>
        <w:t xml:space="preserve">ה"</w:t>
      </w:r>
      <w:r>
        <w:rPr>
          <w:rFonts w:hint="cs"/>
          <w:rtl/>
        </w:rPr>
        <w:t>ק</w:t>
      </w:r>
      <w:r>
        <w:rPr>
          <w:rtl/>
        </w:rPr>
        <w:t>: לחם בקלי נחייב, וכרמל נחייב בקלי.</w:t>
      </w:r>
    </w:p>
    <w:p w:rsidR="00E403F0" w:rsidRPr="00AD695E" w:rsidRDefault="00E403F0" w:rsidP="00E403F0">
      <w:pPr>
        <w:jc w:val="center"/>
        <w:rPr>
          <w:rtl/>
        </w:rPr>
      </w:pPr>
      <w:del w:id="90039" w:author="מנוע מכני" w:date="2026-10-11T12:04:39Z">
        <w:r>
          <w:rPr>
            <w:rFonts w:hint="cs"/>
            <w:rtl/>
          </w:rPr>
          <w:delText xml:space="preserve"> </w:delText>
        </w:r>
      </w:del>
      <w:r>
        <w:rPr>
          <w:rtl/>
        </w:rPr>
        <w:t>·</w:t>
      </w:r>
      <w:r>
        <w:rPr>
          <w:rFonts w:hint="cs"/>
          <w:rtl/>
        </w:rPr>
        <w:t xml:space="preserve"> </w:t>
      </w:r>
      <w:r>
        <w:rPr>
          <w:rtl/>
        </w:rPr>
        <w:t>·</w:t>
      </w:r>
    </w:p>
    <w:p>
      <w:pPr>
        <w:pStyle w:val="afffff8"/>
        <w:rPr>
          <w:ins w:id="90221" w:author="קלוד" w:date="2026-10-11T12:26:18Z"/>
        </w:rPr>
      </w:pPr>
      <w:ins w:id="90222" w:author="קלוד" w:date="2026-10-11T12:26:18Z">
        <w:r>
          <w:rPr>
            <w:color w:val="7B3F00"/>
          </w:rPr>
          <w:t xml:space="preserve">גזירה שוה - אל תהי קלה בעיניך</w:t>
        </w:r>
      </w:ins>
    </w:p>
    <w:p>
      <w:pPr>
        <w:pStyle w:val="38"/>
        <w:rPr>
          <w:ins w:id="93188" w:author="מנוע מכני" w:date="2026-10-11T12:04:39Z"/>
        </w:rPr>
      </w:pPr>
      <w:del w:id="90040" w:author="מנוע מכני" w:date="2026-10-11T12:04:39Z">
        <w:r w:rsidRPr="00A757C8">
          <w:delText xml:space="preserve"> </w:delText>
        </w:r>
      </w:del>
      <w:r w:rsidRPr="00A757C8">
        <w:t xml:space="preserve">א"ר ינאי:</w:t>
      </w:r>
    </w:p>
    <w:p w:rsidR="00E403F0" w:rsidRPr="00AD695E" w:rsidRDefault="00E403F0" w:rsidP="00E403F0">
      <w:pPr>
        <w:rPr>
          <w:rtl/>
        </w:rPr>
      </w:pPr>
      <w:del w:id="93189" w:author="מנוע מכני" w:date="2026-10-11T12:04:39Z">
        <w:r w:rsidRPr="00A757C8">
          <w:rPr>
            <w:rtl/>
          </w:rPr>
          <w:delText xml:space="preserve"> </w:delText>
        </w:r>
      </w:del>
      <w:r w:rsidRPr="00A757C8">
        <w:rPr>
          <w:rtl/>
        </w:rPr>
        <w:t xml:space="preserve">לעולם אל תהי גזירה שוה בעיניך, שהרי פיגול אחד מגופי תורה, ולא לימדו הכתוב אלא מגז"</w:t>
      </w:r>
      <w:r w:rsidRPr="00A757C8">
        <w:rPr>
          <w:rFonts w:hint="cs"/>
          <w:rtl/>
        </w:rPr>
        <w:t>ש</w:t>
      </w:r>
      <w:ins w:id="91717" w:author="מנוע מכני" w:date="2026-10-11T12:04:39Z">
        <w:r>
          <w:rPr>
            <w:rtl/>
          </w:rPr>
          <w:t xml:space="preserve">,</w:t>
        </w:r>
      </w:ins>
      <w:del w:id="91718" w:author="מנוע מכני" w:date="2026-10-11T12:04:39Z">
        <w:r w:rsidRPr="00A757C8">
          <w:rPr>
            <w:rtl/>
          </w:rPr>
          <w:delText xml:space="preserve">;</w:delText>
        </w:r>
      </w:del>
      <w:r w:rsidRPr="00A757C8">
        <w:rPr>
          <w:rFonts w:hint="cs"/>
          <w:rtl/>
        </w:rPr>
        <w:t xml:space="preserve"> ד'</w:t>
      </w:r>
      <w:ins w:id="90229" w:author="Claude - סמנטי" w:date="2026-10-11T12:21:47Z">
        <w:r>
          <w:rPr>
            <w:rStyle w:val="afffff0"/>
            <w:rtl/>
          </w:rPr>
          <w:t xml:space="preserve">וְאוֹכְלָיו עֲוֹנוֹ יִשָּׂא</w:t>
        </w:r>
      </w:ins>
      <w:del w:id="90230" w:author="Claude - סמנטי" w:date="2026-10-11T12:21:47Z">
        <w:r w:rsidRPr="00A757C8">
          <w:rPr>
            <w:rtl/>
          </w:rPr>
          <w:delText xml:space="preserve">ואוכליו עונו ישא</w:delText>
        </w:r>
      </w:del>
      <w:r w:rsidRPr="00A757C8">
        <w:rPr>
          <w:rFonts w:hint="cs"/>
          <w:rtl/>
        </w:rPr>
        <w:t>'</w:t>
      </w:r>
      <w:r w:rsidRPr="00A757C8">
        <w:rPr>
          <w:rtl/>
        </w:rPr>
        <w:t xml:space="preserve">, ונאמר כאן </w:t>
      </w:r>
      <w:r w:rsidRPr="00A757C8">
        <w:rPr>
          <w:rFonts w:hint="cs"/>
          <w:rtl/>
        </w:rPr>
        <w:t>'</w:t>
      </w:r>
      <w:ins w:id="90227" w:author="Claude - סמנטי" w:date="2026-10-11T12:21:47Z">
        <w:r>
          <w:rPr>
            <w:rStyle w:val="afffff0"/>
            <w:rtl/>
          </w:rPr>
          <w:t xml:space="preserve">וְהַנֶּפֶשׁ הָאוֹכֶלֶת מִמֶּנּוּ עֲוֹנָהּ תִּשָּׂא</w:t>
        </w:r>
      </w:ins>
      <w:del w:id="90228" w:author="Claude - סמנטי" w:date="2026-10-11T12:21:47Z">
        <w:r w:rsidRPr="00A757C8">
          <w:rPr>
            <w:rtl/>
          </w:rPr>
          <w:delText xml:space="preserve">והנפש האוכלת ממנו עונה תשא</w:delText>
        </w:r>
      </w:del>
      <w:r w:rsidRPr="00A757C8">
        <w:rPr>
          <w:rFonts w:hint="cs"/>
          <w:rtl/>
        </w:rPr>
        <w:t>'</w:t>
      </w:r>
      <w:r w:rsidRPr="00A757C8">
        <w:rPr>
          <w:rtl/>
        </w:rPr>
        <w:t>, מה להלן אף כאן כרת.</w:t>
      </w:r>
    </w:p>
    <w:p>
      <w:pPr>
        <w:pStyle w:val="38"/>
        <w:rPr>
          <w:ins w:id="93190" w:author="מנוע מכני" w:date="2026-10-11T12:04:39Z"/>
        </w:rPr>
      </w:pPr>
      <w:del w:id="90041" w:author="מנוע מכני" w:date="2026-10-11T12:04:39Z">
        <w:r w:rsidRPr="00A757C8">
          <w:delText xml:space="preserve"> </w:delText>
        </w:r>
      </w:del>
      <w:r w:rsidRPr="00A757C8">
        <w:t xml:space="preserve">א"ר סימאי:</w:t>
      </w:r>
    </w:p>
    <w:p w:rsidR="00E403F0" w:rsidRPr="00AD695E" w:rsidRDefault="00E403F0" w:rsidP="00E403F0">
      <w:pPr>
        <w:rPr>
          <w:rtl/>
        </w:rPr>
      </w:pPr>
      <w:del w:id="93191" w:author="מנוע מכני" w:date="2026-10-11T12:04:39Z">
        <w:r w:rsidRPr="00A757C8">
          <w:rPr>
            <w:rtl/>
          </w:rPr>
          <w:delText xml:space="preserve"> </w:delText>
        </w:r>
      </w:del>
      <w:r w:rsidRPr="00A757C8">
        <w:rPr>
          <w:rtl/>
        </w:rPr>
        <w:t xml:space="preserve">לעולם אל תהי גז"</w:t>
      </w:r>
      <w:r w:rsidRPr="00A757C8">
        <w:rPr>
          <w:rFonts w:hint="cs"/>
          <w:rtl/>
        </w:rPr>
        <w:t>ש</w:t>
      </w:r>
      <w:r w:rsidRPr="00A757C8">
        <w:rPr>
          <w:rtl/>
        </w:rPr>
        <w:t xml:space="preserve"> קלה בעיניך, שהרי נותר אחד מגופי תורה, ולא לימדו הכתוב אלא מג"ש.</w:t>
      </w:r>
      <w:r w:rsidRPr="00A757C8">
        <w:rPr>
          <w:rFonts w:hint="cs"/>
          <w:rtl/>
        </w:rPr>
        <w:t xml:space="preserve"> '</w:t>
      </w:r>
      <w:ins w:id="90231" w:author="Claude - סמנטי" w:date="2026-10-11T12:21:47Z">
        <w:r>
          <w:rPr>
            <w:rStyle w:val="afffff0"/>
            <w:rtl/>
          </w:rPr>
          <w:t xml:space="preserve">קֹדֶשׁ קֹדֶשׁ</w:t>
        </w:r>
      </w:ins>
      <w:del w:id="90232" w:author="Claude - סמנטי" w:date="2026-10-11T12:21:47Z">
        <w:r w:rsidRPr="00A757C8">
          <w:rPr>
            <w:rtl/>
          </w:rPr>
          <w:delText xml:space="preserve">קדש קדש</w:delText>
        </w:r>
      </w:del>
      <w:r w:rsidRPr="00A757C8">
        <w:rPr>
          <w:rFonts w:hint="cs"/>
          <w:rtl/>
        </w:rPr>
        <w:t>'</w:t>
      </w:r>
      <w:r>
        <w:rPr>
          <w:rtl/>
        </w:rPr>
        <w:t xml:space="preserve">, </w:t>
      </w:r>
      <w:r>
        <w:rPr>
          <w:rStyle w:val="afffff0"/>
          <w:rtl/>
          <w:rPrChange w:id="9006" w:author="מנוע פסוקים" w:date="2026-10-11T09:26:20Z">
            <w:rPr>
              <w:rtl/>
            </w:rPr>
          </w:rPrChange>
        </w:rPr>
        <w:t xml:space="preserve">ואוכליו עונו ישא כי את קדש</w:t>
      </w:r>
      <w:r>
        <w:rPr>
          <w:rStyle w:val="afffff0"/>
          <w:rtl/>
          <w:rPrChange w:id="9007" w:author="מנוע פסוקים" w:date="2026-10-11T09:26:20Z">
            <w:rPr>
              <w:rtl/>
            </w:rPr>
          </w:rPrChange>
        </w:rPr>
        <w:t xml:space="preserve"> ה</w:t>
      </w:r>
      <w:r>
        <w:rPr>
          <w:rStyle w:val="afffff0"/>
          <w:rtl/>
          <w:rPrChange w:id="9008" w:author="מנוע פסוקים" w:date="2026-10-11T09:26:20Z">
            <w:rPr>
              <w:rtl/>
            </w:rPr>
          </w:rPrChange>
        </w:rPr>
        <w:t xml:space="preserve">'</w:t>
      </w:r>
      <w:r>
        <w:rPr>
          <w:rStyle w:val="afffff0"/>
          <w:rtl/>
          <w:rPrChange w:id="9009" w:author="מנוע פסוקים" w:date="2026-10-11T09:26:20Z">
            <w:rPr>
              <w:rtl/>
            </w:rPr>
          </w:rPrChange>
        </w:rPr>
        <w:t xml:space="preserve"> </w:t>
      </w:r>
      <w:r>
        <w:rPr>
          <w:rStyle w:val="afffff0"/>
          <w:rtl/>
          <w:rPrChange w:id="9010" w:author="מנוע פסוקים" w:date="2026-10-11T09:26:20Z">
            <w:rPr>
              <w:rtl/>
            </w:rPr>
          </w:rPrChange>
        </w:rPr>
        <w:t xml:space="preserve">חלל</w:t>
      </w:r>
      <w:r>
        <w:rPr>
          <w:rtl/>
        </w:rPr>
        <w:t xml:space="preserve">, וכתיב: </w:t>
      </w:r>
      <w:r>
        <w:rPr>
          <w:rStyle w:val="afffff0"/>
          <w:rtl/>
          <w:rPrChange w:id="9011" w:author="מנוע פסוקים" w:date="2026-10-11T09:26:20Z">
            <w:rPr>
              <w:rtl/>
            </w:rPr>
          </w:rPrChange>
        </w:rPr>
        <w:t xml:space="preserve">ושרפת את הנותר באש</w:t>
      </w:r>
      <w:r>
        <w:rPr>
          <w:rtl/>
        </w:rPr>
        <w:t xml:space="preserve"> כי קדש וגו'.</w:t>
      </w:r>
    </w:p>
    <w:p>
      <w:pPr>
        <w:pStyle w:val="38"/>
        <w:rPr>
          <w:ins w:id="93192" w:author="מנוע מכני" w:date="2026-10-11T12:04:39Z"/>
        </w:rPr>
      </w:pPr>
      <w:r w:rsidRPr="00217260">
        <w:t>ג.</w:t>
      </w:r>
      <w:r>
        <w:t xml:space="preserve"> </w:t>
      </w:r>
      <w:r>
        <w:t xml:space="preserve">אביי:</w:t>
      </w:r>
    </w:p>
    <w:p w:rsidR="00E403F0" w:rsidRPr="00AD695E" w:rsidRDefault="00E403F0" w:rsidP="00E403F0">
      <w:pPr>
        <w:rPr>
          <w:rtl/>
        </w:rPr>
      </w:pPr>
      <w:del w:id="93193" w:author="מנוע מכני" w:date="2026-10-11T12:04:39Z">
        <w:r>
          <w:rPr>
            <w:rtl/>
          </w:rPr>
          <w:delText xml:space="preserve"> </w:delText>
        </w:r>
      </w:del>
      <w:r>
        <w:rPr>
          <w:rtl/>
        </w:rPr>
        <w:t xml:space="preserve">לעולם אל תהי ג"ש קלה בעיניך, שהרי בתו מאנוסתו הן הן גופי תורה, ולא לימדה הכתוב אלא מג"ש</w:t>
      </w:r>
      <w:ins w:id="91719" w:author="מנוע מכני" w:date="2026-10-11T12:04:39Z">
        <w:r>
          <w:rPr>
            <w:rtl/>
          </w:rPr>
          <w:t xml:space="preserve">,</w:t>
        </w:r>
      </w:ins>
      <w:del w:id="91720" w:author="מנוע מכני" w:date="2026-10-11T12:04:39Z">
        <w:r>
          <w:rPr>
            <w:rtl/>
          </w:rPr>
          <w:delText xml:space="preserve">;</w:delText>
        </w:r>
      </w:del>
      <w:ins w:id="91721" w:author="מנוע מכני" w:date="2026-10-11T12:04:39Z">
        <w:r>
          <w:rPr>
            <w:rFonts w:hint="cs"/>
            <w:rtl/>
          </w:rPr>
          <w:t xml:space="preserve"> </w:t>
        </w:r>
      </w:ins>
      <w:del w:id="91722" w:author="מנוע מכני" w:date="2026-10-11T12:04:39Z">
        <w:r>
          <w:rPr>
            <w:rFonts w:hint="cs"/>
            <w:rtl/>
          </w:rPr>
          <w:delText xml:space="preserve">  </w:delText>
        </w:r>
      </w:del>
      <w:r>
        <w:rPr>
          <w:rFonts w:hint="cs"/>
          <w:rtl/>
        </w:rPr>
        <w:t xml:space="preserve">'</w:t>
      </w:r>
      <w:r>
        <w:rPr>
          <w:rStyle w:val="afffff0"/>
          <w:rtl/>
        </w:rPr>
        <w:t>הנה הנה</w:t>
      </w:r>
      <w:r>
        <w:rPr>
          <w:rFonts w:hint="cs"/>
          <w:rtl/>
        </w:rPr>
        <w:t>'</w:t>
      </w:r>
      <w:r>
        <w:rPr>
          <w:rtl/>
        </w:rPr>
        <w:t xml:space="preserve"> לאיסורא, </w:t>
      </w:r>
      <w:ins w:id="90975" w:author="מנוע מכני" w:date="2026-10-11T12:04:39Z">
        <w:r>
          <w:rPr>
            <w:rtl/>
          </w:rPr>
          <w:t xml:space="preserve">בא</w:t>
        </w:r>
      </w:ins>
      <w:del w:id="90976" w:author="מנוע מכני" w:date="2026-10-11T12:04:39Z">
        <w:r>
          <w:rPr>
            <w:rtl/>
          </w:rPr>
          <w:delText xml:space="preserve">אתא</w:delText>
        </w:r>
      </w:del>
      <w:r>
        <w:rPr>
          <w:rtl/>
        </w:rPr>
        <w:t xml:space="preserve"> זמה זמה לשרפה.</w:t>
      </w:r>
    </w:p>
    <w:p>
      <w:pPr>
        <w:pStyle w:val="38"/>
        <w:rPr>
          <w:ins w:id="93194" w:author="מנוע מכני" w:date="2026-10-11T12:04:39Z"/>
        </w:rPr>
      </w:pPr>
      <w:r w:rsidRPr="00217260">
        <w:t>ד.</w:t>
      </w:r>
      <w:r>
        <w:t xml:space="preserve"> </w:t>
      </w:r>
      <w:r>
        <w:t xml:space="preserve">רב אשי:</w:t>
      </w:r>
    </w:p>
    <w:p w:rsidR="00E403F0" w:rsidRPr="00AD695E" w:rsidRDefault="00E403F0" w:rsidP="00E403F0">
      <w:pPr>
        <w:rPr>
          <w:rtl/>
        </w:rPr>
      </w:pPr>
      <w:del w:id="93195" w:author="מנוע מכני" w:date="2026-10-11T12:04:39Z">
        <w:r>
          <w:rPr>
            <w:rtl/>
          </w:rPr>
          <w:delText xml:space="preserve"> </w:delText>
        </w:r>
      </w:del>
      <w:r>
        <w:rPr>
          <w:rtl/>
        </w:rPr>
        <w:t xml:space="preserve">אל תהי ג"ש קלה בעיניך, שהרי נסקלים הן הן גופי תורה, ולא לימדה הכתוב אלא מג"ש, </w:t>
      </w:r>
      <w:r>
        <w:rPr>
          <w:rtl/>
        </w:rPr>
        <w:t xml:space="preserve">דתניא</w:t>
      </w:r>
      <w:r>
        <w:rPr>
          <w:rtl/>
        </w:rPr>
        <w:t xml:space="preserve">: </w:t>
      </w:r>
      <w:r>
        <w:rPr>
          <w:rFonts w:hint="cs"/>
          <w:rtl/>
        </w:rPr>
        <w:t>'</w:t>
      </w:r>
      <w:ins w:id="90233" w:author="Claude - סמנטי" w:date="2026-10-11T12:21:47Z">
        <w:r>
          <w:rPr>
            <w:rStyle w:val="afffff0"/>
            <w:rtl/>
          </w:rPr>
          <w:t xml:space="preserve">דְּמֵיהֶם בָּם</w:t>
        </w:r>
      </w:ins>
      <w:del w:id="90234" w:author="Claude - סמנטי" w:date="2026-10-11T12:21:47Z">
        <w:r>
          <w:rPr>
            <w:rtl/>
          </w:rPr>
          <w:delText xml:space="preserve">דמיהם בם</w:delText>
        </w:r>
      </w:del>
      <w:r>
        <w:rPr>
          <w:rFonts w:hint="cs"/>
          <w:rtl/>
        </w:rPr>
        <w:t>'</w:t>
      </w:r>
      <w:r>
        <w:rPr>
          <w:rtl/>
        </w:rPr>
        <w:t>, ונאמר באוב וידעוני דמיהם בם, מה להלן בסקילה, אף כאן בסקילה.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219" w:author="קלוד" w:date="2026-10-11T12:26:18Z"/>
        </w:rPr>
      </w:pPr>
      <w:ins w:id="90220" w:author="קלוד" w:date="2026-10-11T12:26:18Z">
        <w:r>
          <w:rPr>
            <w:color w:val="7B3F00"/>
          </w:rPr>
          <w:t xml:space="preserve">מפטם שמן המשחה - ללמוד בו או למוסרו לציבור פטור</w:t>
        </w:r>
      </w:ins>
    </w:p>
    <w:p w:rsidR="00E403F0" w:rsidRPr="00AD695E" w:rsidRDefault="00E403F0" w:rsidP="00E403F0">
      <w:pPr>
        <w:rPr>
          <w:rtl/>
        </w:rPr>
      </w:pPr>
      <w:r w:rsidRPr="00217260">
        <w:rPr>
          <w:b/>
          <w:bCs/>
          <w:rtl/>
        </w:rPr>
        <w:t>המפטם את השמן כו'.</w:t>
      </w:r>
    </w:p>
    <w:p>
      <w:pPr>
        <w:pStyle w:val="38"/>
        <w:rPr>
          <w:ins w:id="93196" w:author="מנוע מכני" w:date="2026-10-11T12:04:39Z"/>
        </w:rPr>
      </w:pPr>
      <w:r w:rsidRPr="00217260">
        <w:t>ת"ר</w:t>
      </w:r>
      <w:r>
        <w:t xml:space="preserve">:</w:t>
      </w:r>
    </w:p>
    <w:p w:rsidR="00E403F0" w:rsidRPr="00AD695E" w:rsidRDefault="00E403F0" w:rsidP="00E403F0">
      <w:pPr>
        <w:rPr>
          <w:rtl/>
        </w:rPr>
      </w:pPr>
      <w:del w:id="93197" w:author="מנוע מכני" w:date="2026-10-11T12:04:39Z">
        <w:r>
          <w:rPr>
            <w:rtl/>
          </w:rPr>
          <w:delText xml:space="preserve"> </w:delText>
        </w:r>
      </w:del>
      <w:r>
        <w:rPr>
          <w:rtl/>
        </w:rPr>
        <w:t xml:space="preserve">המפטם את השמן ללמוד בו או למוסרו לציבור פטור, לסוך חייב, והסך ממנו פטור, לפי שאין חייבין אלא על סיכת שמן המשחה שעשה משה בלבד.</w:t>
      </w:r>
    </w:p>
    <w:p w:rsidR="00E403F0" w:rsidRPr="00AD695E" w:rsidRDefault="00E403F0" w:rsidP="00E403F0">
      <w:pPr>
        <w:rPr>
          <w:rtl/>
        </w:rPr>
      </w:pPr>
      <w:r w:rsidRPr="00217260">
        <w:rPr>
          <w:b/>
          <w:bCs/>
          <w:rtl/>
        </w:rPr>
        <w:t>ללמוד בו או ע"מ למוסרו לציבור - פטור.</w:t>
      </w:r>
    </w:p>
    <w:p w:rsidR="00E403F0" w:rsidRPr="00E87E21" w:rsidRDefault="00E403F0" w:rsidP="00E403F0">
      <w:pPr>
        <w:rPr>
          <w:spacing w:val="-4"/>
          <w:rtl/>
        </w:rPr>
      </w:pPr>
      <w:ins w:id="92827" w:author="מנוע מכני" w:date="2026-10-11T12:04:39Z">
        <w:r>
          <w:rPr>
            <w:spacing w:val="-4"/>
            <w:rtl/>
          </w:rPr>
          <w:t xml:space="preserve">באה</w:t>
        </w:r>
      </w:ins>
      <w:del w:id="92828" w:author="מנוע מכני" w:date="2026-10-11T12:04:39Z">
        <w:r w:rsidRPr="00E87E21">
          <w:rPr>
            <w:spacing w:val="-4"/>
            <w:rtl/>
          </w:rPr>
          <w:delText xml:space="preserve">אתיא</w:delText>
        </w:r>
      </w:del>
      <w:r w:rsidRPr="00E87E21">
        <w:rPr>
          <w:spacing w:val="-4"/>
          <w:rtl/>
        </w:rPr>
        <w:t xml:space="preserve"> מתכונתו מן במתכונתה דקטרת, </w:t>
      </w:r>
      <w:r w:rsidRPr="00E87E21">
        <w:rPr>
          <w:rFonts w:hint="cs"/>
          <w:spacing w:val="-4"/>
          <w:rtl/>
        </w:rPr>
        <w:t>ד'</w:t>
      </w:r>
      <w:ins w:id="90235" w:author="Claude - סמנטי" w:date="2026-10-11T12:21:47Z">
        <w:r>
          <w:rPr>
            <w:rStyle w:val="afffff0"/>
            <w:spacing w:val="-4"/>
            <w:rtl/>
          </w:rPr>
          <w:t xml:space="preserve">לֹא תַעֲשׂוּ לָכֶם</w:t>
        </w:r>
      </w:ins>
      <w:del w:id="90236" w:author="Claude - סמנטי" w:date="2026-10-11T12:21:47Z">
        <w:r w:rsidRPr="00E87E21">
          <w:rPr>
            <w:spacing w:val="-4"/>
            <w:rtl/>
          </w:rPr>
          <w:delText xml:space="preserve">לא תעשו לכם</w:delText>
        </w:r>
      </w:del>
      <w:r w:rsidRPr="00E87E21">
        <w:rPr>
          <w:rFonts w:hint="cs"/>
          <w:spacing w:val="-4"/>
          <w:rtl/>
        </w:rPr>
        <w:t>'</w:t>
      </w:r>
      <w:r w:rsidRPr="00E87E21">
        <w:rPr>
          <w:spacing w:val="-4"/>
          <w:rtl/>
        </w:rPr>
        <w:t xml:space="preserve">, אבל למוסרו לציבור - </w:t>
      </w:r>
      <w:r w:rsidRPr="00E87E21">
        <w:rPr>
          <w:b/>
          <w:bCs/>
          <w:spacing w:val="-4"/>
          <w:rtl/>
        </w:rPr>
        <w:t>פטור</w:t>
      </w:r>
      <w:r w:rsidRPr="00E87E21">
        <w:rPr>
          <w:spacing w:val="-4"/>
          <w:rtl/>
        </w:rPr>
        <w:t xml:space="preserve">, </w:t>
      </w:r>
      <w:r w:rsidRPr="00E87E21">
        <w:rPr>
          <w:rFonts w:hint="cs"/>
          <w:spacing w:val="-4"/>
          <w:rtl/>
        </w:rPr>
        <w:t>וה</w:t>
      </w:r>
      <w:r w:rsidRPr="00E87E21">
        <w:rPr>
          <w:spacing w:val="-4"/>
          <w:rtl/>
        </w:rPr>
        <w:t>"</w:t>
      </w:r>
      <w:r w:rsidRPr="00E87E21">
        <w:rPr>
          <w:rFonts w:hint="cs"/>
          <w:spacing w:val="-4"/>
          <w:rtl/>
        </w:rPr>
        <w:t xml:space="preserve">נ</w:t>
      </w:r>
      <w:r w:rsidRPr="00E87E21">
        <w:rPr>
          <w:rFonts w:hint="cs"/>
          <w:spacing w:val="-4"/>
          <w:rtl/>
        </w:rPr>
        <w:t xml:space="preserve"> </w:t>
      </w:r>
      <w:r w:rsidRPr="00E87E21">
        <w:rPr>
          <w:spacing w:val="-4"/>
          <w:rtl/>
        </w:rPr>
        <w:t>שמן</w:t>
      </w:r>
      <w:r w:rsidRPr="00E87E21">
        <w:rPr>
          <w:rFonts w:hint="cs"/>
          <w:spacing w:val="-4"/>
          <w:rtl/>
        </w:rPr>
        <w:t>.</w:t>
      </w:r>
    </w:p>
    <w:p>
      <w:pPr>
        <w:pStyle w:val="38"/>
        <w:rPr>
          <w:ins w:id="93198" w:author="מנוע מכני" w:date="2026-10-11T12:04:39Z"/>
        </w:rPr>
      </w:pPr>
      <w:r>
        <w:t>וא</w:t>
      </w:r>
      <w:r>
        <w:t>"</w:t>
      </w:r>
      <w:r>
        <w:t xml:space="preserve">א</w:t>
      </w:r>
    </w:p>
    <w:p w:rsidR="00E403F0" w:rsidRPr="00AD695E" w:rsidRDefault="00E403F0" w:rsidP="00E403F0">
      <w:pPr>
        <w:rPr>
          <w:rtl/>
        </w:rPr>
      </w:pPr>
      <w:del w:id="93199" w:author="מנוע מכני" w:date="2026-10-11T12:04:39Z">
        <w:r>
          <w:rPr>
            <w:rFonts w:hint="cs"/>
            <w:rtl/>
          </w:rPr>
          <w:delText xml:space="preserve"> </w:delText>
        </w:r>
      </w:del>
      <w:r>
        <w:rPr>
          <w:rFonts w:hint="cs"/>
          <w:rtl/>
        </w:rPr>
        <w:t xml:space="preserve">ללמוד קטורת משמן שפטמה לחצאין פטור </w:t>
      </w:r>
    </w:p>
    <w:p>
      <w:pPr>
        <w:pStyle w:val="38"/>
        <w:rPr>
          <w:ins w:id="93200" w:author="מנוע מכני" w:date="2026-10-11T12:04:39Z"/>
        </w:rPr>
      </w:pPr>
      <w:r>
        <w:t xml:space="preserve">רבא:</w:t>
      </w:r>
    </w:p>
    <w:p w:rsidR="00E403F0" w:rsidRPr="00AD695E" w:rsidRDefault="00E403F0" w:rsidP="00E403F0">
      <w:pPr>
        <w:rPr>
          <w:rtl/>
        </w:rPr>
      </w:pPr>
      <w:del w:id="93201" w:author="מנוע מכני" w:date="2026-10-11T12:04:39Z">
        <w:r>
          <w:rPr>
            <w:rFonts w:hint="cs"/>
            <w:rtl/>
          </w:rPr>
          <w:delText xml:space="preserve"> </w:delText>
        </w:r>
      </w:del>
      <w:r>
        <w:rPr>
          <w:rFonts w:hint="cs"/>
          <w:rtl/>
        </w:rPr>
        <w:t xml:space="preserve">ד</w:t>
      </w:r>
      <w:r>
        <w:rPr>
          <w:rtl/>
        </w:rPr>
        <w:t xml:space="preserve">גבי שמן כתיב: </w:t>
      </w:r>
      <w:r>
        <w:rPr>
          <w:rFonts w:hint="cs"/>
          <w:rtl/>
        </w:rPr>
        <w:t>'</w:t>
      </w:r>
      <w:ins w:id="90237" w:author="Claude - סמנטי" w:date="2026-10-11T12:21:47Z">
        <w:r>
          <w:rPr>
            <w:rStyle w:val="afffff0"/>
            <w:rtl/>
          </w:rPr>
          <w:t xml:space="preserve">וּבְמַתְכּוֹנְתּוֹ לֹא תַעֲשׂוּ כָּמוֹהוּ</w:t>
        </w:r>
      </w:ins>
      <w:del w:id="90238" w:author="Claude - סמנטי" w:date="2026-10-11T12:21:47Z">
        <w:r>
          <w:rPr>
            <w:rtl/>
          </w:rPr>
          <w:delText xml:space="preserve">ובמתכונתו </w:delText>
        </w:r>
        <w:r>
          <w:rPr>
            <w:rtl/>
          </w:rPr>
          <w:delText xml:space="preserve">לא</w:delText>
        </w:r>
        <w:r>
          <w:rPr>
            <w:rtl/>
          </w:rPr>
          <w:delText xml:space="preserve"> תעשו </w:delText>
        </w:r>
        <w:r w:rsidRPr="00217260">
          <w:rPr>
            <w:b/>
            <w:bCs/>
            <w:rtl/>
          </w:rPr>
          <w:delText xml:space="preserve">כמוהו</w:delText>
        </w:r>
      </w:del>
      <w:r w:rsidRPr="00217260">
        <w:rPr>
          <w:rFonts w:hint="cs"/>
          <w:b/>
          <w:bCs/>
          <w:rtl/>
        </w:rPr>
        <w:t>'</w:t>
      </w:r>
      <w:r>
        <w:rPr>
          <w:rtl/>
        </w:rPr>
        <w:t xml:space="preserve">, אבל חציו </w:t>
      </w:r>
      <w:ins w:id="92829" w:author="מנוע מכני" w:date="2026-10-11T12:04:39Z">
        <w:r>
          <w:rPr>
            <w:rtl/>
          </w:rPr>
          <w:t xml:space="preserve">יפה</w:t>
        </w:r>
      </w:ins>
      <w:del w:id="92830" w:author="מנוע מכני" w:date="2026-10-11T12:04:39Z">
        <w:r>
          <w:rPr>
            <w:rtl/>
          </w:rPr>
          <w:delText xml:space="preserve">שפיר</w:delText>
        </w:r>
      </w:del>
      <w:r>
        <w:rPr>
          <w:rtl/>
        </w:rPr>
        <w:t xml:space="preserve"> דמי, </w:t>
      </w:r>
    </w:p>
    <w:p w:rsidR="00E403F0" w:rsidRPr="00AD695E" w:rsidRDefault="00E403F0" w:rsidP="00E403F0">
      <w:pPr>
        <w:rPr>
          <w:rtl/>
        </w:rPr>
      </w:pPr>
      <w:r w:rsidRPr="00A757C8">
        <w:rPr>
          <w:rtl/>
        </w:rPr>
        <w:tab/>
        <w:t xml:space="preserve">גבי קטרת </w:t>
      </w:r>
      <w:r w:rsidRPr="00A757C8">
        <w:rPr>
          <w:rFonts w:hint="cs"/>
          <w:rtl/>
        </w:rPr>
        <w:t>'</w:t>
      </w:r>
      <w:ins w:id="90239" w:author="Claude - סמנטי" w:date="2026-10-11T12:21:47Z">
        <w:r>
          <w:rPr>
            <w:rStyle w:val="afffff0"/>
            <w:rtl/>
          </w:rPr>
          <w:t xml:space="preserve">וְהַקְּטֹרֶת אֲשֶׁר תַּעֲשֶׂה</w:t>
        </w:r>
      </w:ins>
      <w:del w:id="90240" w:author="Claude - סמנטי" w:date="2026-10-11T12:21:47Z">
        <w:r w:rsidRPr="00A757C8">
          <w:rPr>
            <w:rtl/>
          </w:rPr>
          <w:delText xml:space="preserve">והקטרת אשר תעשה</w:delText>
        </w:r>
      </w:del>
      <w:r w:rsidRPr="00A757C8">
        <w:rPr>
          <w:rFonts w:hint="cs"/>
          <w:rtl/>
        </w:rPr>
        <w:t>'</w:t>
      </w:r>
      <w:r w:rsidRPr="00A757C8">
        <w:rPr>
          <w:rtl/>
        </w:rPr>
        <w:t>, כל עשייה דקטרת, אפשר דמקטיר פרס שחרית ופרס בין הערבים.</w:t>
      </w:r>
    </w:p>
    <w:p w:rsidR="00E403F0" w:rsidRPr="00AD695E" w:rsidRDefault="00E403F0" w:rsidP="00E403F0">
      <w:pPr>
        <w:rPr>
          <w:rtl/>
        </w:rPr>
      </w:pPr>
    </w:p>
    <w:p>
      <w:pPr>
        <w:pStyle w:val="afffff8"/>
        <w:rPr>
          <w:ins w:id="90217" w:author="קלוד" w:date="2026-10-11T12:26:18Z"/>
        </w:rPr>
      </w:pPr>
      <w:ins w:id="90218" w:author="קלוד" w:date="2026-10-11T12:26:18Z">
        <w:r>
          <w:rPr>
            <w:color w:val="7B3F00"/>
          </w:rPr>
          <w:t xml:space="preserve">סממני שמן המשחה - אלף ושבע מאות וחמשים</w:t>
        </w:r>
      </w:ins>
    </w:p>
    <w:p>
      <w:pPr>
        <w:pStyle w:val="38"/>
        <w:rPr>
          <w:ins w:id="93203" w:author="מנוע מכני" w:date="2026-10-11T12:04:39Z"/>
        </w:rPr>
      </w:pPr>
      <w:del w:id="93202" w:author="מנוע מכני" w:date="2026-10-11T12:04:39Z">
        <w:r w:rsidRPr="00A757C8">
          <w:delText xml:space="preserve">•</w:delText>
        </w:r>
      </w:del>
      <w:r w:rsidRPr="00A757C8">
        <w:t xml:space="preserve"> </w:t>
      </w:r>
      <w:r w:rsidRPr="002D69EF">
        <w:t>ת"ר</w:t>
      </w:r>
      <w:r w:rsidRPr="00A757C8">
        <w:t xml:space="preserve">, שמן המשחה:</w:t>
      </w:r>
    </w:p>
    <w:p w:rsidR="00E403F0" w:rsidRPr="00AD695E" w:rsidRDefault="00E403F0" w:rsidP="00E403F0">
      <w:pPr>
        <w:rPr>
          <w:rtl/>
        </w:rPr>
      </w:pPr>
      <w:del w:id="93204" w:author="מנוע מכני" w:date="2026-10-11T12:04:39Z">
        <w:r w:rsidRPr="00A757C8">
          <w:rPr>
            <w:rtl/>
          </w:rPr>
          <w:delText xml:space="preserve"> </w:delText>
        </w:r>
      </w:del>
      <w:r w:rsidRPr="00A757C8">
        <w:rPr>
          <w:rtl/>
        </w:rPr>
        <w:t xml:space="preserve">מר דרור</w:t>
      </w:r>
      <w:r>
        <w:rPr>
          <w:rtl/>
        </w:rPr>
        <w:t xml:space="preserve"> ה</w:t>
      </w:r>
      <w:r w:rsidR="00D64BA8">
        <w:rPr>
          <w:rtl/>
        </w:rPr>
        <w:t>'</w:t>
      </w:r>
      <w:r>
        <w:rPr>
          <w:rtl/>
        </w:rPr>
        <w:t xml:space="preserve"> </w:t>
      </w:r>
      <w:r w:rsidRPr="00A757C8">
        <w:rPr>
          <w:rtl/>
        </w:rPr>
        <w:t>מאות, קדה</w:t>
      </w:r>
      <w:r>
        <w:rPr>
          <w:rtl/>
        </w:rPr>
        <w:t xml:space="preserve"> ה</w:t>
      </w:r>
      <w:r w:rsidR="00D64BA8">
        <w:rPr>
          <w:rtl/>
        </w:rPr>
        <w:t>'</w:t>
      </w:r>
      <w:r>
        <w:rPr>
          <w:rtl/>
        </w:rPr>
        <w:t xml:space="preserve"> </w:t>
      </w:r>
      <w:r w:rsidRPr="00A757C8">
        <w:rPr>
          <w:rtl/>
        </w:rPr>
        <w:t>מאות, קנמן בשם</w:t>
      </w:r>
      <w:r>
        <w:rPr>
          <w:rtl/>
        </w:rPr>
        <w:t xml:space="preserve"> ה</w:t>
      </w:r>
      <w:r w:rsidR="00D64BA8">
        <w:rPr>
          <w:rtl/>
        </w:rPr>
        <w:t>'</w:t>
      </w:r>
      <w:r>
        <w:rPr>
          <w:rtl/>
        </w:rPr>
        <w:t xml:space="preserve"> </w:t>
      </w:r>
      <w:r w:rsidRPr="00A757C8">
        <w:rPr>
          <w:rtl/>
        </w:rPr>
        <w:t xml:space="preserve">מאות, וקנה בשם חמשים ומאתים, </w:t>
      </w:r>
    </w:p>
    <w:p w:rsidR="00E403F0" w:rsidRPr="00AD695E" w:rsidRDefault="00E403F0" w:rsidP="00E403F0">
      <w:pPr>
        <w:rPr>
          <w:rtl/>
        </w:rPr>
      </w:pPr>
      <w:r>
        <w:rPr>
          <w:rtl/>
        </w:rPr>
        <w:t>נמצאו כולם אלף ושבעה מאות וחמשים.</w:t>
      </w:r>
    </w:p>
    <w:p>
      <w:pPr>
        <w:pStyle w:val="38"/>
        <w:rPr>
          <w:ins w:id="93205" w:author="מנוע מכני" w:date="2026-10-11T12:04:39Z"/>
        </w:rPr>
      </w:pPr>
      <w:r w:rsidRPr="002B4E05">
        <w:t xml:space="preserve">תנא הא </w:t>
      </w:r>
      <w:ins w:id="92233" w:author="מנוע מכני" w:date="2026-10-11T12:04:39Z">
        <w:r>
          <w:t xml:space="preserve">קשה</w:t>
        </w:r>
      </w:ins>
      <w:del w:id="92234" w:author="מנוע מכני" w:date="2026-10-11T12:04:39Z">
        <w:r w:rsidRPr="002B4E05">
          <w:delText xml:space="preserve">קשיא</w:delText>
        </w:r>
      </w:del>
      <w:r w:rsidRPr="002B4E05">
        <w:t xml:space="preserve"> </w:t>
      </w:r>
      <w:ins w:id="90977" w:author="מנוע מכני" w:date="2026-10-11T12:04:39Z">
        <w:r>
          <w:t xml:space="preserve">לו</w:t>
        </w:r>
      </w:ins>
      <w:del w:id="90978" w:author="מנוע מכני" w:date="2026-10-11T12:04:39Z">
        <w:r w:rsidRPr="002B4E05">
          <w:delText xml:space="preserve">ליה</w:delText>
        </w:r>
      </w:del>
      <w:r w:rsidRPr="002B4E05">
        <w:t xml:space="preserve">, אימא:</w:t>
      </w:r>
    </w:p>
    <w:p w:rsidR="00E403F0" w:rsidRPr="002B4E05" w:rsidRDefault="00E403F0" w:rsidP="00E403F0">
      <w:pPr>
        <w:rPr>
          <w:spacing w:val="-2"/>
          <w:rtl/>
        </w:rPr>
      </w:pPr>
      <w:del w:id="93206" w:author="מנוע מכני" w:date="2026-10-11T12:04:39Z">
        <w:r w:rsidRPr="002B4E05">
          <w:rPr>
            <w:spacing w:val="-2"/>
            <w:rtl/>
          </w:rPr>
          <w:delText xml:space="preserve"> </w:delText>
        </w:r>
      </w:del>
      <w:r w:rsidRPr="002B4E05">
        <w:rPr>
          <w:spacing w:val="-2"/>
          <w:rtl/>
        </w:rPr>
        <w:t xml:space="preserve">קנה בשם כקנמן בשם, </w:t>
      </w:r>
      <w:r w:rsidRPr="002B4E05">
        <w:rPr>
          <w:rFonts w:hint="cs"/>
          <w:b/>
          <w:bCs/>
          <w:spacing w:val="-2"/>
          <w:rtl/>
        </w:rPr>
        <w:t>ד</w:t>
      </w:r>
      <w:r w:rsidRPr="002B4E05">
        <w:rPr>
          <w:b/>
          <w:bCs/>
          <w:spacing w:val="-2"/>
          <w:rtl/>
        </w:rPr>
        <w:t>מחציתו</w:t>
      </w:r>
      <w:r w:rsidRPr="002B4E05">
        <w:rPr>
          <w:spacing w:val="-2"/>
          <w:rtl/>
        </w:rPr>
        <w:t xml:space="preserve"> בחמשים ומאתים, </w:t>
      </w:r>
      <w:r w:rsidRPr="002B4E05">
        <w:rPr>
          <w:rFonts w:hint="cs"/>
          <w:spacing w:val="-2"/>
          <w:rtl/>
        </w:rPr>
        <w:t>וא</w:t>
      </w:r>
      <w:r w:rsidRPr="002B4E05">
        <w:rPr>
          <w:spacing w:val="-2"/>
          <w:rtl/>
        </w:rPr>
        <w:t>"</w:t>
      </w:r>
      <w:r w:rsidRPr="002B4E05">
        <w:rPr>
          <w:rFonts w:hint="cs"/>
          <w:spacing w:val="-2"/>
          <w:rtl/>
        </w:rPr>
        <w:t xml:space="preserve">כ </w:t>
      </w:r>
      <w:ins w:id="92619" w:author="מנוע מכני" w:date="2026-10-11T12:04:39Z">
        <w:r>
          <w:rPr>
            <w:rFonts w:hint="cs"/>
            <w:spacing w:val="-2"/>
            <w:rtl/>
          </w:rPr>
          <w:t xml:space="preserve">היו</w:t>
        </w:r>
      </w:ins>
      <w:del w:id="92620" w:author="מנוע מכני" w:date="2026-10-11T12:04:39Z">
        <w:r w:rsidRPr="002B4E05">
          <w:rPr>
            <w:rFonts w:hint="cs"/>
            <w:spacing w:val="-2"/>
            <w:rtl/>
          </w:rPr>
          <w:delText xml:space="preserve">הוו</w:delText>
        </w:r>
      </w:del>
      <w:r w:rsidRPr="002B4E05">
        <w:rPr>
          <w:rFonts w:hint="cs"/>
          <w:spacing w:val="-2"/>
          <w:rtl/>
        </w:rPr>
        <w:t xml:space="preserve"> </w:t>
      </w:r>
      <w:r w:rsidRPr="002B4E05">
        <w:rPr>
          <w:spacing w:val="-2"/>
          <w:rtl/>
        </w:rPr>
        <w:t>אלפ</w:t>
      </w:r>
      <w:r w:rsidRPr="002B4E05">
        <w:rPr>
          <w:rFonts w:hint="cs"/>
          <w:spacing w:val="-2"/>
          <w:rtl/>
        </w:rPr>
        <w:t>י</w:t>
      </w:r>
      <w:r w:rsidRPr="002B4E05">
        <w:rPr>
          <w:spacing w:val="-2"/>
          <w:rtl/>
        </w:rPr>
        <w:t>ים.</w:t>
      </w:r>
    </w:p>
    <w:p w:rsidR="00E403F0" w:rsidRPr="00AD695E" w:rsidRDefault="00E403F0" w:rsidP="00E403F0">
      <w:pPr>
        <w:rPr>
          <w:rtl/>
        </w:rPr>
      </w:pPr>
      <w:r>
        <w:rPr>
          <w:rFonts w:hint="cs"/>
          <w:rtl/>
        </w:rPr>
        <w:t xml:space="preserve">[וזה אינו </w:t>
      </w:r>
      <w:r>
        <w:rPr>
          <w:rFonts w:hint="cs"/>
          <w:rtl/>
        </w:rPr>
        <w:t xml:space="preserve">דא</w:t>
      </w:r>
      <w:r>
        <w:rPr>
          <w:rtl/>
        </w:rPr>
        <w:t>"</w:t>
      </w:r>
      <w:r>
        <w:rPr>
          <w:rFonts w:hint="cs"/>
          <w:rtl/>
        </w:rPr>
        <w:t xml:space="preserve">כ</w:t>
      </w:r>
      <w:r>
        <w:rPr>
          <w:rFonts w:hint="cs"/>
          <w:rtl/>
        </w:rPr>
        <w:t xml:space="preserve"> נכתוב '</w:t>
      </w:r>
      <w:r>
        <w:rPr>
          <w:rStyle w:val="afffff0"/>
          <w:rtl/>
        </w:rPr>
        <w:t>קנמן בשם וקנה בשם מחצה ומחצה חמשים ומאתים</w:t>
      </w:r>
      <w:r>
        <w:rPr>
          <w:rFonts w:hint="cs"/>
          <w:rtl/>
        </w:rPr>
        <w:t>']</w:t>
      </w:r>
      <w:r>
        <w:rPr>
          <w:rtl/>
        </w:rPr>
        <w:t>.</w:t>
      </w:r>
    </w:p>
    <w:p>
      <w:pPr>
        <w:pStyle w:val="38"/>
        <w:rPr>
          <w:ins w:id="93208" w:author="מנוע מכני" w:date="2026-10-11T12:04:39Z"/>
        </w:rPr>
      </w:pPr>
      <w:del w:id="93207" w:author="מנוע מכני" w:date="2026-10-11T12:04:39Z">
        <w:r>
          <w:delText xml:space="preserve">•</w:delText>
        </w:r>
      </w:del>
      <w:r>
        <w:t xml:space="preserve"> </w:t>
      </w:r>
      <w:del w:id="94534" w:author="מנוע מכני" w:date="2026-10-11T12:04:39Z">
        <w:r>
          <w:delText xml:space="preserve">א</w:delText>
        </w:r>
        <w:r>
          <w:delText xml:space="preserve">"</w:delText>
        </w:r>
        <w:r>
          <w:delText xml:space="preserve">ל </w:delText>
        </w:r>
      </w:del>
      <w:r>
        <w:t xml:space="preserve">ר</w:t>
      </w:r>
      <w:r>
        <w:t>"</w:t>
      </w:r>
      <w:r>
        <w:t xml:space="preserve">פ </w:t>
      </w:r>
      <w:r>
        <w:t xml:space="preserve">לאביי:</w:t>
      </w:r>
    </w:p>
    <w:p w:rsidR="00E403F0" w:rsidRPr="00AD695E" w:rsidRDefault="00E403F0" w:rsidP="00E403F0">
      <w:pPr>
        <w:rPr>
          <w:rtl/>
        </w:rPr>
      </w:pPr>
      <w:del w:id="93209" w:author="מנוע מכני" w:date="2026-10-11T12:04:39Z">
        <w:r>
          <w:rPr>
            <w:rtl/>
          </w:rPr>
          <w:delText xml:space="preserve"> </w:delText>
        </w:r>
      </w:del>
      <w:r>
        <w:rPr>
          <w:rtl/>
        </w:rPr>
        <w:t xml:space="preserve">כשהוא שוקל, בהכרע הוא שוקל או עין בעין הוא שוקל? </w:t>
      </w:r>
    </w:p>
    <w:p>
      <w:pPr>
        <w:pStyle w:val="38"/>
        <w:rPr>
          <w:ins w:id="93210" w:author="מנוע מכני" w:date="2026-10-11T12:04:39Z"/>
        </w:rPr>
      </w:pPr>
      <w:r>
        <w:t xml:space="preserve">אמר</w:t>
      </w:r>
      <w:r>
        <w:t xml:space="preserve"> </w:t>
      </w:r>
      <w:ins w:id="90981" w:author="מנוע מכני" w:date="2026-10-11T12:04:39Z">
        <w:r>
          <w:t xml:space="preserve">לו</w:t>
        </w:r>
      </w:ins>
      <w:del w:id="90982" w:author="מנוע מכני" w:date="2026-10-11T12:04:39Z">
        <w:r>
          <w:delText xml:space="preserve">ליה</w:delText>
        </w:r>
      </w:del>
      <w:r>
        <w:t xml:space="preserve">, </w:t>
      </w:r>
      <w:ins w:id="90979" w:author="מנוע מכני" w:date="2026-10-11T12:04:39Z">
        <w:r>
          <w:t xml:space="preserve">התורה</w:t>
        </w:r>
      </w:ins>
      <w:del w:id="90980" w:author="מנוע מכני" w:date="2026-10-11T12:04:39Z">
        <w:r>
          <w:delText xml:space="preserve">רחמנא</w:delText>
        </w:r>
      </w:del>
      <w:r>
        <w:t xml:space="preserve"> כתב:</w:t>
      </w:r>
    </w:p>
    <w:p w:rsidR="00E403F0" w:rsidRPr="00AD695E" w:rsidRDefault="00E403F0" w:rsidP="00E403F0">
      <w:pPr>
        <w:rPr>
          <w:rtl/>
        </w:rPr>
      </w:pPr>
      <w:del w:id="93211" w:author="מנוע מכני" w:date="2026-10-11T12:04:39Z">
        <w:r>
          <w:rPr>
            <w:rtl/>
          </w:rPr>
          <w:delText xml:space="preserve"> </w:delText>
        </w:r>
      </w:del>
      <w:r>
        <w:rPr>
          <w:rtl/>
        </w:rPr>
        <w:t xml:space="preserve">בד בבד, ואת אמרת: בהכרע.</w:t>
      </w:r>
    </w:p>
    <w:p>
      <w:pPr>
        <w:pStyle w:val="38"/>
        <w:rPr>
          <w:ins w:id="93212" w:author="מנוע מכני" w:date="2026-10-11T12:04:39Z"/>
        </w:rPr>
      </w:pPr>
      <w:r>
        <w:t>והא</w:t>
      </w:r>
      <w:r>
        <w:t>ר</w:t>
      </w:r>
      <w:r>
        <w:t>"</w:t>
      </w:r>
      <w:r>
        <w:t>י</w:t>
      </w:r>
      <w:r>
        <w:t xml:space="preserve">:</w:t>
      </w:r>
    </w:p>
    <w:p w:rsidR="00E403F0" w:rsidRPr="00AD695E" w:rsidRDefault="00E403F0" w:rsidP="00E403F0">
      <w:pPr>
        <w:rPr>
          <w:rtl/>
        </w:rPr>
      </w:pPr>
      <w:del w:id="93213" w:author="מנוע מכני" w:date="2026-10-11T12:04:39Z">
        <w:r>
          <w:rPr>
            <w:rtl/>
          </w:rPr>
          <w:delText xml:space="preserve"> </w:delText>
        </w:r>
      </w:del>
      <w:r>
        <w:rPr>
          <w:rtl/>
        </w:rPr>
        <w:t xml:space="preserve">הקב"ה</w:t>
      </w:r>
      <w:r>
        <w:rPr>
          <w:rtl/>
        </w:rPr>
        <w:t xml:space="preserve"> יודע הכרעות, </w:t>
      </w:r>
      <w:ins w:id="92181" w:author="מנוע מכני" w:date="2026-10-11T12:04:39Z">
        <w:r>
          <w:rPr>
            <w:rtl/>
          </w:rPr>
          <w:t xml:space="preserve">ומשמע ש</w:t>
        </w:r>
      </w:ins>
      <w:del w:id="92182" w:author="מנוע מכני" w:date="2026-10-11T12:04:39Z">
        <w:r>
          <w:rPr>
            <w:rtl/>
          </w:rPr>
          <w:delText xml:space="preserve">אלמא </w:delText>
        </w:r>
      </w:del>
      <w:r>
        <w:rPr>
          <w:rtl/>
        </w:rPr>
        <w:t xml:space="preserve">ד</w:t>
      </w:r>
      <w:r>
        <w:rPr>
          <w:rFonts w:hint="cs"/>
          <w:rtl/>
        </w:rPr>
        <w:t>יש</w:t>
      </w:r>
      <w:r>
        <w:rPr>
          <w:rtl/>
        </w:rPr>
        <w:t xml:space="preserve"> </w:t>
      </w:r>
      <w:ins w:id="90983" w:author="מנוע מכני" w:date="2026-10-11T12:04:39Z">
        <w:r>
          <w:rPr>
            <w:rtl/>
          </w:rPr>
          <w:t xml:space="preserve">בהם</w:t>
        </w:r>
      </w:ins>
      <w:del w:id="90984" w:author="מנוע מכני" w:date="2026-10-11T12:04:39Z">
        <w:r>
          <w:rPr>
            <w:rtl/>
          </w:rPr>
          <w:delText xml:space="preserve">בהו</w:delText>
        </w:r>
      </w:del>
      <w:r>
        <w:rPr>
          <w:rtl/>
        </w:rPr>
        <w:t xml:space="preserve"> הכרע! </w:t>
      </w:r>
    </w:p>
    <w:p>
      <w:pPr>
        <w:pStyle w:val="38"/>
        <w:rPr>
          <w:ins w:id="93214" w:author="מנוע מכני" w:date="2026-10-11T12:04:39Z"/>
        </w:rPr>
      </w:pPr>
      <w:r>
        <w:t>אלא א</w:t>
      </w:r>
      <w:r>
        <w:t>ר</w:t>
      </w:r>
      <w:r>
        <w:t>"</w:t>
      </w:r>
      <w:r>
        <w:t>י</w:t>
      </w:r>
      <w:r>
        <w:t xml:space="preserve">:</w:t>
      </w:r>
    </w:p>
    <w:p w:rsidR="00E403F0" w:rsidRPr="00AD695E" w:rsidRDefault="00E403F0" w:rsidP="00E403F0">
      <w:pPr>
        <w:rPr>
          <w:rtl/>
        </w:rPr>
      </w:pPr>
      <w:del w:id="93215" w:author="מנוע מכני" w:date="2026-10-11T12:04:39Z">
        <w:r>
          <w:rPr>
            <w:rtl/>
          </w:rPr>
          <w:delText xml:space="preserve"> </w:delText>
        </w:r>
      </w:del>
      <w:r>
        <w:rPr>
          <w:rtl/>
        </w:rPr>
        <w:t xml:space="preserve">דקנמן בשם </w:t>
      </w:r>
      <w:ins w:id="90985" w:author="מנוע מכני" w:date="2026-10-11T12:04:39Z">
        <w:r>
          <w:rPr>
            <w:rtl/>
          </w:rPr>
          <w:t xml:space="preserve">למה</w:t>
        </w:r>
      </w:ins>
      <w:del w:id="90986" w:author="מנוע מכני" w:date="2026-10-11T12:04:39Z">
        <w:r>
          <w:rPr>
            <w:rtl/>
          </w:rPr>
          <w:delText xml:space="preserve">אמאי</w:delText>
        </w:r>
      </w:del>
      <w:r>
        <w:rPr>
          <w:rtl/>
        </w:rPr>
        <w:t xml:space="preserve"> </w:t>
      </w:r>
      <w:ins w:id="92831" w:author="מנוע מכני" w:date="2026-10-11T12:04:39Z">
        <w:r>
          <w:rPr>
            <w:rtl/>
          </w:rPr>
          <w:t xml:space="preserve">מביא</w:t>
        </w:r>
      </w:ins>
      <w:del w:id="92832" w:author="מנוע מכני" w:date="2026-10-11T12:04:39Z">
        <w:r>
          <w:rPr>
            <w:rtl/>
          </w:rPr>
          <w:delText xml:space="preserve">מייתי</w:delText>
        </w:r>
      </w:del>
      <w:r>
        <w:rPr>
          <w:rtl/>
        </w:rPr>
        <w:t xml:space="preserve"> מחציתו דחמש מאות חמשים ומאתים בחד </w:t>
      </w:r>
      <w:ins w:id="92235" w:author="מנוע מכני" w:date="2026-10-11T12:04:39Z">
        <w:r>
          <w:rPr>
            <w:rtl/>
          </w:rPr>
          <w:t xml:space="preserve">פעם</w:t>
        </w:r>
      </w:ins>
      <w:del w:id="92236" w:author="מנוע מכני" w:date="2026-10-11T12:04:39Z">
        <w:r>
          <w:rPr>
            <w:rtl/>
          </w:rPr>
          <w:delText xml:space="preserve">זימנא</w:delText>
        </w:r>
      </w:del>
      <w:r>
        <w:rPr>
          <w:rtl/>
        </w:rPr>
        <w:t xml:space="preserve"> </w:t>
      </w:r>
      <w:r w:rsidRPr="00E87E21">
        <w:rPr>
          <w:spacing w:val="-6"/>
          <w:rtl/>
        </w:rPr>
        <w:t xml:space="preserve">וחמשים ומאתים בחד </w:t>
      </w:r>
      <w:ins w:id="92237" w:author="מנוע מכני" w:date="2026-10-11T12:04:39Z">
        <w:r>
          <w:rPr>
            <w:spacing w:val="-6"/>
            <w:rtl/>
          </w:rPr>
          <w:t xml:space="preserve">פעם</w:t>
        </w:r>
      </w:ins>
      <w:del w:id="92238" w:author="מנוע מכני" w:date="2026-10-11T12:04:39Z">
        <w:r w:rsidRPr="00E87E21">
          <w:rPr>
            <w:spacing w:val="-6"/>
            <w:rtl/>
          </w:rPr>
          <w:delText xml:space="preserve">זימנא</w:delText>
        </w:r>
      </w:del>
      <w:r w:rsidRPr="00E87E21">
        <w:rPr>
          <w:spacing w:val="-6"/>
          <w:rtl/>
        </w:rPr>
        <w:t xml:space="preserve">? כיון דכולהון ה</w:t>
      </w:r>
      <w:r w:rsidR="00D64BA8">
        <w:rPr>
          <w:spacing w:val="-6"/>
          <w:rtl/>
        </w:rPr>
        <w:t>'</w:t>
      </w:r>
      <w:r w:rsidRPr="00E87E21">
        <w:rPr>
          <w:spacing w:val="-6"/>
          <w:rtl/>
        </w:rPr>
        <w:t xml:space="preserve"> מאות הויין, נייתי ה</w:t>
      </w:r>
      <w:r w:rsidR="00D64BA8">
        <w:rPr>
          <w:spacing w:val="-6"/>
          <w:rtl/>
        </w:rPr>
        <w:t>'</w:t>
      </w:r>
      <w:r w:rsidRPr="00E87E21">
        <w:rPr>
          <w:spacing w:val="-6"/>
          <w:rtl/>
        </w:rPr>
        <w:t xml:space="preserve"> מאות בבת אחת! </w:t>
      </w:r>
      <w:r w:rsidRPr="00E87E21">
        <w:rPr>
          <w:spacing w:val="-6"/>
          <w:rtl/>
        </w:rPr>
        <w:t xml:space="preserve">ש"מ</w:t>
      </w:r>
      <w:r w:rsidRPr="00E87E21">
        <w:rPr>
          <w:spacing w:val="-6"/>
          <w:rtl/>
        </w:rPr>
        <w:t xml:space="preserve">,</w:t>
      </w:r>
    </w:p>
    <w:p w:rsidR="00E403F0" w:rsidRPr="00AD695E" w:rsidRDefault="00E403F0" w:rsidP="00E403F0">
      <w:pPr>
        <w:pStyle w:val="affffb"/>
        <w:rPr>
          <w:rtl/>
        </w:rPr>
      </w:pPr>
      <w:r>
        <w:rPr>
          <w:rtl/>
        </w:rPr>
        <w:t xml:space="preserve">-</w:t>
      </w:r>
      <w:ins w:id="91723" w:author="מנוע מכני" w:date="2026-10-11T12:04:39Z">
        <w:r>
          <w:rPr>
            <w:rtl/>
          </w:rPr>
          <w:t xml:space="preserve"> </w:t>
        </w:r>
      </w:ins>
      <w:del w:id="91724" w:author="מנוע מכני" w:date="2026-10-11T12:04:39Z">
        <w:r>
          <w:rPr>
            <w:rtl/>
          </w:rPr>
          <w:delText xml:space="preserve">  </w:delText>
        </w:r>
      </w:del>
      <w:r>
        <w:rPr>
          <w:rtl/>
        </w:rPr>
        <w:t xml:space="preserve">מדקמייתי לה לקנמן בשם בתרי זימני הכרע </w:t>
      </w:r>
      <w:ins w:id="90989" w:author="מנוע מכני" w:date="2026-10-11T12:04:39Z">
        <w:r>
          <w:rPr>
            <w:rtl/>
          </w:rPr>
          <w:t xml:space="preserve">יש</w:t>
        </w:r>
      </w:ins>
      <w:del w:id="90990" w:author="מנוע מכני" w:date="2026-10-11T12:04:39Z">
        <w:r>
          <w:rPr>
            <w:rtl/>
          </w:rPr>
          <w:delText xml:space="preserve">אית</w:delText>
        </w:r>
      </w:del>
      <w:r>
        <w:rPr>
          <w:rtl/>
        </w:rPr>
        <w:t xml:space="preserve"> </w:t>
      </w:r>
      <w:ins w:id="90987" w:author="מנוע מכני" w:date="2026-10-11T12:04:39Z">
        <w:r>
          <w:rPr>
            <w:rtl/>
          </w:rPr>
          <w:t xml:space="preserve">בו</w:t>
        </w:r>
      </w:ins>
      <w:del w:id="90988" w:author="מנוע מכני" w:date="2026-10-11T12:04:39Z">
        <w:r>
          <w:rPr>
            <w:rtl/>
          </w:rPr>
          <w:delText xml:space="preserve">ביה</w:delText>
        </w:r>
      </w:del>
      <w:r>
        <w:rPr>
          <w:rtl/>
        </w:rPr>
        <w:t xml:space="preserve">, והקב"ה יודע בהכרעות.</w:t>
      </w:r>
    </w:p>
    <w:p>
      <w:pPr>
        <w:pStyle w:val="38"/>
        <w:rPr>
          <w:ins w:id="93216" w:author="מנוע מכני" w:date="2026-10-11T12:04:39Z"/>
        </w:rPr>
      </w:pPr>
      <w:r>
        <w:t>ו</w:t>
      </w:r>
      <w:r>
        <w:t>הך '</w:t>
      </w:r>
      <w:ins w:id="90241" w:author="Claude - סמנטי" w:date="2026-10-11T12:21:47Z">
        <w:r>
          <w:rPr>
            <w:rStyle w:val="afffff0"/>
          </w:rPr>
          <w:t xml:space="preserve">בַּד בְּבַד</w:t>
        </w:r>
      </w:ins>
      <w:del w:id="90242" w:author="Claude - סמנטי" w:date="2026-10-11T12:21:47Z">
        <w:r>
          <w:delText xml:space="preserve">בד בבד</w:delText>
        </w:r>
      </w:del>
      <w:r>
        <w:t>'-</w:t>
      </w:r>
      <w:r>
        <w:t xml:space="preserve"> </w:t>
      </w:r>
      <w:r>
        <w:t xml:space="preserve">אמר</w:t>
      </w:r>
      <w:r>
        <w:t xml:space="preserve"> רבינא:</w:t>
      </w:r>
    </w:p>
    <w:p w:rsidR="00E403F0" w:rsidRPr="00AD695E" w:rsidRDefault="00E403F0" w:rsidP="00E403F0">
      <w:pPr>
        <w:rPr>
          <w:rtl/>
        </w:rPr>
      </w:pPr>
      <w:del w:id="93217" w:author="מנוע מכני" w:date="2026-10-11T12:04:39Z">
        <w:r>
          <w:rPr>
            <w:rtl/>
          </w:rPr>
          <w:delText xml:space="preserve"> </w:delText>
        </w:r>
      </w:del>
      <w:r>
        <w:rPr>
          <w:rtl/>
        </w:rPr>
        <w:t xml:space="preserve">שלא יניח משקל במשקל וישקול.</w:t>
      </w:r>
    </w:p>
    <w:p w:rsidR="00E403F0" w:rsidRPr="00AD695E" w:rsidRDefault="00E403F0" w:rsidP="00E403F0">
      <w:pPr>
        <w:rPr>
          <w:rtl/>
        </w:rPr>
      </w:pPr>
    </w:p>
    <w:p>
      <w:pPr>
        <w:pStyle w:val="afffff8"/>
        <w:rPr>
          <w:ins w:id="90215" w:author="קלוד" w:date="2026-10-11T12:26:18Z"/>
        </w:rPr>
      </w:pPr>
      <w:ins w:id="90216" w:author="קלוד" w:date="2026-10-11T12:26:18Z">
        <w:r>
          <w:rPr>
            <w:color w:val="7B3F00"/>
          </w:rPr>
          <w:t xml:space="preserve">שמן המשחה - שלקו העיקרין, ונסים שנעשו בו</w:t>
        </w:r>
      </w:ins>
    </w:p>
    <w:p>
      <w:pPr>
        <w:pStyle w:val="38"/>
        <w:rPr>
          <w:ins w:id="93219" w:author="מנוע מכני" w:date="2026-10-11T12:04:39Z"/>
        </w:rPr>
      </w:pPr>
      <w:del w:id="93218"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220" w:author="מנוע מכני" w:date="2026-10-11T12:04:39Z">
        <w:r>
          <w:rPr>
            <w:rtl/>
          </w:rPr>
          <w:delText xml:space="preserve"> </w:delText>
        </w:r>
      </w:del>
      <w:r>
        <w:rPr>
          <w:rtl/>
        </w:rPr>
        <w:t xml:space="preserve">שמן המשחה שעשה משה במדבר משלקו העיקרין</w:t>
      </w:r>
      <w:r>
        <w:rPr>
          <w:rFonts w:hint="cs"/>
          <w:rtl/>
        </w:rPr>
        <w:t>[הבשמים]</w:t>
      </w:r>
      <w:r>
        <w:rPr>
          <w:rtl/>
        </w:rPr>
        <w:t xml:space="preserve">, דברי </w:t>
      </w:r>
      <w:r>
        <w:rPr>
          <w:rStyle w:val="2fb"/>
          <w:rtl/>
        </w:rPr>
        <w:t xml:space="preserve">ר"</w:t>
      </w:r>
      <w:r>
        <w:rPr>
          <w:rStyle w:val="2fb"/>
          <w:rFonts w:hint="cs"/>
          <w:rtl/>
        </w:rPr>
        <w:t>י</w:t>
      </w:r>
      <w:ins w:id="91725" w:author="מנוע מכני" w:date="2026-10-11T12:04:39Z">
        <w:r>
          <w:rPr>
            <w:rtl/>
          </w:rPr>
          <w:t xml:space="preserve">,</w:t>
        </w:r>
      </w:ins>
      <w:del w:id="91726" w:author="מנוע מכני" w:date="2026-10-11T12:04:39Z">
        <w:r>
          <w:rPr>
            <w:rtl/>
          </w:rPr>
          <w:delText xml:space="preserve">;</w:delText>
        </w:r>
      </w:del>
    </w:p>
    <w:p>
      <w:pPr>
        <w:pStyle w:val="38"/>
        <w:rPr>
          <w:ins w:id="93221" w:author="מנוע מכני" w:date="2026-10-11T12:04:39Z"/>
        </w:rPr>
      </w:pPr>
      <w:r>
        <w:t xml:space="preserve">א"ל</w:t>
      </w:r>
      <w:r>
        <w:t xml:space="preserve"> רבי יוסי:</w:t>
      </w:r>
    </w:p>
    <w:p w:rsidR="00E403F0" w:rsidRPr="00AD695E" w:rsidRDefault="00E403F0" w:rsidP="00E403F0">
      <w:pPr>
        <w:rPr>
          <w:rtl/>
        </w:rPr>
      </w:pPr>
      <w:del w:id="93222" w:author="מנוע מכני" w:date="2026-10-11T12:04:39Z">
        <w:r>
          <w:rPr>
            <w:rtl/>
          </w:rPr>
          <w:delText xml:space="preserve"> </w:delText>
        </w:r>
      </w:del>
      <w:r>
        <w:rPr>
          <w:rtl/>
        </w:rPr>
        <w:t xml:space="preserve">והלא לסוך העיקרין אינו סיפק</w:t>
      </w:r>
      <w:r>
        <w:rPr>
          <w:rFonts w:hint="cs"/>
          <w:rtl/>
        </w:rPr>
        <w:t>[שהיה י</w:t>
      </w:r>
      <w:r>
        <w:rPr>
          <w:rtl/>
        </w:rPr>
        <w:t>"</w:t>
      </w:r>
      <w:r>
        <w:rPr>
          <w:rFonts w:hint="cs"/>
          <w:rtl/>
        </w:rPr>
        <w:t>ב לוגין]</w:t>
      </w:r>
      <w:r>
        <w:rPr>
          <w:rtl/>
        </w:rPr>
        <w:t xml:space="preserve"> כיצד עושה? </w:t>
      </w:r>
    </w:p>
    <w:p w:rsidR="00E403F0" w:rsidRPr="00AD695E" w:rsidRDefault="00E403F0" w:rsidP="00E403F0">
      <w:pPr>
        <w:rPr>
          <w:rtl/>
        </w:rPr>
      </w:pPr>
      <w:r>
        <w:rPr>
          <w:rtl/>
        </w:rPr>
        <w:lastRenderedPageBreak/>
        <w:t xml:space="preserve">הביאו העיקרין ושלקום במים, והציף עליהן שמן המשחה וקלט את הריח וקיפחו</w:t>
      </w:r>
      <w:ins w:id="91727" w:author="מנוע מכני" w:date="2026-10-11T12:04:39Z">
        <w:r>
          <w:rPr>
            <w:rtl/>
          </w:rPr>
          <w:t xml:space="preserve">,</w:t>
        </w:r>
      </w:ins>
      <w:del w:id="91728" w:author="מנוע מכני" w:date="2026-10-11T12:04:39Z">
        <w:r>
          <w:rPr>
            <w:rtl/>
          </w:rPr>
          <w:lastRenderedPageBreak/>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ה:</w:t>
      </w:r>
    </w:p>
    <w:p w:rsidR="00E403F0" w:rsidRPr="00E87E21" w:rsidRDefault="00E403F0" w:rsidP="00E403F0">
      <w:pPr>
        <w:rPr>
          <w:spacing w:val="-4"/>
          <w:rtl/>
        </w:rPr>
      </w:pPr>
      <w:r w:rsidRPr="00E87E21">
        <w:rPr>
          <w:rFonts w:hint="cs"/>
          <w:spacing w:val="-4"/>
          <w:rtl/>
        </w:rPr>
        <w:t xml:space="preserve">- </w:t>
      </w:r>
      <w:r w:rsidRPr="00E87E21">
        <w:rPr>
          <w:spacing w:val="-4"/>
          <w:rtl/>
        </w:rPr>
        <w:tab/>
      </w:r>
      <w:r w:rsidRPr="00E87E21">
        <w:rPr>
          <w:rFonts w:hint="cs"/>
          <w:spacing w:val="-4"/>
          <w:rtl/>
        </w:rPr>
        <w:t>א</w:t>
      </w:r>
      <w:r w:rsidRPr="00E87E21">
        <w:rPr>
          <w:spacing w:val="-4"/>
          <w:rtl/>
        </w:rPr>
        <w:t>"</w:t>
      </w:r>
      <w:r w:rsidRPr="00E87E21">
        <w:rPr>
          <w:rFonts w:hint="cs"/>
          <w:spacing w:val="-4"/>
          <w:rtl/>
        </w:rPr>
        <w:t xml:space="preserve">ל</w:t>
      </w:r>
      <w:r w:rsidRPr="00E87E21">
        <w:rPr>
          <w:rFonts w:hint="cs"/>
          <w:spacing w:val="-4"/>
          <w:rtl/>
        </w:rPr>
        <w:t xml:space="preserve"> </w:t>
      </w:r>
      <w:r w:rsidRPr="00E87E21">
        <w:rPr>
          <w:rStyle w:val="2fb"/>
          <w:rFonts w:hint="cs"/>
          <w:spacing w:val="-4"/>
          <w:rtl/>
        </w:rPr>
        <w:t xml:space="preserve">ר</w:t>
      </w:r>
      <w:r w:rsidRPr="00E87E21">
        <w:rPr>
          <w:rStyle w:val="2fb"/>
          <w:spacing w:val="-4"/>
          <w:rtl/>
        </w:rPr>
        <w:t>"</w:t>
      </w:r>
      <w:r w:rsidRPr="00E87E21">
        <w:rPr>
          <w:rStyle w:val="2fb"/>
          <w:rFonts w:hint="cs"/>
          <w:spacing w:val="-4"/>
          <w:rtl/>
        </w:rPr>
        <w:t xml:space="preserve">י</w:t>
      </w:r>
      <w:r w:rsidRPr="00E87E21">
        <w:rPr>
          <w:rFonts w:hint="cs"/>
          <w:spacing w:val="-4"/>
          <w:rtl/>
        </w:rPr>
        <w:t xml:space="preserve"> </w:t>
      </w:r>
      <w:r w:rsidRPr="00E87E21">
        <w:rPr>
          <w:spacing w:val="-4"/>
          <w:rtl/>
        </w:rPr>
        <w:t xml:space="preserve">וכי נס אחד נעשה בשמן המשחה? והלא נסים הרבה נעשו בו מתחלתו ועד סופו, </w:t>
      </w:r>
    </w:p>
    <w:p w:rsidR="00E403F0" w:rsidRPr="00E87E21" w:rsidRDefault="00E403F0" w:rsidP="00E403F0">
      <w:pPr>
        <w:rPr>
          <w:spacing w:val="-4"/>
          <w:rtl/>
        </w:rPr>
      </w:pPr>
      <w:r w:rsidRPr="00E87E21">
        <w:rPr>
          <w:spacing w:val="-4"/>
          <w:rtl/>
        </w:rPr>
        <w:tab/>
        <w:t xml:space="preserve">תחלתו </w:t>
      </w:r>
      <w:r w:rsidRPr="00E87E21">
        <w:rPr>
          <w:spacing w:val="-4"/>
          <w:rtl/>
        </w:rPr>
        <w:tab/>
        <w:t xml:space="preserve">לא</w:t>
      </w:r>
      <w:r w:rsidRPr="00E87E21">
        <w:rPr>
          <w:spacing w:val="-4"/>
          <w:rtl/>
        </w:rPr>
        <w:tab/>
        <w:t xml:space="preserve"> היה אלא י"ב לוג, ובו נמשח המשכן וכליו ואהרן ובניו כל שבעת ימי המלואים, </w:t>
      </w:r>
    </w:p>
    <w:p w:rsidR="00E403F0" w:rsidRPr="00AD695E" w:rsidRDefault="00E403F0" w:rsidP="00E403F0">
      <w:pPr>
        <w:rPr>
          <w:rtl/>
        </w:rPr>
      </w:pPr>
      <w:r>
        <w:rPr>
          <w:rtl/>
        </w:rPr>
        <w:tab/>
        <w:t xml:space="preserve">ובו נמשחו כהנים גדולים ומלכים, וכולו קיים לעתיד לבא, </w:t>
      </w:r>
    </w:p>
    <w:p w:rsidR="00E403F0" w:rsidRPr="00AD695E" w:rsidRDefault="00E403F0" w:rsidP="00E403F0">
      <w:pPr>
        <w:rPr>
          <w:rtl/>
        </w:rPr>
      </w:pPr>
      <w:ins w:id="92649" w:author="מנוע מכני" w:date="2026-10-11T12:04:39Z">
        <w:r>
          <w:rPr>
            <w:rtl/>
          </w:rPr>
          <w:t xml:space="preserve">ד'</w:t>
        </w:r>
      </w:ins>
      <w:del w:id="92650" w:author="מנוע מכני" w:date="2026-10-11T12:04:39Z">
        <w:r>
          <w:rPr>
            <w:rtl/>
          </w:rPr>
          <w:tab/>
          <w:delText xml:space="preserve">שנא</w:delText>
        </w:r>
        <w:r>
          <w:rPr>
            <w:rFonts w:hint="cs"/>
            <w:rtl/>
          </w:rPr>
          <w:delText xml:space="preserve">'</w:delText>
        </w:r>
        <w:r>
          <w:rPr>
            <w:rtl/>
          </w:rPr>
          <w:delText xml:space="preserve">: </w:delText>
        </w:r>
        <w:r>
          <w:rPr>
            <w:rFonts w:hint="cs"/>
            <w:rtl/>
          </w:rPr>
          <w:delText xml:space="preserve">'</w:delText>
        </w:r>
      </w:del>
      <w:ins w:id="90243" w:author="Claude - סמנטי" w:date="2026-10-11T12:21:47Z">
        <w:r>
          <w:rPr>
            <w:rStyle w:val="afffff0"/>
            <w:rtl/>
          </w:rPr>
          <w:t xml:space="preserve">שֶׁמֶן מִשְׁחַת קֹדֶשׁ יִהְיֶה זֶה לִי לְדוֹרוֹתֵיכֶם</w:t>
        </w:r>
      </w:ins>
      <w:del w:id="90244" w:author="Claude - סמנטי" w:date="2026-10-11T12:21:47Z">
        <w:r>
          <w:rPr>
            <w:rtl/>
          </w:rPr>
          <w:delText xml:space="preserve">שמן משחת קדש יהיה </w:delText>
        </w:r>
        <w:r w:rsidRPr="00217260">
          <w:rPr>
            <w:b/>
            <w:bCs/>
            <w:rtl/>
          </w:rPr>
          <w:delText xml:space="preserve">זה</w:delText>
        </w:r>
        <w:r>
          <w:rPr>
            <w:rtl/>
          </w:rPr>
          <w:delText xml:space="preserve"> לי לדורותיכם</w:delText>
        </w:r>
      </w:del>
      <w:r>
        <w:rPr>
          <w:rFonts w:hint="cs"/>
          <w:rtl/>
        </w:rPr>
        <w:t>'</w:t>
      </w:r>
      <w:r>
        <w:rPr>
          <w:rtl/>
        </w:rPr>
        <w:t>, בגימטריא י"ב לוגין הויין.</w:t>
      </w:r>
    </w:p>
    <w:p w:rsidR="00E403F0" w:rsidRPr="00AD695E" w:rsidRDefault="00E403F0" w:rsidP="00E403F0">
      <w:pPr>
        <w:rPr>
          <w:rtl/>
        </w:rPr>
      </w:pPr>
    </w:p>
    <w:p>
      <w:pPr>
        <w:pStyle w:val="38"/>
        <w:rPr>
          <w:ins w:id="93224" w:author="מנוע מכני" w:date="2026-10-11T12:04:39Z"/>
        </w:rPr>
      </w:pPr>
      <w:del w:id="93223"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225" w:author="מנוע מכני" w:date="2026-10-11T12:04:39Z">
        <w:r>
          <w:rPr>
            <w:rtl/>
          </w:rPr>
          <w:delText xml:space="preserve"> </w:delText>
        </w:r>
      </w:del>
      <w:r>
        <w:rPr>
          <w:rStyle w:val="afffff0"/>
          <w:rtl/>
          <w:rPrChange w:id="9012" w:author="מנוע פסוקים" w:date="2026-10-11T09:26:20Z">
            <w:rPr>
              <w:rtl/>
            </w:rPr>
          </w:rPrChange>
        </w:rPr>
        <w:t xml:space="preserve">ויקח משה את שמן המשחה וימשח את המשכן</w:t>
      </w:r>
      <w:r>
        <w:rPr>
          <w:rtl/>
        </w:rPr>
        <w:t xml:space="preserve"> וגו' –</w:t>
      </w:r>
    </w:p>
    <w:p>
      <w:pPr>
        <w:pStyle w:val="38"/>
        <w:rPr>
          <w:ins w:id="93226" w:author="מנוע מכני" w:date="2026-10-11T12:04:39Z"/>
        </w:rPr>
      </w:pPr>
      <w:del w:id="90042" w:author="מנוע מכני" w:date="2026-10-11T12:04:39Z">
        <w:r w:rsidRPr="00A757C8">
          <w:tab/>
          <w:delText xml:space="preserve"> </w:delText>
        </w:r>
      </w:del>
      <w:ins w:id="90073" w:author="מנוע מכני" w:date="2026-10-11T12:04:39Z">
        <w:r>
          <w:t xml:space="preserve">ר"י</w:t>
        </w:r>
      </w:ins>
      <w:del w:id="90074" w:author="מנוע מכני" w:date="2026-10-11T12:04:39Z">
        <w:r w:rsidRPr="00A757C8">
          <w:tab/>
          <w:delText xml:space="preserve">רבי יהודה</w:delText>
        </w:r>
      </w:del>
      <w:del w:id="94482" w:author="מנוע מכני" w:date="2026-10-11T12:04:39Z">
        <w:r w:rsidRPr="00A757C8">
          <w:tab/>
          <w:delText xml:space="preserve"> אומר</w:delText>
        </w:r>
      </w:del>
      <w:del w:id="95546" w:author="Claude" w:date="2026-10-11T09:07:45Z">
        <w:r>
          <w:delText xml:space="preserve">	</w:delText>
        </w:r>
      </w:del>
      <w:r>
        <w:t xml:space="preserve">:</w:t>
      </w:r>
    </w:p>
    <w:p w:rsidR="00E403F0" w:rsidRPr="00AD695E" w:rsidRDefault="00E403F0" w:rsidP="00E403F0">
      <w:pPr>
        <w:rPr>
          <w:rtl/>
        </w:rPr>
      </w:pPr>
      <w:del w:id="93227" w:author="מנוע מכני" w:date="2026-10-11T12:04:39Z">
        <w:r w:rsidRPr="00A757C8">
          <w:rPr>
            <w:rtl/>
          </w:rPr>
          <w:tab/>
          <w:delText xml:space="preserve"> </w:delText>
        </w:r>
      </w:del>
      <w:r w:rsidRPr="00A757C8">
        <w:rPr>
          <w:rtl/>
        </w:rPr>
        <w:tab/>
        <w:t xml:space="preserve">שמן המשחה שעשה משה במדבר הרבה נסים נעשו בו מתחלתו ועד סופו, </w:t>
      </w:r>
    </w:p>
    <w:p w:rsidR="00E403F0" w:rsidRPr="00AD695E" w:rsidRDefault="00E403F0" w:rsidP="00E403F0">
      <w:pPr>
        <w:rPr>
          <w:rtl/>
        </w:rPr>
      </w:pPr>
      <w:r>
        <w:rPr>
          <w:rtl/>
        </w:rPr>
        <w:tab/>
        <w:t xml:space="preserve">תחלתו </w:t>
      </w:r>
      <w:r>
        <w:rPr>
          <w:rtl/>
        </w:rPr>
        <w:tab/>
        <w:t xml:space="preserve">לא</w:t>
      </w:r>
      <w:r>
        <w:rPr>
          <w:rtl/>
        </w:rPr>
        <w:tab/>
        <w:t xml:space="preserve"> היה אלא י"ב לוגין, כמה יורה בולעת, כמה עיקרין בולעין, כמה האור שורף, ובו נמשח משכן וכליו, אהרן ובניו כל ז' ימי המלואים, ובו נמשחו כהנים גדולים ומלכים</w:t>
      </w:r>
      <w:ins w:id="91729" w:author="מנוע מכני" w:date="2026-10-11T12:04:39Z">
        <w:r>
          <w:rPr>
            <w:rtl/>
          </w:rPr>
          <w:t xml:space="preserve">,</w:t>
        </w:r>
      </w:ins>
      <w:del w:id="91730" w:author="מנוע מכני" w:date="2026-10-11T12:04:39Z">
        <w:r>
          <w:rPr>
            <w:rtl/>
          </w:rPr>
          <w:tab/>
          <w:delText xml:space="preserve">;</w:delText>
        </w:r>
      </w:del>
    </w:p>
    <w:p w:rsidR="00E403F0" w:rsidRPr="00AD695E" w:rsidRDefault="00E403F0" w:rsidP="00E403F0">
      <w:pPr>
        <w:rPr>
          <w:rtl/>
        </w:rPr>
      </w:pPr>
      <w:r>
        <w:rPr>
          <w:rtl/>
        </w:rPr>
        <w:t xml:space="preserve">ואפי' </w:t>
      </w:r>
      <w:r>
        <w:rPr>
          <w:rtl/>
        </w:rPr>
        <w:t xml:space="preserve">כה"</w:t>
      </w:r>
      <w:r>
        <w:rPr>
          <w:rFonts w:hint="cs"/>
          <w:rtl/>
        </w:rPr>
        <w:t>ג</w:t>
      </w:r>
      <w:r>
        <w:rPr>
          <w:rtl/>
        </w:rPr>
        <w:t xml:space="preserve"> בן כ"ג טעון משיחה, ואין מושחין מלך בן מלך</w:t>
      </w:r>
      <w:ins w:id="91731" w:author="מנוע מכני" w:date="2026-10-11T12:04:39Z">
        <w:r>
          <w:rPr>
            <w:rtl/>
          </w:rPr>
          <w:t xml:space="preserve">,</w:t>
        </w:r>
      </w:ins>
      <w:del w:id="91732" w:author="מנוע מכני" w:date="2026-10-11T12:04:39Z">
        <w:r>
          <w:rPr>
            <w:rtl/>
          </w:rPr>
          <w:delText xml:space="preserve">;</w:delText>
        </w:r>
      </w:del>
    </w:p>
    <w:p w:rsidR="00E403F0" w:rsidRPr="00AD695E" w:rsidRDefault="00E403F0" w:rsidP="00E403F0">
      <w:pPr>
        <w:rPr>
          <w:rtl/>
        </w:rPr>
      </w:pPr>
      <w:r>
        <w:rPr>
          <w:rFonts w:hint="cs"/>
          <w:rtl/>
        </w:rPr>
        <w:t>ומה ד</w:t>
      </w:r>
      <w:r>
        <w:rPr>
          <w:rtl/>
        </w:rPr>
        <w:t xml:space="preserve">משחו את שלמה? מפני מחלוקת אדוניה, </w:t>
      </w:r>
    </w:p>
    <w:p w:rsidR="00E403F0" w:rsidRPr="00AD695E" w:rsidRDefault="00E403F0" w:rsidP="00E403F0">
      <w:pPr>
        <w:rPr>
          <w:rtl/>
        </w:rPr>
      </w:pPr>
      <w:r>
        <w:rPr>
          <w:rtl/>
        </w:rPr>
        <w:t xml:space="preserve">ואת יהואש? מפני עתליה, </w:t>
      </w:r>
    </w:p>
    <w:p w:rsidR="00E403F0" w:rsidRPr="00AD695E" w:rsidRDefault="00E403F0" w:rsidP="00E403F0">
      <w:pPr>
        <w:rPr>
          <w:rtl/>
        </w:rPr>
      </w:pPr>
      <w:r>
        <w:rPr>
          <w:rtl/>
        </w:rPr>
        <w:t>ואת יהואחז? מפני יהויקים אחיו, שהיה גדול מאחיו שתי שנים.</w:t>
      </w:r>
    </w:p>
    <w:p w:rsidR="00E403F0" w:rsidRPr="00AD695E" w:rsidRDefault="00E403F0" w:rsidP="00E403F0">
      <w:pPr>
        <w:rPr>
          <w:rtl/>
        </w:rPr>
      </w:pPr>
    </w:p>
    <w:p w:rsidR="00E403F0" w:rsidRPr="00AD695E" w:rsidRDefault="00E403F0" w:rsidP="00E403F0">
      <w:pPr>
        <w:rPr>
          <w:rtl/>
        </w:rPr>
      </w:pPr>
      <w:r>
        <w:rPr>
          <w:rtl/>
        </w:rPr>
        <w:t xml:space="preserve">• </w:t>
      </w:r>
      <w:r w:rsidRPr="00217260">
        <w:rPr>
          <w:b/>
          <w:bCs/>
          <w:rtl/>
        </w:rPr>
        <w:t>ואפי' כ"ג בן כ"ג טעון משיחה.</w:t>
      </w:r>
      <w:r w:rsidRPr="00217260">
        <w:rPr>
          <w:rFonts w:hint="cs"/>
          <w:b/>
          <w:bCs/>
          <w:rtl/>
        </w:rPr>
        <w:t xml:space="preserve"> </w:t>
      </w:r>
      <w:r>
        <w:rPr>
          <w:rFonts w:hint="cs"/>
          <w:rtl/>
        </w:rPr>
        <w:t>ד'</w:t>
      </w:r>
      <w:r>
        <w:rPr>
          <w:rtl/>
        </w:rPr>
        <w:t xml:space="preserve">והכהן </w:t>
      </w:r>
      <w:r w:rsidRPr="00217260">
        <w:rPr>
          <w:b/>
          <w:bCs/>
          <w:rtl/>
        </w:rPr>
        <w:t>המשיח</w:t>
      </w:r>
      <w:r>
        <w:rPr>
          <w:rtl/>
        </w:rPr>
        <w:t xml:space="preserve"> תחתיו מבניו</w:t>
      </w:r>
      <w:r>
        <w:rPr>
          <w:rFonts w:hint="cs"/>
          <w:rtl/>
        </w:rPr>
        <w:t>'</w:t>
      </w:r>
      <w:r>
        <w:rPr>
          <w:rtl/>
        </w:rPr>
        <w:t>,</w:t>
      </w:r>
    </w:p>
    <w:p w:rsidR="00E403F0" w:rsidRPr="00AD695E" w:rsidRDefault="00E403F0" w:rsidP="00E403F0">
      <w:pPr>
        <w:rPr>
          <w:rtl/>
        </w:rPr>
      </w:pPr>
      <w:r>
        <w:rPr>
          <w:rtl/>
        </w:rPr>
        <w:t>• אין מושחין מלך בן מלך</w:t>
      </w:r>
      <w:r>
        <w:rPr>
          <w:rFonts w:hint="cs"/>
          <w:rtl/>
        </w:rPr>
        <w:t xml:space="preserve">- </w:t>
      </w:r>
      <w:r>
        <w:rPr>
          <w:rStyle w:val="2fb"/>
          <w:rFonts w:hint="cs"/>
          <w:rtl/>
        </w:rPr>
        <w:t xml:space="preserve">כראב</w:t>
      </w:r>
      <w:r>
        <w:rPr>
          <w:rStyle w:val="2fb"/>
          <w:rtl/>
        </w:rPr>
        <w:t>"</w:t>
      </w:r>
      <w:r>
        <w:rPr>
          <w:rStyle w:val="2fb"/>
          <w:rFonts w:hint="cs"/>
          <w:rtl/>
        </w:rPr>
        <w:t xml:space="preserve">י</w:t>
      </w:r>
      <w:r>
        <w:rPr>
          <w:rFonts w:hint="cs"/>
          <w:rtl/>
        </w:rPr>
        <w:t xml:space="preserve">: ד'</w:t>
      </w:r>
      <w:ins w:id="90245" w:author="Claude - סמנטי" w:date="2026-10-11T12:21:47Z">
        <w:r>
          <w:rPr>
            <w:rStyle w:val="afffff0"/>
            <w:rtl/>
          </w:rPr>
          <w:t xml:space="preserve">לְמַעַן יַאֲרִיךְ יָמִים עַל מַמְלַכְתּוֹ הוּא וּבָנָיו</w:t>
        </w:r>
      </w:ins>
      <w:del w:id="90246" w:author="Claude - סמנטי" w:date="2026-10-11T12:21:47Z">
        <w:r>
          <w:rPr>
            <w:rtl/>
          </w:rPr>
          <w:delText xml:space="preserve">למען יאריך ימים על ממלכתו הוא ובניו</w:delText>
        </w:r>
      </w:del>
      <w:r>
        <w:rPr>
          <w:rFonts w:hint="cs"/>
          <w:rtl/>
        </w:rPr>
        <w:t xml:space="preserve">' </w:t>
      </w:r>
      <w:r>
        <w:rPr>
          <w:rtl/>
        </w:rPr>
        <w:t>ירושה היא.</w:t>
      </w:r>
    </w:p>
    <w:p w:rsidR="00E403F0" w:rsidRPr="00AD695E" w:rsidRDefault="00E403F0" w:rsidP="00E403F0">
      <w:pPr>
        <w:rPr>
          <w:rtl/>
        </w:rPr>
      </w:pPr>
      <w:del w:id="90043" w:author="מנוע מכני" w:date="2026-10-11T12:04:39Z">
        <w:r>
          <w:rPr>
            <w:rFonts w:hint="cs"/>
            <w:rtl/>
          </w:rPr>
          <w:delText xml:space="preserve">   </w:delText>
        </w:r>
      </w:del>
      <w:r>
        <w:rPr>
          <w:rtl/>
        </w:rPr>
        <w:t>ומפני מה משחו את שלמה? מפני מחלוקת אדוניה.</w:t>
      </w:r>
      <w:r>
        <w:rPr>
          <w:rFonts w:hint="cs"/>
          <w:rtl/>
        </w:rPr>
        <w:t xml:space="preserve"> דבקרב ישראל בזמן ששלום בישראל</w:t>
      </w:r>
    </w:p>
    <w:p>
      <w:pPr>
        <w:pStyle w:val="38"/>
        <w:rPr>
          <w:ins w:id="93228" w:author="מנוע מכני" w:date="2026-10-11T12:04:39Z"/>
        </w:rPr>
      </w:pPr>
      <w:r>
        <w:t xml:space="preserve">תנא:</w:t>
      </w:r>
    </w:p>
    <w:p w:rsidR="00E403F0" w:rsidRPr="00AD695E" w:rsidRDefault="00E403F0" w:rsidP="00E403F0">
      <w:pPr>
        <w:rPr>
          <w:rtl/>
        </w:rPr>
      </w:pPr>
      <w:del w:id="93229" w:author="מנוע מכני" w:date="2026-10-11T12:04:39Z">
        <w:r>
          <w:rPr>
            <w:rtl/>
          </w:rPr>
          <w:delText xml:space="preserve"> </w:delText>
        </w:r>
      </w:del>
      <w:r>
        <w:rPr>
          <w:rtl/>
        </w:rPr>
        <w:t xml:space="preserve">אף יהוא בן נמשי </w:t>
      </w:r>
      <w:r>
        <w:rPr>
          <w:rtl/>
        </w:rPr>
        <w:t xml:space="preserve">לא</w:t>
      </w:r>
      <w:r>
        <w:rPr>
          <w:rtl/>
        </w:rPr>
        <w:t xml:space="preserve"> נמשח אלא מפני מחלוקת יורם בן אחאב.</w:t>
      </w:r>
    </w:p>
    <w:p w:rsidR="00E403F0" w:rsidRPr="00AD695E" w:rsidRDefault="00E403F0" w:rsidP="00E403F0">
      <w:pPr>
        <w:rPr>
          <w:rtl/>
        </w:rPr>
      </w:pPr>
      <w:r>
        <w:rPr>
          <w:rFonts w:hint="cs"/>
          <w:rtl/>
        </w:rPr>
        <w:t>וה</w:t>
      </w:r>
      <w:r>
        <w:rPr>
          <w:rtl/>
        </w:rPr>
        <w:t>"</w:t>
      </w:r>
      <w:r>
        <w:rPr>
          <w:rFonts w:hint="cs"/>
          <w:rtl/>
        </w:rPr>
        <w:t xml:space="preserve">ק </w:t>
      </w:r>
      <w:r>
        <w:rPr>
          <w:rtl/>
        </w:rPr>
        <w:t xml:space="preserve">מלכי בית דוד מושחין, מלכי ישראל אין מושחין, </w:t>
      </w:r>
      <w:r>
        <w:rPr>
          <w:rFonts w:hint="cs"/>
          <w:rtl/>
        </w:rPr>
        <w:t>ומה דמשחו ל</w:t>
      </w:r>
      <w:r>
        <w:rPr>
          <w:rtl/>
        </w:rPr>
        <w:t>יהוא בן נמשי? מפני מחלוקת יורם בן אחאב.</w:t>
      </w:r>
    </w:p>
    <w:p w:rsidR="00E403F0" w:rsidRPr="00AD695E" w:rsidRDefault="00E403F0" w:rsidP="00E403F0">
      <w:pPr>
        <w:rPr>
          <w:rtl/>
        </w:rPr>
      </w:pPr>
      <w:r w:rsidRPr="00A757C8">
        <w:rPr>
          <w:rtl/>
        </w:rPr>
        <w:t>• מלכי בית דוד מושחין, ואין מלכי ישראל מושחין.</w:t>
      </w:r>
      <w:r w:rsidRPr="00A757C8">
        <w:rPr>
          <w:rFonts w:hint="cs"/>
          <w:rtl/>
        </w:rPr>
        <w:t xml:space="preserve"> ד'</w:t>
      </w:r>
      <w:r w:rsidRPr="00A757C8">
        <w:rPr>
          <w:rStyle w:val="afffff0"/>
          <w:rtl/>
        </w:rPr>
        <w:t xml:space="preserve">קום משחהו </w:t>
      </w:r>
      <w:ins w:id="92647" w:author="מנוע מכני" w:date="2026-10-11T12:04:39Z">
        <w:r>
          <w:rPr>
            <w:rStyle w:val="afffff0"/>
            <w:rtl/>
          </w:rPr>
          <w:t xml:space="preserve">כה</w:t>
        </w:r>
      </w:ins>
      <w:del w:id="92648" w:author="מנוע מכני" w:date="2026-10-11T12:04:39Z">
        <w:r w:rsidRPr="00A757C8">
          <w:rPr>
            <w:rtl/>
          </w:rPr>
          <w:delText xml:space="preserve">כי זה</w:delText>
        </w:r>
      </w:del>
      <w:r w:rsidRPr="00A757C8">
        <w:rPr>
          <w:rStyle w:val="afffff0"/>
          <w:rtl/>
        </w:rPr>
        <w:t xml:space="preserve"> הוא</w:t>
      </w:r>
      <w:r w:rsidRPr="00A757C8">
        <w:rPr>
          <w:rFonts w:hint="cs"/>
          <w:rtl/>
        </w:rPr>
        <w:t>'</w:t>
      </w:r>
      <w:r w:rsidRPr="00A757C8">
        <w:rPr>
          <w:rtl/>
        </w:rPr>
        <w:t xml:space="preserve">, </w:t>
      </w:r>
      <w:r w:rsidRPr="00A757C8">
        <w:rPr>
          <w:rFonts w:hint="cs"/>
          <w:rtl/>
        </w:rPr>
        <w:t>ו</w:t>
      </w:r>
      <w:r w:rsidRPr="00A757C8">
        <w:rPr>
          <w:rtl/>
        </w:rPr>
        <w:t>אין אחר טעון משיחה.</w:t>
      </w:r>
    </w:p>
    <w:p w:rsidR="00E403F0" w:rsidRPr="00AD695E" w:rsidRDefault="00E403F0" w:rsidP="00E403F0">
      <w:pPr>
        <w:rPr>
          <w:rtl/>
        </w:rPr>
      </w:pPr>
      <w:r>
        <w:rPr>
          <w:rtl/>
        </w:rPr>
        <w:t xml:space="preserve">• </w:t>
      </w:r>
      <w:r w:rsidRPr="00217260">
        <w:rPr>
          <w:b/>
          <w:bCs/>
          <w:rtl/>
        </w:rPr>
        <w:t>מפני מחלוקת יורם</w:t>
      </w:r>
      <w:r>
        <w:rPr>
          <w:rtl/>
        </w:rPr>
        <w:t>.</w:t>
      </w:r>
      <w:r>
        <w:rPr>
          <w:rFonts w:hint="cs"/>
          <w:rtl/>
        </w:rPr>
        <w:t xml:space="preserve"> </w:t>
      </w:r>
      <w:ins w:id="90327" w:author="מנוע מכני" w:date="2026-10-11T12:04:39Z">
        <w:r>
          <w:rPr>
            <w:rFonts w:hint="cs"/>
            <w:rtl/>
          </w:rPr>
          <w:t xml:space="preserve">ולא</w:t>
        </w:r>
      </w:ins>
      <w:del w:id="90328" w:author="מנוע מכני" w:date="2026-10-11T12:04:39Z">
        <w:r>
          <w:rPr>
            <w:rFonts w:hint="cs"/>
            <w:rtl/>
          </w:rPr>
          <w:delText xml:space="preserve">ולאו</w:delText>
        </w:r>
      </w:del>
      <w:r>
        <w:rPr>
          <w:rFonts w:hint="cs"/>
          <w:rtl/>
        </w:rPr>
        <w:t xml:space="preserve"> מעילה הוא דהיינו באפרסמא דכיא </w:t>
      </w:r>
    </w:p>
    <w:p w:rsidR="00E403F0" w:rsidRPr="00AD695E" w:rsidRDefault="00E403F0" w:rsidP="00E403F0">
      <w:pPr>
        <w:rPr>
          <w:rtl/>
        </w:rPr>
      </w:pPr>
      <w:r>
        <w:rPr>
          <w:rtl/>
        </w:rPr>
        <w:t xml:space="preserve">• </w:t>
      </w:r>
      <w:r w:rsidRPr="00217260">
        <w:rPr>
          <w:b/>
          <w:bCs/>
          <w:rtl/>
        </w:rPr>
        <w:t>ואת יהואחז?</w:t>
      </w:r>
      <w:r>
        <w:rPr>
          <w:rtl/>
        </w:rPr>
        <w:t xml:space="preserve"> מפני יהויקים, שהיה גדול ממנו שתי שנים.</w:t>
      </w:r>
      <w:r>
        <w:rPr>
          <w:rFonts w:hint="cs"/>
          <w:rtl/>
        </w:rPr>
        <w:t xml:space="preserve"> ויהויקים קשיש ומה שקראו הבכור שהוא בכור למלכות</w:t>
      </w:r>
      <w:ins w:id="91733" w:author="מנוע מכני" w:date="2026-10-11T12:04:39Z">
        <w:r>
          <w:rPr>
            <w:rFonts w:hint="cs"/>
            <w:rtl/>
          </w:rPr>
          <w:t xml:space="preserve"> </w:t>
        </w:r>
      </w:ins>
      <w:del w:id="91734" w:author="מנוע מכני" w:date="2026-10-11T12:04:39Z">
        <w:r>
          <w:rPr>
            <w:rFonts w:hint="cs"/>
            <w:rtl/>
          </w:rPr>
          <w:delText xml:space="preserve">  </w:delText>
        </w:r>
      </w:del>
      <w:r>
        <w:rPr>
          <w:rFonts w:hint="cs"/>
          <w:rtl/>
        </w:rPr>
        <w:t xml:space="preserve">וממלא מקום אבותיו הוא [דאל</w:t>
      </w:r>
      <w:r>
        <w:rPr>
          <w:rtl/>
        </w:rPr>
        <w:t>"</w:t>
      </w:r>
      <w:r>
        <w:rPr>
          <w:rFonts w:hint="cs"/>
          <w:rtl/>
        </w:rPr>
        <w:t xml:space="preserve">ה נתן ליהורם כי הוא הבכור..] </w:t>
      </w:r>
    </w:p>
    <w:p w:rsidR="00E403F0" w:rsidRPr="00AD695E" w:rsidRDefault="00E403F0" w:rsidP="00E403F0">
      <w:pPr>
        <w:rPr>
          <w:rtl/>
        </w:rPr>
      </w:pPr>
    </w:p>
    <w:p>
      <w:pPr>
        <w:pStyle w:val="38"/>
        <w:rPr>
          <w:ins w:id="93231" w:author="מנוע מכני" w:date="2026-10-11T12:04:39Z"/>
        </w:rPr>
      </w:pPr>
      <w:del w:id="93230" w:author="מנוע מכני" w:date="2026-10-11T12:04:39Z">
        <w:r w:rsidRPr="00217260">
          <w:delText xml:space="preserve">•</w:delText>
        </w:r>
      </w:del>
      <w:r w:rsidRPr="00217260">
        <w:t xml:space="preserve"> </w:t>
      </w:r>
      <w:r w:rsidRPr="00217260">
        <w:t xml:space="preserve">אמר</w:t>
      </w:r>
      <w:r w:rsidRPr="00217260">
        <w:t xml:space="preserve"> מר:</w:t>
      </w:r>
    </w:p>
    <w:p w:rsidR="00E403F0" w:rsidRPr="00AD695E" w:rsidRDefault="00E403F0" w:rsidP="00E403F0">
      <w:pPr>
        <w:rPr>
          <w:rtl/>
        </w:rPr>
      </w:pPr>
      <w:del w:id="93232" w:author="מנוע מכני" w:date="2026-10-11T12:04:39Z">
        <w:r w:rsidRPr="00217260">
          <w:rPr>
            <w:b/>
            <w:bCs/>
            <w:rtl/>
          </w:rPr>
          <w:delText xml:space="preserve"> </w:delText>
        </w:r>
      </w:del>
      <w:r w:rsidRPr="00217260">
        <w:rPr>
          <w:b/>
          <w:bCs/>
          <w:rtl/>
        </w:rPr>
        <w:t xml:space="preserve">הוא שלום הוא צדקיה</w:t>
      </w:r>
      <w:r>
        <w:rPr>
          <w:rtl/>
        </w:rPr>
        <w:t>.</w:t>
      </w:r>
      <w:r>
        <w:rPr>
          <w:rFonts w:hint="cs"/>
          <w:rtl/>
        </w:rPr>
        <w:t xml:space="preserve"> </w:t>
      </w:r>
      <w:r w:rsidRPr="00217260">
        <w:rPr>
          <w:rFonts w:hint="cs"/>
          <w:b/>
          <w:bCs/>
          <w:rtl/>
        </w:rPr>
        <w:t>ושלישי</w:t>
      </w:r>
      <w:r>
        <w:rPr>
          <w:rFonts w:hint="cs"/>
          <w:rtl/>
        </w:rPr>
        <w:t xml:space="preserve"> היינו לבנים, </w:t>
      </w:r>
      <w:r w:rsidRPr="00217260">
        <w:rPr>
          <w:rFonts w:hint="cs"/>
          <w:b/>
          <w:bCs/>
          <w:rtl/>
        </w:rPr>
        <w:t>ורביעי</w:t>
      </w:r>
      <w:r>
        <w:rPr>
          <w:rFonts w:hint="cs"/>
          <w:rtl/>
        </w:rPr>
        <w:t xml:space="preserve"> למלכות [יהואחז יהויקים יכניה וצדקיה]</w:t>
      </w:r>
    </w:p>
    <w:p>
      <w:pPr>
        <w:pStyle w:val="afffff8"/>
        <w:rPr>
          <w:ins w:id="90213" w:author="קלוד" w:date="2026-10-11T12:26:18Z"/>
        </w:rPr>
      </w:pPr>
      <w:ins w:id="90214" w:author="קלוד" w:date="2026-10-11T12:26:18Z">
        <w:r>
          <w:rPr>
            <w:color w:val="7B3F00"/>
          </w:rPr>
          <w:t xml:space="preserve">שלום הוא צדקיה - ששלם במעשיו</w:t>
        </w:r>
      </w:ins>
    </w:p>
    <w:p>
      <w:pPr>
        <w:pStyle w:val="38"/>
        <w:rPr>
          <w:ins w:id="93234" w:author="מנוע מכני" w:date="2026-10-11T12:04:39Z"/>
        </w:rPr>
      </w:pPr>
      <w:del w:id="93233"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235" w:author="מנוע מכני" w:date="2026-10-11T12:04:39Z">
        <w:r>
          <w:rPr>
            <w:rtl/>
          </w:rPr>
          <w:delText xml:space="preserve"> </w:delText>
        </w:r>
      </w:del>
      <w:r>
        <w:rPr>
          <w:rtl/>
        </w:rPr>
        <w:t xml:space="preserve">הוא שלום הוא צדקיה, ולמה נקרא שמו שלום? שהיה שלם במעשיו.</w:t>
      </w:r>
    </w:p>
    <w:p w:rsidR="00E403F0" w:rsidRPr="00AD695E" w:rsidRDefault="00E403F0" w:rsidP="00E403F0">
      <w:pPr>
        <w:rPr>
          <w:rtl/>
        </w:rPr>
      </w:pPr>
      <w:r w:rsidRPr="00A757C8">
        <w:rPr>
          <w:rtl/>
        </w:rPr>
        <w:t xml:space="preserve">דבר אחר: </w:t>
      </w:r>
      <w:r w:rsidRPr="00A757C8">
        <w:rPr>
          <w:rFonts w:hint="cs"/>
          <w:rtl/>
        </w:rPr>
        <w:t>'</w:t>
      </w:r>
      <w:r w:rsidRPr="00A757C8">
        <w:rPr>
          <w:rtl/>
        </w:rPr>
        <w:t>שלום</w:t>
      </w:r>
      <w:r w:rsidRPr="00A757C8">
        <w:rPr>
          <w:rFonts w:hint="cs"/>
          <w:rtl/>
        </w:rPr>
        <w:t>'</w:t>
      </w:r>
      <w:r w:rsidRPr="00A757C8">
        <w:rPr>
          <w:rtl/>
        </w:rPr>
        <w:t xml:space="preserve"> ששלם מלכות בית דוד בימיו, </w:t>
      </w:r>
      <w:r w:rsidRPr="00A757C8">
        <w:rPr>
          <w:rFonts w:hint="cs"/>
          <w:rtl/>
        </w:rPr>
        <w:t>ו</w:t>
      </w:r>
      <w:r w:rsidRPr="00A757C8">
        <w:rPr>
          <w:rtl/>
        </w:rPr>
        <w:t xml:space="preserve">מתניה שמו, </w:t>
      </w:r>
      <w:r w:rsidRPr="00A757C8">
        <w:rPr>
          <w:rFonts w:hint="cs"/>
          <w:rtl/>
        </w:rPr>
        <w:t>'</w:t>
      </w:r>
      <w:r w:rsidRPr="00A757C8">
        <w:rPr>
          <w:rStyle w:val="afffff0"/>
          <w:rtl/>
        </w:rPr>
        <w:t>וימלך את מתניה דודו תחתיו ויסב שמו צדקיה</w:t>
      </w:r>
      <w:r w:rsidRPr="00A757C8">
        <w:rPr>
          <w:rFonts w:hint="cs"/>
          <w:rtl/>
        </w:rPr>
        <w:t>'</w:t>
      </w:r>
      <w:r w:rsidRPr="00A757C8">
        <w:rPr>
          <w:rtl/>
        </w:rPr>
        <w:t xml:space="preserve">, </w:t>
      </w:r>
    </w:p>
    <w:p w:rsidR="00E403F0" w:rsidRPr="00AD695E" w:rsidRDefault="00E403F0" w:rsidP="00E403F0">
      <w:pPr>
        <w:rPr>
          <w:rtl/>
        </w:rPr>
      </w:pPr>
      <w:r>
        <w:rPr>
          <w:rtl/>
        </w:rPr>
        <w:tab/>
        <w:t xml:space="preserve">דאמר לו: יה יצדיק עליך את הדין אם תמרוד בי, </w:t>
      </w:r>
      <w:r>
        <w:rPr>
          <w:rFonts w:hint="cs"/>
          <w:rtl/>
        </w:rPr>
        <w:t>'</w:t>
      </w:r>
      <w:r>
        <w:rPr>
          <w:rStyle w:val="afffff0"/>
          <w:rtl/>
        </w:rPr>
        <w:t>ויביאהו בבלה</w:t>
      </w:r>
      <w:r>
        <w:rPr>
          <w:rFonts w:hint="cs"/>
          <w:rtl/>
        </w:rPr>
        <w:t>'</w:t>
      </w:r>
      <w:r>
        <w:rPr>
          <w:rtl/>
        </w:rPr>
        <w:t xml:space="preserve">, </w:t>
      </w:r>
    </w:p>
    <w:p>
      <w:pPr>
        <w:pStyle w:val="38"/>
        <w:rPr>
          <w:ins w:id="93236" w:author="מנוע מכני" w:date="2026-10-11T12:04:39Z"/>
        </w:rPr>
      </w:pPr>
      <w:r>
        <w:tab/>
      </w:r>
      <w:r>
        <w:tab/>
      </w:r>
      <w:r>
        <w:tab/>
        <w:t xml:space="preserve">וכתיב:</w:t>
      </w:r>
    </w:p>
    <w:p w:rsidR="00E403F0" w:rsidRPr="00AD695E" w:rsidRDefault="00E403F0" w:rsidP="00E403F0">
      <w:pPr>
        <w:rPr>
          <w:rtl/>
        </w:rPr>
      </w:pPr>
      <w:del w:id="93237" w:author="מנוע מכני" w:date="2026-10-11T12:04:39Z">
        <w:r>
          <w:rPr>
            <w:rtl/>
          </w:rPr>
          <w:tab/>
          <w:delText xml:space="preserve"> </w:delText>
        </w:r>
      </w:del>
      <w:r>
        <w:rPr>
          <w:rtl/>
        </w:rPr>
        <w:tab/>
        <w:t xml:space="preserve">וגם במלך נבוכדנאצר מלך בבל מרד אשר השביעו באלהים.</w:t>
      </w:r>
    </w:p>
    <w:p w:rsidR="00E403F0" w:rsidRPr="00AD695E" w:rsidRDefault="00E403F0" w:rsidP="00E403F0">
      <w:pPr>
        <w:rPr>
          <w:rtl/>
        </w:rPr>
      </w:pPr>
    </w:p>
    <w:p>
      <w:pPr>
        <w:pStyle w:val="afffff8"/>
        <w:rPr>
          <w:ins w:id="90211" w:author="קלוד" w:date="2026-10-11T12:26:18Z"/>
        </w:rPr>
      </w:pPr>
      <w:ins w:id="90212" w:author="קלוד" w:date="2026-10-11T12:26:18Z">
        <w:r>
          <w:rPr>
            <w:color w:val="7B3F00"/>
          </w:rPr>
          <w:t xml:space="preserve">גניזת שמן המשחה - עם הארון, צנצנת המן ומקלו של אהרן</w:t>
        </w:r>
      </w:ins>
    </w:p>
    <w:p>
      <w:pPr>
        <w:pStyle w:val="38"/>
        <w:rPr>
          <w:ins w:id="93238" w:author="מנוע מכני" w:date="2026-10-11T12:04:39Z"/>
        </w:rPr>
      </w:pPr>
      <w:r>
        <w:t xml:space="preserve">ומי </w:t>
      </w:r>
      <w:ins w:id="92621" w:author="מנוע מכני" w:date="2026-10-11T12:04:39Z">
        <w:r>
          <w:t xml:space="preserve">היה</w:t>
        </w:r>
      </w:ins>
      <w:del w:id="92622" w:author="מנוע מכני" w:date="2026-10-11T12:04:39Z">
        <w:r>
          <w:delText xml:space="preserve">הוה</w:delText>
        </w:r>
      </w:del>
      <w:r>
        <w:t xml:space="preserve"> שמן המשחה? והתניא:</w:t>
      </w:r>
    </w:p>
    <w:p w:rsidR="00E403F0" w:rsidRPr="00AD695E" w:rsidRDefault="00E403F0" w:rsidP="00E403F0">
      <w:pPr>
        <w:rPr>
          <w:rtl/>
        </w:rPr>
      </w:pPr>
      <w:del w:id="93239" w:author="מנוע מכני" w:date="2026-10-11T12:04:39Z">
        <w:r>
          <w:rPr>
            <w:rtl/>
          </w:rPr>
          <w:delText xml:space="preserve"> </w:delText>
        </w:r>
      </w:del>
      <w:r>
        <w:rPr>
          <w:rtl/>
        </w:rPr>
        <w:t xml:space="preserve">משנגנז ארון, נגנז צנצנת המן וצלוחית שמן המשחה, ומקלו של אהרן שקדים ופרחים, וארגז ששגרו פלשתים דורון לאלהי ישראל, </w:t>
      </w:r>
    </w:p>
    <w:p w:rsidR="00E403F0" w:rsidRPr="00AD695E" w:rsidRDefault="00E403F0" w:rsidP="00E403F0">
      <w:pPr>
        <w:rPr>
          <w:rtl/>
        </w:rPr>
      </w:pPr>
      <w:r>
        <w:rPr>
          <w:rtl/>
        </w:rPr>
        <w:tab/>
      </w:r>
      <w:r>
        <w:rPr>
          <w:rFonts w:hint="cs"/>
          <w:rtl/>
        </w:rPr>
        <w:t>ד'</w:t>
      </w:r>
      <w:ins w:id="90247" w:author="Claude - סמנטי" w:date="2026-10-11T12:21:47Z">
        <w:r>
          <w:rPr>
            <w:rStyle w:val="afffff0"/>
            <w:rtl/>
          </w:rPr>
          <w:t xml:space="preserve">וְאֵת כְּלֵי הַזָּהָב אֲשֶׁר הֲשֵׁיבוֹתֶם לוֹ אָשָׁם תָּשִׂימוּ בָאַרְגַּז מִצִּדּוֹ</w:t>
        </w:r>
      </w:ins>
      <w:del w:id="90248" w:author="Claude - סמנטי" w:date="2026-10-11T12:21:47Z">
        <w:r>
          <w:rPr>
            <w:rtl/>
          </w:rPr>
          <w:delText xml:space="preserve">ואת כלי הזהב אשר השיבותם לו אשם תשימו בארגז מצדו</w:delText>
        </w:r>
      </w:del>
      <w:r>
        <w:rPr>
          <w:rFonts w:hint="cs"/>
          <w:rtl/>
        </w:rPr>
        <w:t>'</w:t>
      </w:r>
      <w:r>
        <w:rPr>
          <w:rtl/>
        </w:rPr>
        <w:t xml:space="preserve">, </w:t>
      </w:r>
    </w:p>
    <w:p>
      <w:pPr>
        <w:pStyle w:val="38"/>
        <w:rPr>
          <w:ins w:id="93240" w:author="מנוע מכני" w:date="2026-10-11T12:04:39Z"/>
        </w:rPr>
      </w:pPr>
      <w:r>
        <w:tab/>
        <w:t xml:space="preserve">ומי גנזו?</w:t>
      </w:r>
    </w:p>
    <w:p w:rsidR="00E403F0" w:rsidRPr="00AD695E" w:rsidRDefault="00E403F0" w:rsidP="00E403F0">
      <w:pPr>
        <w:rPr>
          <w:rtl/>
        </w:rPr>
      </w:pPr>
      <w:del w:id="93241" w:author="מנוע מכני" w:date="2026-10-11T12:04:39Z">
        <w:r>
          <w:rPr>
            <w:rtl/>
          </w:rPr>
          <w:tab/>
          <w:delText xml:space="preserve"> </w:delText>
        </w:r>
      </w:del>
      <w:r>
        <w:rPr>
          <w:rtl/>
        </w:rPr>
        <w:tab/>
        <w:t xml:space="preserve">יאשיה מלך יהודה גנזו, </w:t>
      </w:r>
      <w:r>
        <w:rPr>
          <w:rFonts w:hint="cs"/>
          <w:rtl/>
        </w:rPr>
        <w:t>ד'</w:t>
      </w:r>
      <w:r>
        <w:rPr>
          <w:rStyle w:val="afffff0"/>
          <w:rtl/>
        </w:rPr>
        <w:t>ויאמר המלך אל הכהנים תנו את ארון הקדש</w:t>
      </w:r>
      <w:r>
        <w:rPr>
          <w:rFonts w:hint="cs"/>
          <w:rtl/>
        </w:rPr>
        <w:t>'</w:t>
      </w:r>
    </w:p>
    <w:p>
      <w:pPr>
        <w:pStyle w:val="38"/>
        <w:rPr>
          <w:ins w:id="93242" w:author="מנוע מכני" w:date="2026-10-11T12:04:39Z"/>
        </w:rPr>
      </w:pPr>
      <w:r>
        <w:t>וא</w:t>
      </w:r>
      <w:r>
        <w:t>ר</w:t>
      </w:r>
      <w:r>
        <w:t>"</w:t>
      </w:r>
      <w:r>
        <w:t>א</w:t>
      </w:r>
      <w:r>
        <w:t xml:space="preserve">:</w:t>
      </w:r>
    </w:p>
    <w:p w:rsidR="00E403F0" w:rsidRPr="00AD695E" w:rsidRDefault="00E403F0" w:rsidP="00E403F0">
      <w:pPr>
        <w:rPr>
          <w:rtl/>
        </w:rPr>
      </w:pPr>
      <w:del w:id="93243" w:author="מנוע מכני" w:date="2026-10-11T12:04:39Z">
        <w:r>
          <w:rPr>
            <w:rtl/>
          </w:rPr>
          <w:delText xml:space="preserve"> </w:delText>
        </w:r>
      </w:del>
      <w:ins w:id="92833" w:author="מנוע מכני" w:date="2026-10-11T12:04:39Z">
        <w:r>
          <w:rPr>
            <w:rtl/>
          </w:rPr>
          <w:t xml:space="preserve">באה</w:t>
        </w:r>
      </w:ins>
      <w:del w:id="92834" w:author="מנוע מכני" w:date="2026-10-11T12:04:39Z">
        <w:r>
          <w:rPr>
            <w:rtl/>
          </w:rPr>
          <w:delText xml:space="preserve">אתיא</w:delText>
        </w:r>
      </w:del>
      <w:r>
        <w:rPr>
          <w:rtl/>
        </w:rPr>
        <w:t xml:space="preserve"> שם שם, </w:t>
      </w:r>
      <w:ins w:id="92835" w:author="מנוע מכני" w:date="2026-10-11T12:04:39Z">
        <w:r>
          <w:rPr>
            <w:rtl/>
          </w:rPr>
          <w:t xml:space="preserve">באה</w:t>
        </w:r>
      </w:ins>
      <w:del w:id="92836" w:author="מנוע מכני" w:date="2026-10-11T12:04:39Z">
        <w:r>
          <w:rPr>
            <w:rtl/>
          </w:rPr>
          <w:delText xml:space="preserve">אתיא</w:delText>
        </w:r>
      </w:del>
      <w:r>
        <w:rPr>
          <w:rtl/>
        </w:rPr>
        <w:t xml:space="preserve"> דורות דורות, </w:t>
      </w:r>
      <w:ins w:id="92837" w:author="מנוע מכני" w:date="2026-10-11T12:04:39Z">
        <w:r>
          <w:rPr>
            <w:rtl/>
          </w:rPr>
          <w:t xml:space="preserve">באה</w:t>
        </w:r>
      </w:ins>
      <w:del w:id="92838" w:author="מנוע מכני" w:date="2026-10-11T12:04:39Z">
        <w:r>
          <w:rPr>
            <w:rtl/>
          </w:rPr>
          <w:delText xml:space="preserve">אתיא</w:delText>
        </w:r>
      </w:del>
      <w:r>
        <w:rPr>
          <w:rtl/>
        </w:rPr>
        <w:t xml:space="preserve"> משמרת משמרת! </w:t>
      </w:r>
    </w:p>
    <w:p>
      <w:pPr>
        <w:pStyle w:val="38"/>
        <w:rPr>
          <w:ins w:id="93244" w:author="מנוע מכני" w:date="2026-10-11T12:04:39Z"/>
        </w:rPr>
      </w:pPr>
      <w:r>
        <w:lastRenderedPageBreak/>
        <w:t xml:space="preserve">- </w:t>
      </w:r>
      <w:r w:rsidRPr="00D85640">
        <w:t>אר</w:t>
      </w:r>
      <w:r>
        <w:t>"</w:t>
      </w:r>
      <w:r w:rsidRPr="00D85640">
        <w:t>פ</w:t>
      </w:r>
      <w:r w:rsidRPr="00D85640">
        <w:t xml:space="preserve">:</w:t>
      </w:r>
    </w:p>
    <w:p w:rsidR="00E403F0" w:rsidRPr="00AD695E" w:rsidRDefault="00E403F0" w:rsidP="00E403F0">
      <w:pPr>
        <w:pStyle w:val="affffb"/>
        <w:rPr>
          <w:rtl/>
        </w:rPr>
      </w:pPr>
      <w:del w:id="93245" w:author="מנוע מכני" w:date="2026-10-11T12:04:39Z">
        <w:r w:rsidRPr="00D85640">
          <w:rPr>
            <w:rtl/>
          </w:rPr>
          <w:delText xml:space="preserve"> </w:delText>
        </w:r>
      </w:del>
      <w:r w:rsidRPr="00D85640">
        <w:rPr>
          <w:rtl/>
        </w:rPr>
        <w:t xml:space="preserve">באפרסמא דכיא.</w:t>
      </w:r>
    </w:p>
    <w:p w:rsidR="00E403F0" w:rsidRPr="00AD695E" w:rsidRDefault="00E403F0" w:rsidP="00E403F0">
      <w:pPr>
        <w:rPr>
          <w:rtl/>
        </w:rPr>
      </w:pPr>
    </w:p>
    <w:p>
      <w:pPr>
        <w:pStyle w:val="afffff8"/>
        <w:rPr>
          <w:ins w:id="90209" w:author="קלוד" w:date="2026-10-11T12:26:18Z"/>
        </w:rPr>
      </w:pPr>
      <w:ins w:id="90210" w:author="קלוד" w:date="2026-10-11T12:26:18Z">
        <w:r>
          <w:rPr>
            <w:color w:val="7B3F00"/>
          </w:rPr>
          <w:t xml:space="preserve">משיחת מלכים וכהנים - כמין נזר וכמין כי; יציקה או משיחה</w:t>
        </w:r>
      </w:ins>
    </w:p>
    <w:p>
      <w:pPr>
        <w:pStyle w:val="38"/>
        <w:rPr>
          <w:ins w:id="93247" w:author="מנוע מכני" w:date="2026-10-11T12:04:39Z"/>
        </w:rPr>
      </w:pPr>
      <w:del w:id="93246"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248" w:author="מנוע מכני" w:date="2026-10-11T12:04:39Z">
        <w:r>
          <w:rPr>
            <w:rtl/>
          </w:rPr>
          <w:delText xml:space="preserve"> </w:delText>
        </w:r>
      </w:del>
      <w:r>
        <w:rPr>
          <w:rtl/>
        </w:rPr>
        <w:t xml:space="preserve">מושחין את המלכים כמין </w:t>
      </w:r>
      <w:r w:rsidRPr="00217260">
        <w:rPr>
          <w:b/>
          <w:bCs/>
          <w:rtl/>
        </w:rPr>
        <w:t>נזר</w:t>
      </w:r>
      <w:r>
        <w:rPr>
          <w:rtl/>
        </w:rPr>
        <w:t xml:space="preserve">, ואת הכהנים כמין </w:t>
      </w:r>
      <w:r w:rsidRPr="00217260">
        <w:rPr>
          <w:b/>
          <w:bCs/>
          <w:rtl/>
        </w:rPr>
        <w:t>כי</w:t>
      </w:r>
      <w:r>
        <w:rPr>
          <w:rFonts w:hint="cs"/>
          <w:rtl/>
        </w:rPr>
        <w:t xml:space="preserve">[</w:t>
      </w:r>
      <w:r>
        <w:rPr>
          <w:rStyle w:val="2fb"/>
          <w:rFonts w:hint="cs"/>
          <w:rtl/>
        </w:rPr>
        <w:t xml:space="preserve">ר</w:t>
      </w:r>
      <w:r>
        <w:rPr>
          <w:rStyle w:val="2fb"/>
          <w:rtl/>
        </w:rPr>
        <w:t>"</w:t>
      </w:r>
      <w:r>
        <w:rPr>
          <w:rStyle w:val="2fb"/>
          <w:rFonts w:hint="cs"/>
          <w:rtl/>
        </w:rPr>
        <w:t xml:space="preserve">מ</w:t>
      </w:r>
      <w:r>
        <w:rPr>
          <w:rFonts w:hint="cs"/>
          <w:rtl/>
        </w:rPr>
        <w:t xml:space="preserve"> כי יווני]</w:t>
      </w:r>
      <w:r>
        <w:rPr>
          <w:rtl/>
        </w:rPr>
        <w:t>.</w:t>
      </w:r>
    </w:p>
    <w:p>
      <w:pPr>
        <w:pStyle w:val="38"/>
        <w:rPr>
          <w:ins w:id="93249" w:author="מנוע מכני" w:date="2026-10-11T12:04:39Z"/>
        </w:rPr>
      </w:pPr>
      <w:r>
        <w:t xml:space="preserve">תני </w:t>
      </w:r>
      <w:ins w:id="90991" w:author="מנוע מכני" w:date="2026-10-11T12:04:39Z">
        <w:r>
          <w:t xml:space="preserve">אחת</w:t>
        </w:r>
      </w:ins>
      <w:del w:id="90992" w:author="מנוע מכני" w:date="2026-10-11T12:04:39Z">
        <w:r>
          <w:delText xml:space="preserve">חדא</w:delText>
        </w:r>
      </w:del>
      <w:r>
        <w:t xml:space="preserve">:</w:t>
      </w:r>
    </w:p>
    <w:p w:rsidR="00E403F0" w:rsidRPr="00AD695E" w:rsidRDefault="00E403F0" w:rsidP="00E403F0">
      <w:pPr>
        <w:rPr>
          <w:rtl/>
        </w:rPr>
      </w:pPr>
      <w:del w:id="93250" w:author="מנוע מכני" w:date="2026-10-11T12:04:39Z">
        <w:r>
          <w:rPr>
            <w:rtl/>
          </w:rPr>
          <w:delText xml:space="preserve"> </w:delText>
        </w:r>
      </w:del>
      <w:r>
        <w:rPr>
          <w:rtl/>
        </w:rPr>
        <w:t xml:space="preserve">בתחלה מציק שמן על ראשו ואחר כך נותן לו שמן בין ריסי עיניו, </w:t>
      </w:r>
    </w:p>
    <w:p w:rsidR="00E403F0" w:rsidRPr="00AD695E" w:rsidRDefault="00E403F0" w:rsidP="00E403F0">
      <w:pPr>
        <w:rPr>
          <w:rtl/>
        </w:rPr>
      </w:pPr>
      <w:r>
        <w:rPr>
          <w:rtl/>
        </w:rPr>
        <w:t xml:space="preserve">ותני אחריתי: בתחלה נותן לו שמן בין ריסי עיניו ואחר כך מציק לו שמן על ראשו! </w:t>
      </w:r>
    </w:p>
    <w:p>
      <w:pPr>
        <w:pStyle w:val="38"/>
        <w:rPr>
          <w:ins w:id="93251" w:author="מנוע מכני" w:date="2026-10-11T12:04:39Z"/>
        </w:rPr>
      </w:pPr>
      <w:r>
        <w:t xml:space="preserve">- </w:t>
      </w:r>
      <w:r w:rsidRPr="00D846D7">
        <w:t>תנאי היא,</w:t>
      </w:r>
      <w:r>
        <w:t xml:space="preserve"> </w:t>
      </w:r>
      <w:ins w:id="90329" w:author="מנוע מכני" w:date="2026-10-11T12:04:39Z">
        <w:r>
          <w:t xml:space="preserve">יש</w:t>
        </w:r>
      </w:ins>
      <w:del w:id="90330" w:author="מנוע מכני" w:date="2026-10-11T12:04:39Z">
        <w:r>
          <w:delText xml:space="preserve">איכא</w:delText>
        </w:r>
      </w:del>
      <w:r>
        <w:t xml:space="preserve"> </w:t>
      </w:r>
      <w:r>
        <w:t xml:space="preserve">למ"ד</w:t>
      </w:r>
      <w:r>
        <w:t xml:space="preserve">:</w:t>
      </w:r>
    </w:p>
    <w:p w:rsidR="00E403F0" w:rsidRPr="00AD695E" w:rsidRDefault="00E403F0" w:rsidP="00E403F0">
      <w:pPr>
        <w:pStyle w:val="affffb"/>
        <w:rPr>
          <w:rtl/>
        </w:rPr>
      </w:pPr>
      <w:del w:id="93252" w:author="מנוע מכני" w:date="2026-10-11T12:04:39Z">
        <w:r>
          <w:rPr>
            <w:rtl/>
          </w:rPr>
          <w:delText xml:space="preserve"> </w:delText>
        </w:r>
      </w:del>
      <w:r>
        <w:rPr>
          <w:rtl/>
        </w:rPr>
        <w:t xml:space="preserve">משיחה עדיפא, </w:t>
      </w:r>
      <w:ins w:id="90331" w:author="מנוע מכני" w:date="2026-10-11T12:04:39Z">
        <w:r>
          <w:rPr>
            <w:rtl/>
          </w:rPr>
          <w:t xml:space="preserve">ויש</w:t>
        </w:r>
      </w:ins>
      <w:del w:id="90332" w:author="מנוע מכני" w:date="2026-10-11T12:04:39Z">
        <w:r>
          <w:rPr>
            <w:rtl/>
          </w:rPr>
          <w:delText xml:space="preserve">ואיכא</w:delText>
        </w:r>
      </w:del>
      <w:r>
        <w:rPr>
          <w:rtl/>
        </w:rPr>
        <w:t xml:space="preserve"> </w:t>
      </w:r>
      <w:r>
        <w:rPr>
          <w:rtl/>
        </w:rPr>
        <w:t xml:space="preserve">למ"ד</w:t>
      </w:r>
      <w:r>
        <w:rPr>
          <w:rtl/>
        </w:rPr>
        <w:t xml:space="preserve">: יציקה עדיפא.</w:t>
      </w:r>
    </w:p>
    <w:p w:rsidR="00E403F0" w:rsidRPr="00AD695E" w:rsidRDefault="00E403F0" w:rsidP="00E403F0">
      <w:pPr>
        <w:rPr>
          <w:rtl/>
        </w:rPr>
      </w:pPr>
      <w:r>
        <w:rPr>
          <w:rtl/>
        </w:rPr>
        <w:t>דמ"ד יציקה עדיפא</w:t>
      </w:r>
      <w:r>
        <w:rPr>
          <w:rFonts w:hint="cs"/>
          <w:rtl/>
        </w:rPr>
        <w:t xml:space="preserve"> </w:t>
      </w:r>
      <w:r w:rsidRPr="00217260">
        <w:rPr>
          <w:rFonts w:hint="cs"/>
          <w:b/>
          <w:bCs/>
          <w:rtl/>
        </w:rPr>
        <w:t>'</w:t>
      </w:r>
      <w:ins w:id="90249" w:author="Claude - סמנטי" w:date="2026-10-11T12:21:47Z">
        <w:r>
          <w:rPr>
            <w:rStyle w:val="afffff0"/>
            <w:b/>
            <w:bCs/>
            <w:rtl/>
          </w:rPr>
          <w:t xml:space="preserve">וַיִּצֹק מִשֶּׁמֶן הַמִּשְׁחָה עַל רֹאשׁ אַהֲרֹן</w:t>
        </w:r>
      </w:ins>
      <w:del w:id="90250" w:author="Claude - סמנטי" w:date="2026-10-11T12:21:47Z">
        <w:r w:rsidRPr="00217260">
          <w:rPr>
            <w:b/>
            <w:bCs/>
            <w:rtl/>
          </w:rPr>
          <w:delText xml:space="preserve">ויצק</w:delText>
        </w:r>
        <w:r>
          <w:rPr>
            <w:rtl/>
          </w:rPr>
          <w:delText xml:space="preserve"> משמן המשחה על ראש אהרן</w:delText>
        </w:r>
      </w:del>
      <w:r>
        <w:rPr>
          <w:rFonts w:hint="cs"/>
          <w:rtl/>
        </w:rPr>
        <w:t>'</w:t>
      </w:r>
      <w:r>
        <w:rPr>
          <w:rtl/>
        </w:rPr>
        <w:t xml:space="preserve">, </w:t>
      </w:r>
    </w:p>
    <w:p>
      <w:pPr>
        <w:pStyle w:val="38"/>
        <w:rPr>
          <w:ins w:id="93253" w:author="מנוע מכני" w:date="2026-10-11T12:04:39Z"/>
        </w:rPr>
      </w:pPr>
      <w:r w:rsidRPr="00E87E21">
        <w:t xml:space="preserve">ומ"ד משיחה עדיפא, </w:t>
      </w:r>
      <w:ins w:id="90333" w:author="מנוע מכני" w:date="2026-10-11T12:04:39Z">
        <w:r>
          <w:t xml:space="preserve">סבר</w:t>
        </w:r>
      </w:ins>
      <w:del w:id="90334" w:author="מנוע מכני" w:date="2026-10-11T12:04:39Z">
        <w:r w:rsidRPr="00E87E21">
          <w:delText xml:space="preserve">קסבר</w:delText>
        </w:r>
      </w:del>
      <w:r w:rsidRPr="00E87E21">
        <w:t xml:space="preserve">:</w:t>
      </w:r>
    </w:p>
    <w:p w:rsidR="00E403F0" w:rsidRPr="00E87E21" w:rsidRDefault="00E403F0" w:rsidP="00E403F0">
      <w:pPr>
        <w:rPr>
          <w:spacing w:val="-4"/>
          <w:rtl/>
        </w:rPr>
      </w:pPr>
      <w:del w:id="93254" w:author="מנוע מכני" w:date="2026-10-11T12:04:39Z">
        <w:r w:rsidRPr="00E87E21">
          <w:rPr>
            <w:spacing w:val="-4"/>
            <w:rtl/>
          </w:rPr>
          <w:delText xml:space="preserve"> </w:delText>
        </w:r>
      </w:del>
      <w:r w:rsidRPr="00E87E21">
        <w:rPr>
          <w:spacing w:val="-4"/>
          <w:rtl/>
        </w:rPr>
        <w:t xml:space="preserve">שכן נתרבה אצל כלי שרת.</w:t>
      </w:r>
      <w:r w:rsidRPr="00E87E21">
        <w:rPr>
          <w:rFonts w:hint="cs"/>
          <w:spacing w:val="-4"/>
          <w:rtl/>
        </w:rPr>
        <w:t xml:space="preserve"> ומה טעם ויצק משום וימשח אותו לקדשו. </w:t>
      </w:r>
    </w:p>
    <w:p w:rsidR="00E403F0" w:rsidRPr="00AD695E" w:rsidRDefault="00E403F0" w:rsidP="00E403F0">
      <w:pPr>
        <w:rPr>
          <w:rtl/>
        </w:rPr>
      </w:pPr>
    </w:p>
    <w:p>
      <w:pPr>
        <w:pStyle w:val="afffff8"/>
        <w:rPr>
          <w:ins w:id="90207" w:author="קלוד" w:date="2026-10-11T12:26:18Z"/>
        </w:rPr>
      </w:pPr>
      <w:ins w:id="90208" w:author="קלוד" w:date="2026-10-11T12:26:18Z">
        <w:r>
          <w:rPr>
            <w:color w:val="7B3F00"/>
          </w:rPr>
          <w:t xml:space="preserve">שמן המשחה על זקן אהרן - דאגת משה שמא מעל</w:t>
        </w:r>
      </w:ins>
    </w:p>
    <w:p>
      <w:pPr>
        <w:pStyle w:val="38"/>
        <w:rPr>
          <w:ins w:id="93256" w:author="מנוע מכני" w:date="2026-10-11T12:04:39Z"/>
        </w:rPr>
      </w:pPr>
      <w:del w:id="93255"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257" w:author="מנוע מכני" w:date="2026-10-11T12:04:39Z">
        <w:r>
          <w:rPr>
            <w:rtl/>
          </w:rPr>
          <w:delText xml:space="preserve"> </w:delText>
        </w:r>
      </w:del>
      <w:r>
        <w:rPr>
          <w:rtl/>
        </w:rPr>
        <w:t xml:space="preserve">כשמן הטוב היורד על הראש וגו' - כמין שתי טיפין מרגליות היו תלויות לאהרן בזקנו.</w:t>
      </w:r>
    </w:p>
    <w:p>
      <w:pPr>
        <w:pStyle w:val="38"/>
        <w:rPr>
          <w:ins w:id="93258" w:author="מנוע מכני" w:date="2026-10-11T12:04:39Z"/>
        </w:rPr>
      </w:pPr>
      <w:r>
        <w:t>אר</w:t>
      </w:r>
      <w:r>
        <w:t>"</w:t>
      </w:r>
      <w:r>
        <w:t>כ:</w:t>
      </w:r>
    </w:p>
    <w:p w:rsidR="00E403F0" w:rsidRPr="00AD695E" w:rsidRDefault="00E403F0" w:rsidP="00E403F0">
      <w:pPr>
        <w:rPr>
          <w:rtl/>
        </w:rPr>
      </w:pPr>
      <w:del w:id="93259" w:author="מנוע מכני" w:date="2026-10-11T12:04:39Z">
        <w:r>
          <w:rPr>
            <w:rtl/>
          </w:rPr>
          <w:delText xml:space="preserve"> </w:delText>
        </w:r>
      </w:del>
      <w:r>
        <w:rPr>
          <w:rtl/>
        </w:rPr>
        <w:t xml:space="preserve">כשהוא מספר עולות ויושבות בעיקרי זקנו, </w:t>
      </w:r>
    </w:p>
    <w:p w:rsidR="00E403F0" w:rsidRPr="00AD695E" w:rsidRDefault="00E403F0" w:rsidP="00E403F0">
      <w:pPr>
        <w:rPr>
          <w:rtl/>
        </w:rPr>
      </w:pPr>
      <w:r>
        <w:rPr>
          <w:rtl/>
        </w:rPr>
        <w:t xml:space="preserve">ועל דבר זה היה משה רבינו דואג, שמא חס ושלום מעלתי בשמן המשחה! </w:t>
      </w:r>
    </w:p>
    <w:p w:rsidR="00E403F0" w:rsidRPr="00AD695E" w:rsidRDefault="00E403F0" w:rsidP="00E403F0">
      <w:pPr>
        <w:rPr>
          <w:rtl/>
        </w:rPr>
      </w:pPr>
      <w:r w:rsidRPr="00A757C8">
        <w:rPr>
          <w:rtl/>
        </w:rPr>
        <w:t>יצתה ב"</w:t>
      </w:r>
      <w:r w:rsidRPr="00A757C8">
        <w:rPr>
          <w:rFonts w:hint="cs"/>
          <w:rtl/>
        </w:rPr>
        <w:t>ק</w:t>
      </w:r>
      <w:r>
        <w:rPr>
          <w:rtl/>
        </w:rPr>
        <w:t xml:space="preserve"> ואמרה: </w:t>
      </w:r>
      <w:r>
        <w:rPr>
          <w:rStyle w:val="afffff0"/>
          <w:rtl/>
          <w:rPrChange w:id="9013" w:author="מנוע פסוקים" w:date="2026-10-11T09:26:20Z">
            <w:rPr>
              <w:rtl/>
            </w:rPr>
          </w:rPrChange>
        </w:rPr>
        <w:t xml:space="preserve">כטל חרמון שיורד על הררי ציון</w:t>
      </w:r>
      <w:r>
        <w:rPr>
          <w:rtl/>
        </w:rPr>
        <w:t xml:space="preserve">, מה טל אין בו מעילה, אף שמן שיורד על זקן אהרן אין בו מעילה</w:t>
      </w:r>
    </w:p>
    <w:p w:rsidR="00E403F0" w:rsidRPr="00AD695E" w:rsidRDefault="00E403F0" w:rsidP="00E403F0">
      <w:pPr>
        <w:rPr>
          <w:rtl/>
        </w:rPr>
      </w:pPr>
      <w:r>
        <w:rPr>
          <w:rtl/>
        </w:rPr>
        <w:t xml:space="preserve">ועדיין אהרן היה דואג, שמא משה </w:t>
      </w:r>
      <w:r>
        <w:rPr>
          <w:rtl/>
        </w:rPr>
        <w:t xml:space="preserve">לא</w:t>
      </w:r>
      <w:r>
        <w:rPr>
          <w:rtl/>
        </w:rPr>
        <w:t xml:space="preserve"> מעל ואני מעלתי! </w:t>
      </w:r>
    </w:p>
    <w:p w:rsidR="00E403F0" w:rsidRPr="00AD695E" w:rsidRDefault="00E403F0" w:rsidP="00E403F0">
      <w:pPr>
        <w:rPr>
          <w:rtl/>
        </w:rPr>
      </w:pPr>
      <w:r>
        <w:rPr>
          <w:rtl/>
        </w:rPr>
        <w:t xml:space="preserve">יצתה בת קול ואמרה לו: </w:t>
      </w:r>
      <w:r>
        <w:rPr>
          <w:rStyle w:val="afffff0"/>
          <w:rtl/>
          <w:rPrChange w:id="9014" w:author="מנוע פסוקים" w:date="2026-10-11T09:26:20Z">
            <w:rPr>
              <w:rtl/>
            </w:rPr>
          </w:rPrChange>
        </w:rPr>
        <w:t xml:space="preserve">הנה מה טוב ומה נעים שבת אחים גם יחד</w:t>
      </w:r>
      <w:r>
        <w:rPr>
          <w:rtl/>
        </w:rPr>
        <w:t xml:space="preserve">, מה משה </w:t>
      </w:r>
      <w:r w:rsidRPr="00A757C8">
        <w:rPr>
          <w:rtl/>
        </w:rPr>
        <w:t xml:space="preserve">לא</w:t>
      </w:r>
      <w:r w:rsidRPr="00A757C8">
        <w:rPr>
          <w:rtl/>
        </w:rPr>
        <w:t xml:space="preserve"> מעל, אף אתה </w:t>
      </w:r>
      <w:r w:rsidRPr="00A757C8">
        <w:rPr>
          <w:rtl/>
        </w:rPr>
        <w:t xml:space="preserve">לא</w:t>
      </w:r>
      <w:r w:rsidRPr="00A757C8">
        <w:rPr>
          <w:rtl/>
        </w:rPr>
        <w:t xml:space="preserve"> מעלת.</w:t>
      </w:r>
    </w:p>
    <w:p w:rsidR="00E403F0" w:rsidRPr="00AD695E" w:rsidRDefault="00E403F0" w:rsidP="00E403F0">
      <w:pPr>
        <w:rPr>
          <w:rtl/>
        </w:rPr>
      </w:pPr>
    </w:p>
    <w:p>
      <w:pPr>
        <w:pStyle w:val="afffff8"/>
        <w:rPr>
          <w:ins w:id="90205" w:author="קלוד" w:date="2026-10-11T12:26:18Z"/>
        </w:rPr>
      </w:pPr>
      <w:ins w:id="90206" w:author="קלוד" w:date="2026-10-11T12:26:18Z">
        <w:r>
          <w:rPr>
            <w:color w:val="7B3F00"/>
          </w:rPr>
          <w:t xml:space="preserve">משיחת מלכים על המעיין - כדי שתימשך מלכותם</w:t>
        </w:r>
      </w:ins>
    </w:p>
    <w:p>
      <w:pPr>
        <w:pStyle w:val="38"/>
        <w:rPr>
          <w:ins w:id="93260" w:author="מנוע מכני" w:date="2026-10-11T12:04:39Z"/>
        </w:rPr>
      </w:pPr>
      <w:r w:rsidRPr="00217260">
        <w:t>ת"ר</w:t>
      </w:r>
      <w:r>
        <w:t xml:space="preserve">:</w:t>
      </w:r>
    </w:p>
    <w:p w:rsidR="00E403F0" w:rsidRPr="00AD695E" w:rsidRDefault="00E403F0" w:rsidP="00E403F0">
      <w:pPr>
        <w:rPr>
          <w:rtl/>
        </w:rPr>
      </w:pPr>
      <w:del w:id="93261" w:author="מנוע מכני" w:date="2026-10-11T12:04:39Z">
        <w:r>
          <w:rPr>
            <w:rtl/>
          </w:rPr>
          <w:delText xml:space="preserve"> </w:delText>
        </w:r>
      </w:del>
      <w:r>
        <w:rPr>
          <w:rtl/>
        </w:rPr>
        <w:t xml:space="preserve">אין מושחין את המלכים אלא על המעיין, כדי שתימשך מלכותן,</w:t>
      </w:r>
    </w:p>
    <w:p w:rsidR="00E403F0" w:rsidRPr="00AD695E" w:rsidRDefault="00E403F0" w:rsidP="00E403F0">
      <w:pPr>
        <w:pStyle w:val="affffb"/>
        <w:rPr>
          <w:rtl/>
        </w:rPr>
      </w:pPr>
      <w:r>
        <w:rPr>
          <w:rtl/>
        </w:rPr>
        <w:t xml:space="preserve">-</w:t>
      </w:r>
      <w:ins w:id="91735" w:author="מנוע מכני" w:date="2026-10-11T12:04:39Z">
        <w:r>
          <w:rPr>
            <w:rtl/>
          </w:rPr>
          <w:t xml:space="preserve"> </w:t>
        </w:r>
      </w:ins>
      <w:del w:id="91736" w:author="מנוע מכני" w:date="2026-10-11T12:04:39Z">
        <w:r>
          <w:rPr>
            <w:rtl/>
          </w:rPr>
          <w:delText xml:space="preserve">  </w:delText>
        </w:r>
      </w:del>
      <w:r>
        <w:rPr>
          <w:rtl/>
        </w:rPr>
        <w:t xml:space="preserve">שנא'</w:t>
      </w:r>
      <w:ins w:id="90251" w:author="Claude - סמנטי" w:date="2026-10-11T12:21:47Z">
        <w:r>
          <w:rPr>
            <w:rStyle w:val="afffff0"/>
            <w:rtl/>
          </w:rPr>
          <w:t xml:space="preserve">: וַיֹּאמֶר הַמֶּלֶךְ וְגוֹ</w:t>
        </w:r>
      </w:ins>
      <w:del w:id="90252" w:author="Claude - סמנטי" w:date="2026-10-11T12:21:47Z">
        <w:r>
          <w:rPr>
            <w:rtl/>
          </w:rPr>
          <w:delText xml:space="preserve">: ויאמר המלך וגו</w:delText>
        </w:r>
      </w:del>
      <w:r>
        <w:rPr>
          <w:rtl/>
        </w:rPr>
        <w:t xml:space="preserve">' והורדתם אותו על גיחון (וגו') ומשח אותו שם.</w:t>
      </w:r>
    </w:p>
    <w:p>
      <w:pPr>
        <w:pStyle w:val="38"/>
        <w:rPr>
          <w:ins w:id="93262" w:author="מנוע מכני" w:date="2026-10-11T12:04:39Z"/>
        </w:rPr>
      </w:pPr>
      <w:del w:id="94483" w:author="מנוע מכני" w:date="2026-10-11T12:04:39Z">
        <w:r>
          <w:delText xml:space="preserve">אמר </w:delText>
        </w:r>
      </w:del>
      <w:r>
        <w:t xml:space="preserve">רב אמי:</w:t>
      </w:r>
    </w:p>
    <w:p w:rsidR="00E403F0" w:rsidRPr="00AD695E" w:rsidRDefault="00E403F0" w:rsidP="00E403F0">
      <w:pPr>
        <w:rPr>
          <w:rtl/>
        </w:rPr>
      </w:pPr>
      <w:del w:id="93263" w:author="מנוע מכני" w:date="2026-10-11T12:04:39Z">
        <w:r>
          <w:rPr>
            <w:rtl/>
          </w:rPr>
          <w:delText xml:space="preserve"> </w:delText>
        </w:r>
      </w:del>
      <w:r>
        <w:rPr>
          <w:rFonts w:hint="cs"/>
          <w:rtl/>
        </w:rPr>
        <w:t xml:space="preserve">הרוצה לידע </w:t>
      </w:r>
      <w:ins w:id="92351" w:author="מנוע מכני" w:date="2026-10-11T12:04:39Z">
        <w:r>
          <w:rPr>
            <w:rFonts w:hint="cs"/>
            <w:rtl/>
          </w:rPr>
          <w:t xml:space="preserve">אם </w:t>
        </w:r>
      </w:ins>
      <w:del w:id="92352" w:author="מנוע מכני" w:date="2026-10-11T12:04:39Z">
        <w:r>
          <w:rPr>
            <w:rFonts w:hint="cs"/>
            <w:rtl/>
          </w:rPr>
          <w:delText xml:space="preserve">אי </w:delText>
        </w:r>
      </w:del>
      <w:r>
        <w:rPr>
          <w:rFonts w:hint="cs"/>
          <w:rtl/>
        </w:rPr>
        <w:t xml:space="preserve">נמשכת שנתו או </w:t>
      </w:r>
      <w:r>
        <w:rPr>
          <w:rFonts w:hint="cs"/>
          <w:rtl/>
        </w:rPr>
        <w:t xml:space="preserve">לא</w:t>
      </w:r>
      <w:r>
        <w:rPr>
          <w:rFonts w:hint="cs"/>
          <w:rtl/>
        </w:rPr>
        <w:t xml:space="preserve">, </w:t>
      </w:r>
    </w:p>
    <w:p w:rsidR="00E403F0" w:rsidRPr="00AD695E" w:rsidRDefault="00E403F0" w:rsidP="00E403F0">
      <w:pPr>
        <w:rPr>
          <w:rtl/>
        </w:rPr>
      </w:pPr>
      <w:r>
        <w:rPr>
          <w:rtl/>
        </w:rPr>
        <w:tab/>
      </w:r>
      <w:r>
        <w:rPr>
          <w:rtl/>
        </w:rPr>
        <w:tab/>
      </w:r>
      <w:r>
        <w:rPr>
          <w:rFonts w:hint="cs"/>
          <w:rtl/>
        </w:rPr>
        <w:t>יביא נר באלו עשי</w:t>
      </w:r>
      <w:r>
        <w:rPr>
          <w:rtl/>
        </w:rPr>
        <w:t>"</w:t>
      </w:r>
      <w:r>
        <w:rPr>
          <w:rFonts w:hint="cs"/>
          <w:rtl/>
        </w:rPr>
        <w:t xml:space="preserve">ת ויתלה בבית שאין רוח איימשך אורו יידע שישלים שנתו </w:t>
      </w:r>
    </w:p>
    <w:p w:rsidR="00E403F0" w:rsidRPr="00AD695E" w:rsidRDefault="00E403F0" w:rsidP="00E403F0">
      <w:pPr>
        <w:rPr>
          <w:rtl/>
        </w:rPr>
      </w:pPr>
      <w:r>
        <w:rPr>
          <w:rFonts w:hint="cs"/>
          <w:rtl/>
        </w:rPr>
        <w:t xml:space="preserve">והרוצה לידע </w:t>
      </w:r>
      <w:ins w:id="92353" w:author="מנוע מכני" w:date="2026-10-11T12:04:39Z">
        <w:r>
          <w:rPr>
            <w:rFonts w:hint="cs"/>
            <w:rtl/>
          </w:rPr>
          <w:t xml:space="preserve">אם </w:t>
        </w:r>
      </w:ins>
      <w:del w:id="92354" w:author="מנוע מכני" w:date="2026-10-11T12:04:39Z">
        <w:r>
          <w:rPr>
            <w:rFonts w:hint="cs"/>
            <w:rtl/>
          </w:rPr>
          <w:delText xml:space="preserve">אי </w:delText>
        </w:r>
      </w:del>
      <w:r>
        <w:rPr>
          <w:rFonts w:hint="cs"/>
          <w:rtl/>
        </w:rPr>
        <w:t xml:space="preserve">יצליח עיסקו אוא </w:t>
      </w:r>
      <w:r>
        <w:rPr>
          <w:rFonts w:hint="cs"/>
          <w:rtl/>
        </w:rPr>
        <w:t xml:space="preserve">לא</w:t>
      </w:r>
      <w:r>
        <w:rPr>
          <w:rFonts w:hint="cs"/>
          <w:rtl/>
        </w:rPr>
        <w:t xml:space="preserve"> יביא תרנגול </w:t>
      </w:r>
      <w:ins w:id="92355" w:author="מנוע מכני" w:date="2026-10-11T12:04:39Z">
        <w:r>
          <w:rPr>
            <w:rFonts w:hint="cs"/>
            <w:rtl/>
          </w:rPr>
          <w:t xml:space="preserve">אם </w:t>
        </w:r>
      </w:ins>
      <w:del w:id="92356" w:author="מנוע מכני" w:date="2026-10-11T12:04:39Z">
        <w:r>
          <w:rPr>
            <w:rFonts w:hint="cs"/>
            <w:rtl/>
          </w:rPr>
          <w:delText xml:space="preserve">אי </w:delText>
        </w:r>
      </w:del>
      <w:r>
        <w:rPr>
          <w:rFonts w:hint="cs"/>
          <w:rtl/>
        </w:rPr>
        <w:t xml:space="preserve">שמן ושפר יידע שמצליח </w:t>
      </w:r>
    </w:p>
    <w:p w:rsidR="00E403F0" w:rsidRPr="00AD695E" w:rsidRDefault="00E403F0" w:rsidP="00E403F0">
      <w:pPr>
        <w:rPr>
          <w:rtl/>
        </w:rPr>
      </w:pPr>
      <w:r>
        <w:rPr>
          <w:rFonts w:hint="cs"/>
          <w:rtl/>
        </w:rPr>
        <w:t xml:space="preserve">הרוצה לידע אם כשהולך לדרכו יחזור, יכנס בבית אפל ויראה אם רואה בבואה לבבואה דבבואה יחזור לביתו </w:t>
      </w:r>
      <w:r>
        <w:rPr>
          <w:rtl/>
        </w:rPr>
        <w:t>–</w:t>
      </w:r>
      <w:r>
        <w:rPr>
          <w:rFonts w:hint="cs"/>
          <w:rtl/>
        </w:rPr>
        <w:t xml:space="preserve"> ולא </w:t>
      </w:r>
      <w:ins w:id="90335" w:author="מנוע מכני" w:date="2026-10-11T12:04:39Z">
        <w:r>
          <w:rPr>
            <w:rFonts w:hint="cs"/>
            <w:rtl/>
          </w:rPr>
          <w:t xml:space="preserve">דבר</w:t>
        </w:r>
      </w:ins>
      <w:del w:id="90336" w:author="מנוע מכני" w:date="2026-10-11T12:04:39Z">
        <w:r>
          <w:rPr>
            <w:rFonts w:hint="cs"/>
            <w:rtl/>
          </w:rPr>
          <w:delText xml:space="preserve">מילתא</w:delText>
        </w:r>
      </w:del>
      <w:r>
        <w:rPr>
          <w:rFonts w:hint="cs"/>
          <w:rtl/>
        </w:rPr>
        <w:t xml:space="preserve"> היא שמא יחלש דעתו ומתרע מזלו </w:t>
      </w:r>
    </w:p>
    <w:p w:rsidR="00E403F0" w:rsidRPr="00AD695E" w:rsidRDefault="00E403F0" w:rsidP="00E403F0">
      <w:pPr>
        <w:pStyle w:val="afff3"/>
        <w:framePr w:wrap="around"/>
        <w:spacing w:line="240" w:lineRule="exact"/>
        <w:rPr>
          <w:rtl/>
        </w:rPr>
      </w:pPr>
      <w:r w:rsidRPr="009239E9">
        <w:rPr>
          <w:rFonts w:hint="cs"/>
          <w:szCs w:val="18"/>
          <w:rtl/>
        </w:rPr>
        <w:t>ו.</w:t>
      </w:r>
    </w:p>
    <w:p w:rsidR="00E403F0" w:rsidRPr="00AD695E" w:rsidRDefault="00E403F0" w:rsidP="00E403F0">
      <w:pPr>
        <w:rPr>
          <w:rtl/>
        </w:rPr>
      </w:pPr>
    </w:p>
    <w:p>
      <w:pPr>
        <w:pStyle w:val="38"/>
        <w:rPr>
          <w:ins w:id="93265" w:author="מנוע מכני" w:date="2026-10-11T12:04:39Z"/>
        </w:rPr>
      </w:pPr>
      <w:del w:id="93264" w:author="מנוע מכני" w:date="2026-10-11T12:04:39Z">
        <w:r w:rsidRPr="00A757C8">
          <w:delText xml:space="preserve">•</w:delText>
        </w:r>
      </w:del>
      <w:r w:rsidRPr="00A757C8">
        <w:t xml:space="preserve"> אביי:</w:t>
      </w:r>
    </w:p>
    <w:p w:rsidR="00E403F0" w:rsidRPr="00AD695E" w:rsidRDefault="00E403F0" w:rsidP="00E403F0">
      <w:pPr>
        <w:rPr>
          <w:rtl/>
        </w:rPr>
      </w:pPr>
      <w:del w:id="93266" w:author="מנוע מכני" w:date="2026-10-11T12:04:39Z">
        <w:r w:rsidRPr="00A757C8">
          <w:rPr>
            <w:rtl/>
          </w:rPr>
          <w:delText xml:space="preserve"> </w:delText>
        </w:r>
      </w:del>
      <w:ins w:id="90993" w:author="מנוע מכני" w:date="2026-10-11T12:04:39Z">
        <w:r>
          <w:rPr>
            <w:rtl/>
          </w:rPr>
          <w:t xml:space="preserve">עכשיו</w:t>
        </w:r>
      </w:ins>
      <w:del w:id="90994" w:author="מנוע מכני" w:date="2026-10-11T12:04:39Z">
        <w:r w:rsidRPr="00A757C8">
          <w:rPr>
            <w:rtl/>
          </w:rPr>
          <w:delText xml:space="preserve">השתא</w:delText>
        </w:r>
      </w:del>
      <w:r w:rsidRPr="00A757C8">
        <w:rPr>
          <w:rtl/>
        </w:rPr>
        <w:t xml:space="preserve"> דאמרת סימנא </w:t>
      </w:r>
      <w:ins w:id="90337" w:author="מנוע מכני" w:date="2026-10-11T12:04:39Z">
        <w:r>
          <w:rPr>
            <w:rtl/>
          </w:rPr>
          <w:t xml:space="preserve">דבר</w:t>
        </w:r>
      </w:ins>
      <w:del w:id="90338" w:author="מנוע מכני" w:date="2026-10-11T12:04:39Z">
        <w:r w:rsidRPr="00A757C8">
          <w:rPr>
            <w:rtl/>
          </w:rPr>
          <w:delText xml:space="preserve">מילתא</w:delText>
        </w:r>
      </w:del>
      <w:r w:rsidRPr="00A757C8">
        <w:rPr>
          <w:rtl/>
        </w:rPr>
        <w:t xml:space="preserve"> היא, יהא רגיל </w:t>
      </w:r>
      <w:r w:rsidRPr="00A757C8">
        <w:rPr>
          <w:rFonts w:hint="cs"/>
          <w:rtl/>
        </w:rPr>
        <w:t xml:space="preserve">אדם לאכול </w:t>
      </w:r>
      <w:r w:rsidRPr="00A757C8">
        <w:rPr>
          <w:rStyle w:val="2fb"/>
          <w:rFonts w:hint="cs"/>
          <w:rtl/>
        </w:rPr>
        <w:t xml:space="preserve">בר</w:t>
      </w:r>
      <w:r w:rsidRPr="00A757C8">
        <w:rPr>
          <w:rStyle w:val="2fb"/>
          <w:rtl/>
        </w:rPr>
        <w:t>"</w:t>
      </w:r>
      <w:r w:rsidRPr="00A757C8">
        <w:rPr>
          <w:rStyle w:val="2fb"/>
          <w:rFonts w:hint="cs"/>
          <w:rtl/>
        </w:rPr>
        <w:t xml:space="preserve">ה</w:t>
      </w:r>
      <w:r w:rsidRPr="00A757C8">
        <w:rPr>
          <w:rFonts w:hint="cs"/>
          <w:rtl/>
        </w:rPr>
        <w:t xml:space="preserve"> ק</w:t>
      </w:r>
      <w:r w:rsidRPr="00A757C8">
        <w:rPr>
          <w:rtl/>
        </w:rPr>
        <w:t>רא ורוביא, כרתי, סילקא ותמרי.</w:t>
      </w:r>
    </w:p>
    <w:p>
      <w:pPr>
        <w:pStyle w:val="afffff8"/>
        <w:rPr>
          <w:ins w:id="90203" w:author="קלוד" w:date="2026-10-11T12:26:18Z"/>
        </w:rPr>
      </w:pPr>
      <w:ins w:id="90204" w:author="קלוד" w:date="2026-10-11T12:26:18Z">
        <w:r>
          <w:rPr>
            <w:color w:val="7B3F00"/>
          </w:rPr>
          <w:t xml:space="preserve">עצות ר"מ לבניו - בגרסת השמועה ובישיבה לפני הרב</w:t>
        </w:r>
      </w:ins>
    </w:p>
    <w:p>
      <w:pPr>
        <w:pStyle w:val="38"/>
        <w:rPr>
          <w:ins w:id="93267" w:author="מנוע מכני" w:date="2026-10-11T12:04:39Z"/>
        </w:rPr>
      </w:pPr>
      <w:del w:id="94535" w:author="מנוע מכני" w:date="2026-10-11T12:04:39Z">
        <w:r>
          <w:delText xml:space="preserve">א</w:delText>
        </w:r>
        <w:r>
          <w:delText xml:space="preserve">"</w:delText>
        </w:r>
        <w:r>
          <w:delText xml:space="preserve">ל </w:delText>
        </w:r>
      </w:del>
      <w:r>
        <w:t xml:space="preserve">ר</w:t>
      </w:r>
      <w:r>
        <w:t>"</w:t>
      </w:r>
      <w:r>
        <w:t>מ לבניו</w:t>
      </w:r>
      <w:r>
        <w:t xml:space="preserve">:</w:t>
      </w:r>
    </w:p>
    <w:p w:rsidR="00E403F0" w:rsidRPr="00AD695E" w:rsidRDefault="00E403F0" w:rsidP="00E403F0">
      <w:pPr>
        <w:rPr>
          <w:rtl/>
        </w:rPr>
      </w:pPr>
      <w:del w:id="93268" w:author="מנוע מכני" w:date="2026-10-11T12:04:39Z">
        <w:r>
          <w:rPr>
            <w:rtl/>
          </w:rPr>
          <w:delText xml:space="preserve"> </w:delText>
        </w:r>
      </w:del>
      <w:r>
        <w:rPr>
          <w:rtl/>
        </w:rPr>
        <w:t xml:space="preserve">כ</w:t>
      </w:r>
      <w:r>
        <w:rPr>
          <w:rFonts w:hint="cs"/>
          <w:rtl/>
        </w:rPr>
        <w:t>שתרצו לילך ללמוד מרבכם</w:t>
      </w:r>
      <w:r>
        <w:rPr>
          <w:rtl/>
        </w:rPr>
        <w:t xml:space="preserve">, גרוסו </w:t>
      </w:r>
      <w:ins w:id="92839" w:author="מנוע מכני" w:date="2026-10-11T12:04:39Z">
        <w:r>
          <w:rPr>
            <w:rtl/>
          </w:rPr>
          <w:t xml:space="preserve">מתחילה</w:t>
        </w:r>
      </w:ins>
      <w:del w:id="92840" w:author="מנוע מכני" w:date="2026-10-11T12:04:39Z">
        <w:r>
          <w:rPr>
            <w:rtl/>
          </w:rPr>
          <w:delText xml:space="preserve">מעיקרא</w:delText>
        </w:r>
      </w:del>
      <w:r>
        <w:rPr>
          <w:rtl/>
        </w:rPr>
        <w:t xml:space="preserve"> מתני' </w:t>
      </w:r>
      <w:ins w:id="90339" w:author="מנוע מכני" w:date="2026-10-11T12:04:39Z">
        <w:r>
          <w:rPr>
            <w:rtl/>
          </w:rPr>
          <w:t xml:space="preserve">ואח"כ</w:t>
        </w:r>
      </w:ins>
      <w:del w:id="90340" w:author="מנוע מכני" w:date="2026-10-11T12:04:39Z">
        <w:r>
          <w:rPr>
            <w:rtl/>
          </w:rPr>
          <w:delText xml:space="preserve">והדר</w:delText>
        </w:r>
      </w:del>
      <w:r>
        <w:rPr>
          <w:rtl/>
        </w:rPr>
        <w:t xml:space="preserve"> עולו קמי רבכון</w:t>
      </w:r>
      <w:ins w:id="91737" w:author="מנוע מכני" w:date="2026-10-11T12:04:39Z">
        <w:r>
          <w:rPr>
            <w:rtl/>
          </w:rPr>
          <w:t xml:space="preserve">,</w:t>
        </w:r>
      </w:ins>
      <w:del w:id="91738" w:author="מנוע מכני" w:date="2026-10-11T12:04:39Z">
        <w:r>
          <w:rPr>
            <w:rtl/>
          </w:rPr>
          <w:delText xml:space="preserve">;</w:delText>
        </w:r>
      </w:del>
    </w:p>
    <w:p w:rsidR="00E403F0" w:rsidRPr="00AD695E" w:rsidRDefault="00E403F0" w:rsidP="00E403F0">
      <w:pPr>
        <w:rPr>
          <w:rtl/>
        </w:rPr>
      </w:pPr>
      <w:r>
        <w:rPr>
          <w:rtl/>
        </w:rPr>
        <w:t>וכ</w:t>
      </w:r>
      <w:r>
        <w:rPr>
          <w:rFonts w:hint="cs"/>
          <w:rtl/>
        </w:rPr>
        <w:t>שתשבו לפני רבכם ראו לפיו שנא' '</w:t>
      </w:r>
      <w:ins w:id="90253" w:author="Claude - סמנטי" w:date="2026-10-11T12:21:47Z">
        <w:r>
          <w:rPr>
            <w:rStyle w:val="afffff0"/>
            <w:rtl/>
          </w:rPr>
          <w:t xml:space="preserve">וְהָיוּ עֵינֶיךָ רוֹאוֹת אֶת מוֹרֶיךָ</w:t>
        </w:r>
      </w:ins>
      <w:del w:id="90254" w:author="Claude - סמנטי" w:date="2026-10-11T12:21:47Z">
        <w:r>
          <w:rPr>
            <w:rtl/>
          </w:rPr>
          <w:delText xml:space="preserve">והיו עיניך רואות את מוריך</w:delText>
        </w:r>
      </w:del>
      <w:r>
        <w:rPr>
          <w:rFonts w:hint="cs"/>
          <w:rtl/>
        </w:rPr>
        <w:t>'</w:t>
      </w:r>
      <w:ins w:id="91739" w:author="מנוע מכני" w:date="2026-10-11T12:04:39Z">
        <w:r>
          <w:rPr>
            <w:rtl/>
          </w:rPr>
          <w:t xml:space="preserve">,</w:t>
        </w:r>
      </w:ins>
      <w:del w:id="91740" w:author="מנוע מכני" w:date="2026-10-11T12:04:39Z">
        <w:r>
          <w:rPr>
            <w:rtl/>
          </w:rPr>
          <w:delText xml:space="preserve">;</w:delText>
        </w:r>
      </w:del>
    </w:p>
    <w:p w:rsidR="00E403F0" w:rsidRPr="00AD695E" w:rsidRDefault="00E403F0" w:rsidP="00E403F0">
      <w:pPr>
        <w:rPr>
          <w:rtl/>
        </w:rPr>
      </w:pPr>
      <w:r>
        <w:rPr>
          <w:rtl/>
        </w:rPr>
        <w:t>וכ</w:t>
      </w:r>
      <w:r>
        <w:rPr>
          <w:rFonts w:hint="cs"/>
          <w:rtl/>
        </w:rPr>
        <w:t xml:space="preserve">שתגרסו שמועתכם </w:t>
      </w:r>
      <w:r>
        <w:rPr>
          <w:rtl/>
        </w:rPr>
        <w:t>גרוסו על מי</w:t>
      </w:r>
      <w:r>
        <w:rPr>
          <w:rFonts w:hint="cs"/>
          <w:rtl/>
        </w:rPr>
        <w:t>ם</w:t>
      </w:r>
      <w:r>
        <w:rPr>
          <w:rtl/>
        </w:rPr>
        <w:t xml:space="preserve">, </w:t>
      </w:r>
      <w:r>
        <w:rPr>
          <w:rFonts w:hint="cs"/>
          <w:rtl/>
        </w:rPr>
        <w:t xml:space="preserve">שתמשך שמועתכם </w:t>
      </w:r>
    </w:p>
    <w:p w:rsidR="00E403F0" w:rsidRPr="00AD695E" w:rsidRDefault="00E403F0" w:rsidP="00E403F0">
      <w:pPr>
        <w:rPr>
          <w:rtl/>
        </w:rPr>
      </w:pPr>
      <w:r>
        <w:rPr>
          <w:rtl/>
        </w:rPr>
        <w:t xml:space="preserve">• </w:t>
      </w:r>
      <w:r>
        <w:rPr>
          <w:rFonts w:hint="cs"/>
          <w:rtl/>
        </w:rPr>
        <w:t xml:space="preserve">שבו על אשפות מתא מחסיא ולא בארמונות פומבדיתא [</w:t>
      </w:r>
      <w:ins w:id="90023" w:author="Claude - סמנטי" w:date="2026-10-11T12:21:47Z">
        <w:r>
          <w:rPr>
            <w:rFonts w:hint="cs"/>
            <w:rtl/>
          </w:rPr>
          <w:t xml:space="preserve">כי ליסטים</w:t>
        </w:r>
      </w:ins>
      <w:del w:id="90024" w:author="Claude - סמנטי" w:date="2026-10-11T12:21:47Z">
        <w:r>
          <w:rPr>
            <w:rFonts w:hint="cs"/>
            <w:rtl/>
          </w:rPr>
          <w:delText xml:space="preserve">דליסטים</w:delText>
        </w:r>
      </w:del>
      <w:r>
        <w:rPr>
          <w:rFonts w:hint="cs"/>
          <w:rtl/>
        </w:rPr>
        <w:t xml:space="preserve"> הם] </w:t>
      </w:r>
    </w:p>
    <w:p w:rsidR="00E403F0" w:rsidRPr="00AD695E" w:rsidRDefault="00E403F0" w:rsidP="00E403F0">
      <w:pPr>
        <w:rPr>
          <w:rtl/>
        </w:rPr>
      </w:pPr>
      <w:r>
        <w:rPr>
          <w:rtl/>
        </w:rPr>
        <w:t xml:space="preserve">• </w:t>
      </w:r>
      <w:r>
        <w:rPr>
          <w:rFonts w:hint="cs"/>
          <w:rtl/>
        </w:rPr>
        <w:t xml:space="preserve">אכלו דג סרוח מכותח דרמי כיפי </w:t>
      </w:r>
    </w:p>
    <w:p w:rsidR="00E403F0" w:rsidRPr="00AD695E" w:rsidRDefault="00E403F0" w:rsidP="00E403F0">
      <w:pPr>
        <w:rPr>
          <w:rtl/>
        </w:rPr>
      </w:pPr>
      <w:r>
        <w:rPr>
          <w:rtl/>
        </w:rPr>
        <w:t xml:space="preserve">• </w:t>
      </w:r>
      <w:r>
        <w:rPr>
          <w:rFonts w:hint="cs"/>
          <w:rtl/>
        </w:rPr>
        <w:t>'</w:t>
      </w:r>
      <w:r>
        <w:rPr>
          <w:rStyle w:val="afffff0"/>
          <w:rtl/>
        </w:rPr>
        <w:t xml:space="preserve">ותתפלל חנה ותאמר עלץ לבי בה</w:t>
      </w:r>
      <w:r>
        <w:rPr>
          <w:rtl/>
        </w:rPr>
        <w:t xml:space="preserve">' רמה </w:t>
      </w:r>
      <w:r w:rsidRPr="00217260">
        <w:rPr>
          <w:b/>
          <w:bCs/>
          <w:rtl/>
        </w:rPr>
        <w:t>קרני</w:t>
      </w:r>
      <w:r w:rsidRPr="00217260">
        <w:rPr>
          <w:rFonts w:hint="cs"/>
          <w:b/>
          <w:bCs/>
          <w:rtl/>
        </w:rPr>
        <w:t>'</w:t>
      </w:r>
      <w:r>
        <w:rPr>
          <w:rtl/>
        </w:rPr>
        <w:t xml:space="preserve">, ולא רמה פכי, </w:t>
      </w:r>
    </w:p>
    <w:p w:rsidR="00E403F0" w:rsidRPr="00E87E21" w:rsidRDefault="00E403F0" w:rsidP="00E403F0">
      <w:pPr>
        <w:rPr>
          <w:spacing w:val="-4"/>
          <w:rtl/>
        </w:rPr>
      </w:pPr>
      <w:r w:rsidRPr="00E87E21">
        <w:rPr>
          <w:spacing w:val="-4"/>
          <w:rtl/>
        </w:rPr>
        <w:t xml:space="preserve">דוד ושלמה שנמשחו בקרן - נמשכה מלכותם, שאול ויהוא שנמשחו מן הפך - </w:t>
      </w:r>
      <w:r w:rsidRPr="00E87E21">
        <w:rPr>
          <w:spacing w:val="-4"/>
          <w:rtl/>
        </w:rPr>
        <w:t xml:space="preserve">לא</w:t>
      </w:r>
      <w:r w:rsidRPr="00E87E21">
        <w:rPr>
          <w:spacing w:val="-4"/>
          <w:rtl/>
        </w:rPr>
        <w:t xml:space="preserve"> נמשכה מלכותם.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201" w:author="קלוד" w:date="2026-10-11T12:26:18Z"/>
        </w:rPr>
      </w:pPr>
      <w:ins w:id="90202" w:author="קלוד" w:date="2026-10-11T12:26:18Z">
        <w:r>
          <w:rPr>
            <w:color w:val="7B3F00"/>
          </w:rPr>
          <w:t xml:space="preserve">מפטם קטרת - ללמד פטור, להריח חייב, והמריח פטור אלא שמעל</w:t>
        </w:r>
      </w:ins>
    </w:p>
    <w:p w:rsidR="00E403F0" w:rsidRPr="00AD695E" w:rsidRDefault="00E403F0" w:rsidP="00E403F0">
      <w:pPr>
        <w:rPr>
          <w:rtl/>
        </w:rPr>
      </w:pPr>
      <w:r w:rsidRPr="00217260">
        <w:rPr>
          <w:b/>
          <w:bCs/>
          <w:rtl/>
        </w:rPr>
        <w:t>המפטם את הקטרת.</w:t>
      </w:r>
    </w:p>
    <w:p>
      <w:pPr>
        <w:pStyle w:val="38"/>
        <w:rPr>
          <w:ins w:id="93269" w:author="מנוע מכני" w:date="2026-10-11T12:04:39Z"/>
        </w:rPr>
      </w:pPr>
      <w:r w:rsidRPr="002D69EF">
        <w:t>ת"ר</w:t>
      </w:r>
      <w:r w:rsidRPr="00A757C8">
        <w:t xml:space="preserve">:</w:t>
      </w:r>
    </w:p>
    <w:p w:rsidR="00E403F0" w:rsidRPr="00AD695E" w:rsidRDefault="00E403F0" w:rsidP="00E403F0">
      <w:pPr>
        <w:rPr>
          <w:rtl/>
        </w:rPr>
      </w:pPr>
      <w:del w:id="93270" w:author="מנוע מכני" w:date="2026-10-11T12:04:39Z">
        <w:r w:rsidRPr="00A757C8">
          <w:rPr>
            <w:rtl/>
          </w:rPr>
          <w:delText xml:space="preserve"> </w:delText>
        </w:r>
      </w:del>
      <w:r w:rsidRPr="00A757C8">
        <w:rPr>
          <w:rtl/>
        </w:rPr>
        <w:t xml:space="preserve">המפטם את הקטרת ללמד בה או למוסרה לציבור פטור, להריח בה חייב, והמריח בה פטור, אלא שמעל.</w:t>
      </w:r>
    </w:p>
    <w:p w:rsidR="00E403F0" w:rsidRPr="00AD695E" w:rsidRDefault="00E403F0" w:rsidP="00E403F0">
      <w:pPr>
        <w:rPr>
          <w:rtl/>
        </w:rPr>
      </w:pPr>
      <w:r>
        <w:rPr>
          <w:rtl/>
        </w:rPr>
        <w:t xml:space="preserve">ומי </w:t>
      </w:r>
      <w:ins w:id="90341" w:author="מנוע מכני" w:date="2026-10-11T12:04:39Z">
        <w:r>
          <w:rPr>
            <w:rtl/>
          </w:rPr>
          <w:t xml:space="preserve">יש</w:t>
        </w:r>
      </w:ins>
      <w:del w:id="90342" w:author="מנוע מכני" w:date="2026-10-11T12:04:39Z">
        <w:r>
          <w:rPr>
            <w:rtl/>
          </w:rPr>
          <w:delText xml:space="preserve">איכא</w:delText>
        </w:r>
      </w:del>
      <w:r>
        <w:rPr>
          <w:rtl/>
        </w:rPr>
        <w:t xml:space="preserve"> מעילה [בריח] </w:t>
      </w:r>
      <w:r>
        <w:rPr>
          <w:rStyle w:val="2fb"/>
          <w:rtl/>
        </w:rPr>
        <w:t xml:space="preserve">והא</w:t>
      </w:r>
      <w:r>
        <w:rPr>
          <w:rStyle w:val="2fb"/>
          <w:rFonts w:hint="cs"/>
          <w:rtl/>
        </w:rPr>
        <w:t>רשב</w:t>
      </w:r>
      <w:r>
        <w:rPr>
          <w:rStyle w:val="2fb"/>
          <w:rtl/>
        </w:rPr>
        <w:t>"</w:t>
      </w:r>
      <w:r>
        <w:rPr>
          <w:rStyle w:val="2fb"/>
          <w:rFonts w:hint="cs"/>
          <w:rtl/>
        </w:rPr>
        <w:t xml:space="preserve">פ</w:t>
      </w:r>
      <w:r>
        <w:rPr>
          <w:rFonts w:hint="cs"/>
          <w:rtl/>
        </w:rPr>
        <w:t xml:space="preserve"> </w:t>
      </w:r>
      <w:r>
        <w:rPr>
          <w:rStyle w:val="2fb"/>
          <w:rFonts w:hint="cs"/>
          <w:rtl/>
        </w:rPr>
        <w:t xml:space="preserve">מריב</w:t>
      </w:r>
      <w:r>
        <w:rPr>
          <w:rStyle w:val="2fb"/>
          <w:rtl/>
        </w:rPr>
        <w:t>"</w:t>
      </w:r>
      <w:r>
        <w:rPr>
          <w:rStyle w:val="2fb"/>
          <w:rFonts w:hint="cs"/>
          <w:rtl/>
        </w:rPr>
        <w:t xml:space="preserve">ל</w:t>
      </w:r>
      <w:r>
        <w:rPr>
          <w:rFonts w:hint="cs"/>
          <w:rtl/>
        </w:rPr>
        <w:t xml:space="preserve"> </w:t>
      </w:r>
      <w:r>
        <w:rPr>
          <w:rStyle w:val="2fb"/>
          <w:rFonts w:hint="cs"/>
          <w:rtl/>
        </w:rPr>
        <w:t xml:space="preserve">מ</w:t>
      </w:r>
      <w:r>
        <w:rPr>
          <w:rStyle w:val="2fb"/>
          <w:rtl/>
        </w:rPr>
        <w:t xml:space="preserve">בר קפרא</w:t>
      </w:r>
      <w:r>
        <w:rPr>
          <w:rtl/>
        </w:rPr>
        <w:t xml:space="preserve">: קול ומראה וריח אין בהן משום מעילה! ריח אחר שתעלה תמרתו אין בו משום מעילה, שהרי אין לך דבר אחר שנעשה מצותו ומועלין בו.</w:t>
      </w:r>
    </w:p>
    <w:p>
      <w:pPr>
        <w:pStyle w:val="38"/>
        <w:rPr>
          <w:ins w:id="93271" w:author="מנוע מכני" w:date="2026-10-11T12:04:39Z"/>
        </w:rPr>
      </w:pPr>
      <w:r>
        <w:lastRenderedPageBreak/>
        <w:t xml:space="preserve">אלמה </w:t>
      </w:r>
      <w:r>
        <w:lastRenderedPageBreak/>
        <w:t xml:space="preserve">לא</w:t>
      </w:r>
      <w:r>
        <w:lastRenderedPageBreak/>
        <w:t xml:space="preserve">?</w:t>
      </w:r>
    </w:p>
    <w:p w:rsidR="00E403F0" w:rsidRPr="00AD695E" w:rsidRDefault="00E403F0" w:rsidP="00E403F0">
      <w:pPr>
        <w:rPr>
          <w:rtl/>
        </w:rPr>
      </w:pPr>
      <w:del w:id="93272" w:author="מנוע מכני" w:date="2026-10-11T12:04:39Z">
        <w:r>
          <w:rPr>
            <w:rtl/>
          </w:rPr>
          <w:lastRenderedPageBreak/>
          <w:delText xml:space="preserve"> </w:delText>
        </w:r>
      </w:del>
      <w:r>
        <w:rPr>
          <w:rtl/>
        </w:rPr>
        <w:lastRenderedPageBreak/>
        <w:t xml:space="preserve">והרי תרומת הדשן, דנעשית מצותה ומועלין בה! </w:t>
      </w:r>
    </w:p>
    <w:p w:rsidR="00E403F0" w:rsidRPr="00AD695E" w:rsidRDefault="00E403F0" w:rsidP="00E403F0">
      <w:pPr>
        <w:rPr>
          <w:rtl/>
        </w:rPr>
      </w:pPr>
      <w:r>
        <w:rPr>
          <w:rtl/>
        </w:rPr>
        <w:t xml:space="preserve">משום </w:t>
      </w:r>
      <w:ins w:id="90025" w:author="Claude - סמנטי" w:date="2026-10-11T12:21:47Z">
        <w:r>
          <w:rPr>
            <w:rtl/>
          </w:rPr>
          <w:t xml:space="preserve">שהם</w:t>
        </w:r>
      </w:ins>
      <w:del w:id="90026" w:author="Claude - סמנטי" w:date="2026-10-11T12:21:47Z">
        <w:r>
          <w:rPr>
            <w:rtl/>
          </w:rPr>
          <w:delText xml:space="preserve">דהוי</w:delText>
        </w:r>
      </w:del>
      <w:r>
        <w:rPr>
          <w:rtl/>
        </w:rPr>
        <w:t xml:space="preserve"> תרומת הדשן ובגדי כהונה שני כתובים הבאים כאחד, </w:t>
      </w:r>
      <w:r>
        <w:rPr>
          <w:rFonts w:hint="cs"/>
          <w:rtl/>
        </w:rPr>
        <w:t>ו</w:t>
      </w:r>
      <w:r>
        <w:rPr>
          <w:rtl/>
        </w:rPr>
        <w:t>אין מלמדים.</w:t>
      </w:r>
    </w:p>
    <w:p w:rsidR="00E403F0" w:rsidRPr="00AD695E" w:rsidRDefault="00E403F0" w:rsidP="00E403F0">
      <w:pPr>
        <w:rPr>
          <w:rtl/>
        </w:rPr>
      </w:pPr>
      <w:r>
        <w:rPr>
          <w:rtl/>
        </w:rPr>
        <w:t xml:space="preserve">הניחא לרבנן, אלא לר' דוסא </w:t>
      </w:r>
      <w:ins w:id="90995" w:author="מנוע מכני" w:date="2026-10-11T12:04:39Z">
        <w:r>
          <w:rPr>
            <w:rtl/>
          </w:rPr>
          <w:t xml:space="preserve">מה</w:t>
        </w:r>
      </w:ins>
      <w:del w:id="90996" w:author="מנוע מכני" w:date="2026-10-11T12:04:39Z">
        <w:r>
          <w:rPr>
            <w:rtl/>
          </w:rPr>
          <w:delText xml:space="preserve">מאי</w:delText>
        </w:r>
      </w:del>
      <w:r>
        <w:rPr>
          <w:rtl/>
        </w:rPr>
        <w:t xml:space="preserve"> </w:t>
      </w:r>
      <w:ins w:id="90343" w:author="מנוע מכני" w:date="2026-10-11T12:04:39Z">
        <w:r>
          <w:rPr>
            <w:rtl/>
          </w:rPr>
          <w:t xml:space="preserve">יש</w:t>
        </w:r>
      </w:ins>
      <w:del w:id="90344" w:author="מנוע מכני" w:date="2026-10-11T12:04:39Z">
        <w:r>
          <w:rPr>
            <w:rtl/>
          </w:rPr>
          <w:delText xml:space="preserve">איכא</w:delText>
        </w:r>
      </w:del>
      <w:r>
        <w:rPr>
          <w:rtl/>
        </w:rPr>
        <w:t xml:space="preserve"> </w:t>
      </w:r>
      <w:ins w:id="92841" w:author="מנוע מכני" w:date="2026-10-11T12:04:39Z">
        <w:r>
          <w:rPr>
            <w:rtl/>
          </w:rPr>
          <w:t xml:space="preserve">לומר</w:t>
        </w:r>
      </w:ins>
      <w:del w:id="92842" w:author="מנוע מכני" w:date="2026-10-11T12:04:39Z">
        <w:r>
          <w:rPr>
            <w:rtl/>
          </w:rPr>
          <w:delText xml:space="preserve">למימר</w:delText>
        </w:r>
      </w:del>
      <w:r>
        <w:rPr>
          <w:rtl/>
        </w:rPr>
        <w:t xml:space="preserve">? </w:t>
      </w:r>
      <w:r>
        <w:rPr>
          <w:rtl/>
        </w:rPr>
        <w:t xml:space="preserve">דתניא</w:t>
      </w:r>
      <w:r>
        <w:rPr>
          <w:rtl/>
        </w:rPr>
        <w:t xml:space="preserve">: </w:t>
      </w:r>
      <w:r>
        <w:rPr>
          <w:rFonts w:hint="cs"/>
          <w:rtl/>
        </w:rPr>
        <w:t>'</w:t>
      </w:r>
      <w:r>
        <w:rPr>
          <w:rtl/>
        </w:rPr>
        <w:t>והניחם שם</w:t>
      </w:r>
      <w:r>
        <w:rPr>
          <w:rFonts w:hint="cs"/>
          <w:rtl/>
        </w:rPr>
        <w:t>'</w:t>
      </w:r>
      <w:r>
        <w:rPr>
          <w:rtl/>
        </w:rPr>
        <w:t xml:space="preserve"> - מלמד שטעונין גניזה</w:t>
      </w:r>
      <w:ins w:id="91741" w:author="מנוע מכני" w:date="2026-10-11T12:04:39Z">
        <w:r>
          <w:rPr>
            <w:rtl/>
          </w:rPr>
          <w:t xml:space="preserve">,</w:t>
        </w:r>
      </w:ins>
      <w:del w:id="91742" w:author="מנוע מכני" w:date="2026-10-11T12:04:39Z">
        <w:r>
          <w:rPr>
            <w:rtl/>
          </w:rPr>
          <w:delText xml:space="preserve">;</w:delText>
        </w:r>
      </w:del>
    </w:p>
    <w:p>
      <w:pPr>
        <w:pStyle w:val="38"/>
        <w:rPr>
          <w:ins w:id="93273" w:author="מנוע מכני" w:date="2026-10-11T12:04:39Z"/>
        </w:rPr>
      </w:pPr>
      <w:r w:rsidRPr="002B4E05">
        <w:t xml:space="preserve">רבי דוסא:</w:t>
      </w:r>
    </w:p>
    <w:p w:rsidR="00E403F0" w:rsidRPr="002B4E05" w:rsidRDefault="00E403F0" w:rsidP="00E403F0">
      <w:pPr>
        <w:rPr>
          <w:spacing w:val="-2"/>
          <w:rtl/>
        </w:rPr>
      </w:pPr>
      <w:del w:id="93274" w:author="מנוע מכני" w:date="2026-10-11T12:04:39Z">
        <w:r w:rsidRPr="002B4E05">
          <w:rPr>
            <w:spacing w:val="-2"/>
            <w:rtl/>
          </w:rPr>
          <w:delText xml:space="preserve"> </w:delText>
        </w:r>
      </w:del>
      <w:r w:rsidRPr="002B4E05">
        <w:rPr>
          <w:spacing w:val="-2"/>
          <w:rtl/>
        </w:rPr>
        <w:t xml:space="preserve">כשירין הן לכהן הדיוט, </w:t>
      </w:r>
      <w:r w:rsidRPr="002B4E05">
        <w:rPr>
          <w:rFonts w:hint="cs"/>
          <w:spacing w:val="-2"/>
          <w:rtl/>
        </w:rPr>
        <w:t>והך ד'</w:t>
      </w:r>
      <w:ins w:id="90255" w:author="Claude - סמנטי" w:date="2026-10-11T12:21:47Z">
        <w:r>
          <w:rPr>
            <w:rStyle w:val="afffff0"/>
            <w:spacing w:val="-2"/>
            <w:rtl/>
          </w:rPr>
          <w:t xml:space="preserve">וְהִנִּיחָם שָׁם</w:t>
        </w:r>
      </w:ins>
      <w:del w:id="90256" w:author="Claude - סמנטי" w:date="2026-10-11T12:21:47Z">
        <w:r w:rsidRPr="002B4E05">
          <w:rPr>
            <w:spacing w:val="-2"/>
            <w:rtl/>
          </w:rPr>
          <w:delText xml:space="preserve">והניחם שם</w:delText>
        </w:r>
      </w:del>
      <w:r w:rsidRPr="002B4E05">
        <w:rPr>
          <w:rFonts w:hint="cs"/>
          <w:spacing w:val="-2"/>
          <w:rtl/>
        </w:rPr>
        <w:t>'</w:t>
      </w:r>
      <w:r w:rsidRPr="002B4E05">
        <w:rPr>
          <w:spacing w:val="-2"/>
          <w:rtl/>
        </w:rPr>
        <w:t xml:space="preserve">? שלא ישתמש בהן ביום הכפורים אחר! </w:t>
      </w:r>
    </w:p>
    <w:p w:rsidR="00E403F0" w:rsidRPr="00AD695E" w:rsidRDefault="00E403F0" w:rsidP="00E403F0">
      <w:pPr>
        <w:rPr>
          <w:rtl/>
        </w:rPr>
      </w:pPr>
      <w:r>
        <w:rPr>
          <w:rtl/>
        </w:rPr>
        <w:t xml:space="preserve">משום </w:t>
      </w:r>
      <w:ins w:id="90027" w:author="Claude - סמנטי" w:date="2026-10-11T12:21:47Z">
        <w:r>
          <w:rPr>
            <w:rtl/>
          </w:rPr>
          <w:t xml:space="preserve">שהם</w:t>
        </w:r>
      </w:ins>
      <w:del w:id="90028" w:author="Claude - סמנטי" w:date="2026-10-11T12:21:47Z">
        <w:r>
          <w:rPr>
            <w:rtl/>
          </w:rPr>
          <w:delText xml:space="preserve">דהוי</w:delText>
        </w:r>
      </w:del>
      <w:r>
        <w:rPr>
          <w:rtl/>
        </w:rPr>
        <w:t xml:space="preserve"> תרומת הדשן ועגלה ערופה שני כתובין הבאין כאחד, </w:t>
      </w:r>
      <w:r>
        <w:rPr>
          <w:rFonts w:hint="cs"/>
          <w:rtl/>
        </w:rPr>
        <w:t>ו</w:t>
      </w:r>
      <w:r>
        <w:rPr>
          <w:rtl/>
        </w:rPr>
        <w:t>אין מלמדין.</w:t>
      </w:r>
    </w:p>
    <w:p w:rsidR="00E403F0" w:rsidRPr="00AD695E" w:rsidRDefault="00E403F0" w:rsidP="00E403F0">
      <w:pPr>
        <w:rPr>
          <w:rtl/>
        </w:rPr>
      </w:pPr>
      <w:r>
        <w:rPr>
          <w:rtl/>
        </w:rPr>
        <w:t xml:space="preserve">תרומת הדשן </w:t>
      </w:r>
      <w:r>
        <w:rPr>
          <w:rFonts w:hint="cs"/>
          <w:rtl/>
        </w:rPr>
        <w:t>ד'</w:t>
      </w:r>
      <w:ins w:id="90257" w:author="Claude - סמנטי" w:date="2026-10-11T12:21:47Z">
        <w:r>
          <w:rPr>
            <w:rStyle w:val="afffff0"/>
            <w:rtl/>
          </w:rPr>
          <w:t xml:space="preserve">וְשָׂמוֹ אֵצֶל הַמִּזְבֵּחַ</w:t>
        </w:r>
      </w:ins>
      <w:del w:id="90258" w:author="Claude - סמנטי" w:date="2026-10-11T12:21:47Z">
        <w:r>
          <w:rPr>
            <w:rtl/>
          </w:rPr>
          <w:delText xml:space="preserve">ושמו אצל המזבח</w:delText>
        </w:r>
      </w:del>
      <w:r>
        <w:rPr>
          <w:rFonts w:hint="cs"/>
          <w:rtl/>
        </w:rPr>
        <w:t>'</w:t>
      </w:r>
      <w:r>
        <w:rPr>
          <w:rtl/>
        </w:rPr>
        <w:t xml:space="preserve"> - מלמד שטעונין גניזה.</w:t>
      </w:r>
    </w:p>
    <w:p w:rsidR="00E403F0" w:rsidRPr="00AD695E" w:rsidRDefault="00E403F0" w:rsidP="00E403F0">
      <w:pPr>
        <w:rPr>
          <w:rtl/>
        </w:rPr>
      </w:pPr>
      <w:r>
        <w:rPr>
          <w:rtl/>
        </w:rPr>
        <w:t>עגלה ערופה</w:t>
      </w:r>
      <w:r>
        <w:rPr>
          <w:rFonts w:hint="cs"/>
          <w:rtl/>
        </w:rPr>
        <w:t xml:space="preserve"> ד'</w:t>
      </w:r>
      <w:ins w:id="90259" w:author="Claude - סמנטי" w:date="2026-10-11T12:21:47Z">
        <w:r>
          <w:rPr>
            <w:rStyle w:val="afffff0"/>
            <w:rtl/>
          </w:rPr>
          <w:t xml:space="preserve">וְעָרְפוּ שָׁם אֶת הָעֶגְלָה בַּנָּחַל</w:t>
        </w:r>
      </w:ins>
      <w:del w:id="90260" w:author="Claude - סמנטי" w:date="2026-10-11T12:21:47Z">
        <w:r>
          <w:rPr>
            <w:rtl/>
          </w:rPr>
          <w:delText xml:space="preserve">וערפו שם את העגלה בנחל</w:delText>
        </w:r>
      </w:del>
      <w:r>
        <w:rPr>
          <w:rFonts w:hint="cs"/>
          <w:rtl/>
        </w:rPr>
        <w:t>'</w:t>
      </w:r>
      <w:r>
        <w:rPr>
          <w:rtl/>
        </w:rPr>
        <w:t xml:space="preserve"> -מלמד שטעון גניזה.</w:t>
      </w:r>
    </w:p>
    <w:p w:rsidR="00E403F0" w:rsidRPr="00AD695E" w:rsidRDefault="00E403F0" w:rsidP="00E403F0">
      <w:pPr>
        <w:rPr>
          <w:rtl/>
        </w:rPr>
      </w:pPr>
    </w:p>
    <w:p w:rsidR="00E403F0" w:rsidRPr="00AD695E" w:rsidRDefault="00E403F0" w:rsidP="00E403F0">
      <w:pPr>
        <w:rPr>
          <w:rtl/>
        </w:rPr>
      </w:pPr>
      <w:r>
        <w:rPr>
          <w:rtl/>
        </w:rPr>
        <w:t xml:space="preserve">ולמ"ד</w:t>
      </w:r>
      <w:r>
        <w:rPr>
          <w:rtl/>
        </w:rPr>
        <w:t xml:space="preserve">: שני כתובין הבאים כאחד מלמדין, </w:t>
      </w:r>
      <w:ins w:id="90345" w:author="מנוע מכני" w:date="2026-10-11T12:04:39Z">
        <w:r>
          <w:rPr>
            <w:rtl/>
          </w:rPr>
          <w:t xml:space="preserve">כאן</w:t>
        </w:r>
      </w:ins>
      <w:del w:id="90346" w:author="מנוע מכני" w:date="2026-10-11T12:04:39Z">
        <w:r>
          <w:rPr>
            <w:rtl/>
          </w:rPr>
          <w:delText xml:space="preserve">הכא</w:delText>
        </w:r>
      </w:del>
      <w:r>
        <w:rPr>
          <w:rtl/>
        </w:rPr>
        <w:t xml:space="preserve"> ודאי אין מלמדין, משום </w:t>
      </w:r>
      <w:ins w:id="90029" w:author="Claude - סמנטי" w:date="2026-10-11T12:21:47Z">
        <w:r>
          <w:rPr>
            <w:rtl/>
          </w:rPr>
          <w:t xml:space="preserve">שהם</w:t>
        </w:r>
      </w:ins>
      <w:del w:id="90030" w:author="Claude - סמנטי" w:date="2026-10-11T12:21:47Z">
        <w:r>
          <w:rPr>
            <w:rtl/>
          </w:rPr>
          <w:delText xml:space="preserve">דהוי</w:delText>
        </w:r>
      </w:del>
      <w:r>
        <w:rPr>
          <w:rtl/>
        </w:rPr>
        <w:t xml:space="preserve"> </w:t>
      </w:r>
      <w:ins w:id="90999" w:author="מנוע מכני" w:date="2026-10-11T12:04:39Z">
        <w:r>
          <w:rPr>
            <w:rtl/>
          </w:rPr>
          <w:t xml:space="preserve">שני</w:t>
        </w:r>
      </w:ins>
      <w:del w:id="91000" w:author="מנוע מכני" w:date="2026-10-11T12:04:39Z">
        <w:r>
          <w:rPr>
            <w:rtl/>
          </w:rPr>
          <w:delText xml:space="preserve">תרי</w:delText>
        </w:r>
      </w:del>
      <w:r>
        <w:rPr>
          <w:rtl/>
        </w:rPr>
        <w:t xml:space="preserve"> מיעוטי, בתרומת הדשן כתיב </w:t>
      </w:r>
      <w:r w:rsidRPr="00217260">
        <w:rPr>
          <w:b/>
          <w:bCs/>
          <w:rtl/>
        </w:rPr>
        <w:t>ושמו</w:t>
      </w:r>
      <w:r>
        <w:rPr>
          <w:rtl/>
        </w:rPr>
        <w:t xml:space="preserve"> - הדין אין, </w:t>
      </w:r>
      <w:ins w:id="90997" w:author="מנוע מכני" w:date="2026-10-11T12:04:39Z">
        <w:r>
          <w:rPr>
            <w:rtl/>
          </w:rPr>
          <w:t xml:space="preserve">כלום</w:t>
        </w:r>
      </w:ins>
      <w:del w:id="90998" w:author="מנוע מכני" w:date="2026-10-11T12:04:39Z">
        <w:r>
          <w:rPr>
            <w:rtl/>
          </w:rPr>
          <w:delText xml:space="preserve">מידי</w:delText>
        </w:r>
      </w:del>
      <w:r>
        <w:rPr>
          <w:rtl/>
        </w:rPr>
        <w:t xml:space="preserve"> אחרינא </w:t>
      </w:r>
      <w:r>
        <w:rPr>
          <w:rtl/>
        </w:rPr>
        <w:t xml:space="preserve">לא</w:t>
      </w:r>
      <w:r>
        <w:rPr>
          <w:rtl/>
        </w:rPr>
        <w:t xml:space="preserve">, </w:t>
      </w:r>
    </w:p>
    <w:p w:rsidR="00E403F0" w:rsidRPr="00AD695E" w:rsidRDefault="00E403F0" w:rsidP="00E403F0">
      <w:pPr>
        <w:rPr>
          <w:rtl/>
        </w:rPr>
      </w:pPr>
      <w:r>
        <w:rPr>
          <w:rtl/>
        </w:rPr>
        <w:tab/>
        <w:t xml:space="preserve">גבי עגלה ערופה כתיב </w:t>
      </w:r>
      <w:r w:rsidRPr="00217260">
        <w:rPr>
          <w:b/>
          <w:bCs/>
          <w:rtl/>
        </w:rPr>
        <w:t>הערופה</w:t>
      </w:r>
      <w:r>
        <w:rPr>
          <w:rtl/>
        </w:rPr>
        <w:t xml:space="preserve"> - ערופה אין, </w:t>
      </w:r>
      <w:ins w:id="91001" w:author="מנוע מכני" w:date="2026-10-11T12:04:39Z">
        <w:r>
          <w:rPr>
            <w:rtl/>
          </w:rPr>
          <w:t xml:space="preserve">כלום</w:t>
        </w:r>
      </w:ins>
      <w:del w:id="91002" w:author="מנוע מכני" w:date="2026-10-11T12:04:39Z">
        <w:r>
          <w:rPr>
            <w:rtl/>
          </w:rPr>
          <w:delText xml:space="preserve">מידי</w:delText>
        </w:r>
      </w:del>
      <w:r>
        <w:rPr>
          <w:rtl/>
        </w:rPr>
        <w:t xml:space="preserve"> אחרינא </w:t>
      </w:r>
      <w:r>
        <w:rPr>
          <w:rtl/>
        </w:rPr>
        <w:t xml:space="preserve">לא</w:t>
      </w:r>
      <w:r>
        <w:rPr>
          <w:rtl/>
        </w:rPr>
        <w:t xml:space="preserve">.</w:t>
      </w:r>
    </w:p>
    <w:p w:rsidR="00E403F0" w:rsidRPr="00AD695E" w:rsidRDefault="00E403F0" w:rsidP="00E403F0">
      <w:pPr>
        <w:rPr>
          <w:rtl/>
        </w:rPr>
      </w:pPr>
    </w:p>
    <w:p>
      <w:pPr>
        <w:pStyle w:val="afffff8"/>
        <w:rPr>
          <w:ins w:id="90199" w:author="קלוד" w:date="2026-10-11T12:26:18Z"/>
        </w:rPr>
      </w:pPr>
      <w:ins w:id="90200" w:author="קלוד" w:date="2026-10-11T12:26:18Z">
        <w:r>
          <w:rPr>
            <w:color w:val="7B3F00"/>
          </w:rPr>
          <w:t xml:space="preserve">סממני הקטרת - משקלם ושיעוריהם</w:t>
        </w:r>
      </w:ins>
    </w:p>
    <w:p>
      <w:pPr>
        <w:pStyle w:val="38"/>
        <w:rPr>
          <w:ins w:id="93275" w:author="מנוע מכני" w:date="2026-10-11T12:04:39Z"/>
        </w:rPr>
      </w:pPr>
      <w:r w:rsidRPr="00217260">
        <w:t>ת"ר</w:t>
      </w:r>
      <w:r>
        <w:t xml:space="preserve">:</w:t>
      </w:r>
    </w:p>
    <w:p w:rsidR="00E403F0" w:rsidRPr="00AD695E" w:rsidRDefault="00E403F0" w:rsidP="00E403F0">
      <w:pPr>
        <w:rPr>
          <w:rtl/>
        </w:rPr>
      </w:pPr>
      <w:del w:id="93276" w:author="מנוע מכני" w:date="2026-10-11T12:04:39Z">
        <w:r>
          <w:rPr>
            <w:rtl/>
          </w:rPr>
          <w:delText xml:space="preserve"> </w:delText>
        </w:r>
      </w:del>
      <w:r>
        <w:rPr>
          <w:rtl/>
        </w:rPr>
        <w:t xml:space="preserve">פיטום הקטרת, הצרי והציפורן והחלבנה והלבונה משקל שבעי' של שבעים מנה, </w:t>
      </w:r>
    </w:p>
    <w:p w:rsidR="00E403F0" w:rsidRPr="00AD695E" w:rsidRDefault="00E403F0" w:rsidP="00E403F0">
      <w:pPr>
        <w:rPr>
          <w:rtl/>
        </w:rPr>
      </w:pPr>
      <w:r>
        <w:rPr>
          <w:rtl/>
        </w:rPr>
        <w:t xml:space="preserve">מור וקציעה שיבולת נרד וכרכום משקל ששה עשר של ששה עשר מנה, </w:t>
      </w:r>
    </w:p>
    <w:p w:rsidR="00E403F0" w:rsidRPr="00AD695E" w:rsidRDefault="00E403F0" w:rsidP="00E403F0">
      <w:pPr>
        <w:rPr>
          <w:rtl/>
        </w:rPr>
      </w:pPr>
      <w:r>
        <w:rPr>
          <w:rtl/>
        </w:rPr>
        <w:t xml:space="preserve">הקושט שנים עשר, </w:t>
      </w:r>
    </w:p>
    <w:p w:rsidR="00E403F0" w:rsidRPr="00AD695E" w:rsidRDefault="00E403F0" w:rsidP="00E403F0">
      <w:pPr>
        <w:rPr>
          <w:rtl/>
        </w:rPr>
      </w:pPr>
      <w:r>
        <w:rPr>
          <w:rtl/>
        </w:rPr>
        <w:t xml:space="preserve">קילופה שלשה, </w:t>
      </w:r>
    </w:p>
    <w:p w:rsidR="00E403F0" w:rsidRPr="00AD695E" w:rsidRDefault="00E403F0" w:rsidP="00E403F0">
      <w:pPr>
        <w:rPr>
          <w:rtl/>
        </w:rPr>
      </w:pPr>
      <w:r>
        <w:rPr>
          <w:rtl/>
        </w:rPr>
        <w:t xml:space="preserve">וקנמון תשעה, </w:t>
      </w:r>
    </w:p>
    <w:p w:rsidR="00E403F0" w:rsidRPr="00AD695E" w:rsidRDefault="00E403F0" w:rsidP="00E403F0">
      <w:pPr>
        <w:rPr>
          <w:rtl/>
        </w:rPr>
      </w:pPr>
      <w:r>
        <w:rPr>
          <w:rtl/>
        </w:rPr>
        <w:t xml:space="preserve">בורית כרשינה תשעה קבין, יין קפריסין סאין </w:t>
      </w:r>
      <w:ins w:id="91003" w:author="מנוע מכני" w:date="2026-10-11T12:04:39Z">
        <w:r>
          <w:rPr>
            <w:rtl/>
          </w:rPr>
          <w:t xml:space="preserve">שלושה</w:t>
        </w:r>
      </w:ins>
      <w:del w:id="91004" w:author="מנוע מכני" w:date="2026-10-11T12:04:39Z">
        <w:r>
          <w:rPr>
            <w:rtl/>
          </w:rPr>
          <w:delText xml:space="preserve">תלתא</w:delText>
        </w:r>
      </w:del>
      <w:r>
        <w:rPr>
          <w:rtl/>
        </w:rPr>
        <w:t xml:space="preserve"> קבין </w:t>
      </w:r>
      <w:ins w:id="91005" w:author="מנוע מכני" w:date="2026-10-11T12:04:39Z">
        <w:r>
          <w:rPr>
            <w:rtl/>
          </w:rPr>
          <w:t xml:space="preserve">שלושה</w:t>
        </w:r>
      </w:ins>
      <w:del w:id="91006" w:author="מנוע מכני" w:date="2026-10-11T12:04:39Z">
        <w:r>
          <w:rPr>
            <w:rtl/>
          </w:rPr>
          <w:delText xml:space="preserve">תלתא</w:delText>
        </w:r>
      </w:del>
      <w:r>
        <w:rPr>
          <w:rtl/>
        </w:rPr>
        <w:t xml:space="preserve">, אם אין לו יין קפריסין מביא חמר חיוריין עתיק, </w:t>
      </w:r>
    </w:p>
    <w:p w:rsidR="00E403F0" w:rsidRPr="00AD695E" w:rsidRDefault="00E403F0" w:rsidP="00E403F0">
      <w:pPr>
        <w:rPr>
          <w:rtl/>
        </w:rPr>
      </w:pPr>
      <w:r>
        <w:rPr>
          <w:rtl/>
        </w:rPr>
        <w:t xml:space="preserve">מלח סדומית רובע, מעלה עשן כל שהוא</w:t>
      </w:r>
      <w:ins w:id="91743" w:author="מנוע מכני" w:date="2026-10-11T12:04:39Z">
        <w:r>
          <w:rPr>
            <w:rtl/>
          </w:rPr>
          <w:t xml:space="preserve">,</w:t>
        </w:r>
      </w:ins>
      <w:del w:id="91744" w:author="מנוע מכני" w:date="2026-10-11T12:04:39Z">
        <w:r>
          <w:rPr>
            <w:rtl/>
          </w:rPr>
          <w:delText xml:space="preserve">;</w:delText>
        </w:r>
      </w:del>
    </w:p>
    <w:p>
      <w:pPr>
        <w:pStyle w:val="38"/>
        <w:rPr>
          <w:ins w:id="93277" w:author="מנוע מכני" w:date="2026-10-11T12:04:39Z"/>
        </w:rPr>
      </w:pPr>
      <w:r>
        <w:t xml:space="preserve">ר' נתן</w:t>
      </w:r>
      <w:del w:id="94484" w:author="מנוע מכני" w:date="2026-10-11T12:04:39Z">
        <w:r>
          <w:delText xml:space="preserve"> אומר</w:delText>
        </w:r>
      </w:del>
      <w:r>
        <w:t xml:space="preserve">:</w:t>
      </w:r>
    </w:p>
    <w:p w:rsidR="00E403F0" w:rsidRPr="00AD695E" w:rsidRDefault="00E403F0" w:rsidP="00E403F0">
      <w:pPr>
        <w:rPr>
          <w:rtl/>
        </w:rPr>
      </w:pPr>
      <w:del w:id="93278" w:author="מנוע מכני" w:date="2026-10-11T12:04:39Z">
        <w:r>
          <w:rPr>
            <w:rtl/>
          </w:rPr>
          <w:delText xml:space="preserve"> </w:delText>
        </w:r>
      </w:del>
      <w:r>
        <w:rPr>
          <w:rtl/>
        </w:rPr>
        <w:t xml:space="preserve">אף כיפת הירדן כל שהוא.</w:t>
      </w:r>
    </w:p>
    <w:p w:rsidR="00E403F0" w:rsidRPr="00AD695E" w:rsidRDefault="00E403F0" w:rsidP="00E403F0">
      <w:pPr>
        <w:rPr>
          <w:rtl/>
        </w:rPr>
      </w:pPr>
      <w:r>
        <w:rPr>
          <w:rtl/>
        </w:rPr>
        <w:t>ואם נתן בה דבש - פסלה.</w:t>
      </w:r>
    </w:p>
    <w:p w:rsidR="00E403F0" w:rsidRPr="00AD695E" w:rsidRDefault="00E403F0" w:rsidP="00E403F0">
      <w:pPr>
        <w:rPr>
          <w:rtl/>
        </w:rPr>
      </w:pPr>
      <w:r>
        <w:rPr>
          <w:rtl/>
        </w:rPr>
        <w:t>חיסר אחת מכל סממניה - חייב מיתה.</w:t>
      </w:r>
    </w:p>
    <w:p w:rsidR="00E403F0" w:rsidRPr="00AD695E" w:rsidRDefault="00E403F0" w:rsidP="00E403F0">
      <w:pPr>
        <w:rPr>
          <w:rtl/>
        </w:rPr>
      </w:pPr>
      <w:r>
        <w:rPr>
          <w:rStyle w:val="2fb"/>
          <w:rtl/>
        </w:rPr>
        <w:t xml:space="preserve">רש"א</w:t>
      </w:r>
      <w:r>
        <w:rPr>
          <w:rtl/>
        </w:rPr>
        <w:t xml:space="preserve">: הצרי אינו אלא שרף הנוטף מעצי הקטף.</w:t>
      </w:r>
    </w:p>
    <w:p w:rsidR="00E403F0" w:rsidRPr="00AD695E" w:rsidRDefault="00E403F0" w:rsidP="00E403F0">
      <w:pPr>
        <w:rPr>
          <w:rtl/>
        </w:rPr>
      </w:pPr>
      <w:r>
        <w:rPr>
          <w:rtl/>
        </w:rPr>
        <w:t>בורית כרשינה - ששפין בה את הציפורן, כדי שתהא נאה.</w:t>
      </w:r>
    </w:p>
    <w:p w:rsidR="00E403F0" w:rsidRPr="00AD695E" w:rsidRDefault="00E403F0" w:rsidP="00E403F0">
      <w:pPr>
        <w:rPr>
          <w:rtl/>
        </w:rPr>
      </w:pPr>
      <w:r>
        <w:rPr>
          <w:rtl/>
        </w:rPr>
        <w:t>יין קפריסין - ששורין בו את הציפורן, כדי שתהא עזה.</w:t>
      </w:r>
    </w:p>
    <w:p w:rsidR="00E403F0" w:rsidRPr="00AD695E" w:rsidRDefault="00E403F0" w:rsidP="00E403F0">
      <w:pPr>
        <w:rPr>
          <w:rtl/>
        </w:rPr>
      </w:pPr>
      <w:r>
        <w:rPr>
          <w:rtl/>
        </w:rPr>
        <w:t>והלא מי רגלים יפין לה, אלא שאין מכניסין מי רגלים למקדש.</w:t>
      </w:r>
    </w:p>
    <w:p w:rsidR="00E403F0" w:rsidRPr="00AD695E" w:rsidRDefault="00E403F0" w:rsidP="00E403F0">
      <w:pPr>
        <w:rPr>
          <w:rtl/>
        </w:rPr>
      </w:pPr>
      <w:r>
        <w:rPr>
          <w:rtl/>
        </w:rPr>
        <w:t xml:space="preserve">מסייע </w:t>
      </w:r>
      <w:ins w:id="91007" w:author="מנוע מכני" w:date="2026-10-11T12:04:39Z">
        <w:r>
          <w:rPr>
            <w:rtl/>
          </w:rPr>
          <w:t xml:space="preserve">לו</w:t>
        </w:r>
      </w:ins>
      <w:del w:id="91008" w:author="מנוע מכני" w:date="2026-10-11T12:04:39Z">
        <w:r>
          <w:rPr>
            <w:rtl/>
          </w:rPr>
          <w:delText xml:space="preserve">ליה</w:delText>
        </w:r>
      </w:del>
      <w:r>
        <w:rPr>
          <w:rtl/>
        </w:rPr>
        <w:t xml:space="preserve"> </w:t>
      </w:r>
      <w:r>
        <w:rPr>
          <w:rStyle w:val="2fb"/>
          <w:rtl/>
        </w:rPr>
        <w:t xml:space="preserve">לר' יוסי</w:t>
      </w:r>
      <w:r>
        <w:rPr>
          <w:rtl/>
        </w:rPr>
        <w:t xml:space="preserve"> </w:t>
      </w:r>
      <w:r>
        <w:rPr>
          <w:rStyle w:val="2fb"/>
          <w:rtl/>
        </w:rPr>
        <w:t xml:space="preserve">בר"ח</w:t>
      </w:r>
      <w:r>
        <w:rPr>
          <w:rtl/>
        </w:rPr>
        <w:t xml:space="preserve">, דאמר: </w:t>
      </w:r>
      <w:r>
        <w:rPr>
          <w:rFonts w:hint="cs"/>
          <w:rtl/>
        </w:rPr>
        <w:t>'</w:t>
      </w:r>
      <w:r>
        <w:rPr>
          <w:rtl/>
        </w:rPr>
        <w:t>קדש היא קדש תהיה לכם</w:t>
      </w:r>
      <w:r>
        <w:rPr>
          <w:rFonts w:hint="cs"/>
          <w:rtl/>
        </w:rPr>
        <w:t>'</w:t>
      </w:r>
      <w:r>
        <w:rPr>
          <w:rtl/>
        </w:rPr>
        <w:t xml:space="preserve">, כל מעשיה </w:t>
      </w:r>
      <w:r>
        <w:rPr>
          <w:rtl/>
        </w:rPr>
        <w:t xml:space="preserve">לא</w:t>
      </w:r>
      <w:r>
        <w:rPr>
          <w:rtl/>
        </w:rPr>
        <w:t xml:space="preserve"> יהו אלא בקדש.</w:t>
      </w:r>
    </w:p>
    <w:p w:rsidR="00E403F0" w:rsidRPr="00AD695E" w:rsidRDefault="00E403F0" w:rsidP="00E403F0">
      <w:pPr>
        <w:rPr>
          <w:rtl/>
        </w:rPr>
      </w:pPr>
    </w:p>
    <w:p>
      <w:pPr>
        <w:pStyle w:val="afffff8"/>
        <w:rPr>
          <w:ins w:id="90197" w:author="קלוד" w:date="2026-10-11T12:26:18Z"/>
        </w:rPr>
      </w:pPr>
      <w:ins w:id="90198" w:author="קלוד" w:date="2026-10-11T12:26:18Z">
        <w:r>
          <w:rPr>
            <w:color w:val="7B3F00"/>
          </w:rPr>
          <w:t xml:space="preserve">מותר הקטרת - ניתן לאומנין בשכרן ונפדה בתרומה חדשה</w:t>
        </w:r>
      </w:ins>
    </w:p>
    <w:p>
      <w:pPr>
        <w:pStyle w:val="38"/>
        <w:rPr>
          <w:ins w:id="93279" w:author="מנוע מכני" w:date="2026-10-11T12:04:39Z"/>
        </w:rPr>
      </w:pPr>
      <w:r>
        <w:t xml:space="preserve">מיתיבי:</w:t>
      </w:r>
    </w:p>
    <w:p w:rsidR="00E403F0" w:rsidRPr="00AD695E" w:rsidRDefault="00E403F0" w:rsidP="00E403F0">
      <w:pPr>
        <w:rPr>
          <w:rtl/>
        </w:rPr>
      </w:pPr>
      <w:del w:id="93280" w:author="מנוע מכני" w:date="2026-10-11T12:04:39Z">
        <w:r>
          <w:rPr>
            <w:rtl/>
          </w:rPr>
          <w:delText xml:space="preserve"> </w:delText>
        </w:r>
      </w:del>
      <w:r>
        <w:rPr>
          <w:rtl/>
        </w:rPr>
        <w:t xml:space="preserve">המקדיש נכסיו והיו בה דברים הראויין לקרבנות הציבור - ינתנו לאומנין בשכרן</w:t>
      </w:r>
      <w:ins w:id="91745" w:author="מנוע מכני" w:date="2026-10-11T12:04:39Z">
        <w:r>
          <w:rPr>
            <w:rtl/>
          </w:rPr>
          <w:t xml:space="preserve">,</w:t>
        </w:r>
      </w:ins>
      <w:del w:id="91746" w:author="מנוע מכני" w:date="2026-10-11T12:04:39Z">
        <w:r>
          <w:rPr>
            <w:rtl/>
          </w:rPr>
          <w:delText xml:space="preserve">;</w:delText>
        </w:r>
      </w:del>
    </w:p>
    <w:p w:rsidR="00E403F0" w:rsidRPr="00AD695E" w:rsidRDefault="00E403F0" w:rsidP="00E403F0">
      <w:pPr>
        <w:rPr>
          <w:rtl/>
        </w:rPr>
      </w:pPr>
      <w:ins w:id="91017" w:author="מנוע מכני" w:date="2026-10-11T12:04:39Z">
        <w:r>
          <w:rPr>
            <w:rtl/>
          </w:rPr>
          <w:t xml:space="preserve">אלו</w:t>
        </w:r>
      </w:ins>
      <w:del w:id="91018" w:author="מנוע מכני" w:date="2026-10-11T12:04:39Z">
        <w:r w:rsidRPr="00A757C8">
          <w:rPr>
            <w:rtl/>
          </w:rPr>
          <w:delText xml:space="preserve">הני</w:delText>
        </w:r>
      </w:del>
      <w:r w:rsidRPr="00A757C8">
        <w:rPr>
          <w:rtl/>
        </w:rPr>
        <w:t xml:space="preserve"> דברים הראויין </w:t>
      </w:r>
      <w:ins w:id="91015" w:author="מנוע מכני" w:date="2026-10-11T12:04:39Z">
        <w:r>
          <w:rPr>
            <w:rtl/>
          </w:rPr>
          <w:t xml:space="preserve">מה</w:t>
        </w:r>
      </w:ins>
      <w:del w:id="91016" w:author="מנוע מכני" w:date="2026-10-11T12:04:39Z">
        <w:r w:rsidRPr="00A757C8">
          <w:rPr>
            <w:rtl/>
          </w:rPr>
          <w:delText xml:space="preserve">מאי</w:delText>
        </w:r>
      </w:del>
      <w:r w:rsidRPr="00A757C8">
        <w:rPr>
          <w:rtl/>
        </w:rPr>
        <w:t xml:space="preserve"> </w:t>
      </w:r>
      <w:ins w:id="91009" w:author="מנוע מכני" w:date="2026-10-11T12:04:39Z">
        <w:r>
          <w:rPr>
            <w:rtl/>
          </w:rPr>
          <w:t xml:space="preserve">הם</w:t>
        </w:r>
      </w:ins>
      <w:del w:id="91010" w:author="מנוע מכני" w:date="2026-10-11T12:04:39Z">
        <w:r w:rsidRPr="00A757C8">
          <w:rPr>
            <w:rtl/>
          </w:rPr>
          <w:delText xml:space="preserve">נינהו</w:delText>
        </w:r>
      </w:del>
      <w:r w:rsidRPr="00A757C8">
        <w:rPr>
          <w:rtl/>
        </w:rPr>
        <w:t xml:space="preserve">? </w:t>
      </w:r>
      <w:ins w:id="92357" w:author="מנוע מכני" w:date="2026-10-11T12:04:39Z">
        <w:r>
          <w:rPr>
            <w:rtl/>
          </w:rPr>
          <w:t xml:space="preserve">אם </w:t>
        </w:r>
      </w:ins>
      <w:del w:id="92358" w:author="מנוע מכני" w:date="2026-10-11T12:04:39Z">
        <w:r w:rsidRPr="00A757C8">
          <w:rPr>
            <w:rtl/>
          </w:rPr>
          <w:delText xml:space="preserve">אי </w:delText>
        </w:r>
      </w:del>
      <w:r w:rsidRPr="00A757C8">
        <w:rPr>
          <w:rtl/>
        </w:rPr>
        <w:t xml:space="preserve">בהמה וחיה תנא </w:t>
      </w:r>
      <w:ins w:id="91011" w:author="מנוע מכני" w:date="2026-10-11T12:04:39Z">
        <w:r>
          <w:rPr>
            <w:rtl/>
          </w:rPr>
          <w:t xml:space="preserve">לו</w:t>
        </w:r>
      </w:ins>
      <w:del w:id="91012" w:author="מנוע מכני" w:date="2026-10-11T12:04:39Z">
        <w:r w:rsidRPr="00A757C8">
          <w:rPr>
            <w:rtl/>
          </w:rPr>
          <w:delText xml:space="preserve">ליה</w:delText>
        </w:r>
      </w:del>
      <w:r w:rsidRPr="00A757C8">
        <w:rPr>
          <w:rtl/>
        </w:rPr>
        <w:t xml:space="preserve">, </w:t>
      </w:r>
      <w:ins w:id="92359" w:author="מנוע מכני" w:date="2026-10-11T12:04:39Z">
        <w:r>
          <w:rPr>
            <w:rtl/>
          </w:rPr>
          <w:t xml:space="preserve">אם </w:t>
        </w:r>
      </w:ins>
      <w:del w:id="92360" w:author="מנוע מכני" w:date="2026-10-11T12:04:39Z">
        <w:r w:rsidRPr="00A757C8">
          <w:rPr>
            <w:rtl/>
          </w:rPr>
          <w:delText xml:space="preserve">אי </w:delText>
        </w:r>
      </w:del>
      <w:r w:rsidRPr="00A757C8">
        <w:rPr>
          <w:rtl/>
        </w:rPr>
        <w:t xml:space="preserve">יינות שמנים וסלתות תנא </w:t>
      </w:r>
      <w:ins w:id="91013" w:author="מנוע מכני" w:date="2026-10-11T12:04:39Z">
        <w:r>
          <w:rPr>
            <w:rtl/>
          </w:rPr>
          <w:t xml:space="preserve">לו</w:t>
        </w:r>
      </w:ins>
      <w:del w:id="91014" w:author="מנוע מכני" w:date="2026-10-11T12:04:39Z">
        <w:r w:rsidRPr="00A757C8">
          <w:rPr>
            <w:rtl/>
          </w:rPr>
          <w:delText xml:space="preserve">ליה</w:delText>
        </w:r>
      </w:del>
      <w:r w:rsidRPr="00A757C8">
        <w:rPr>
          <w:rtl/>
        </w:rPr>
        <w:t xml:space="preserve">, אלא קטרת! </w:t>
      </w:r>
    </w:p>
    <w:p>
      <w:pPr>
        <w:pStyle w:val="38"/>
        <w:rPr>
          <w:ins w:id="93281" w:author="מנוע מכני" w:date="2026-10-11T12:04:39Z"/>
        </w:rPr>
      </w:pPr>
      <w:r>
        <w:t xml:space="preserve">א"ר אושעיא:</w:t>
      </w:r>
    </w:p>
    <w:p w:rsidR="00E403F0" w:rsidRPr="00AD695E" w:rsidRDefault="00E403F0" w:rsidP="00E403F0">
      <w:pPr>
        <w:rPr>
          <w:rtl/>
        </w:rPr>
      </w:pPr>
      <w:del w:id="93282" w:author="מנוע מכני" w:date="2026-10-11T12:04:39Z">
        <w:r>
          <w:rPr>
            <w:rtl/>
          </w:rPr>
          <w:delText xml:space="preserve"> </w:delText>
        </w:r>
      </w:del>
      <w:r>
        <w:rPr>
          <w:rtl/>
        </w:rPr>
        <w:t xml:space="preserve">באותה הניתנת לאומנים בשכרן, </w:t>
      </w:r>
      <w:r>
        <w:rPr>
          <w:rtl/>
        </w:rPr>
        <w:t xml:space="preserve">דתניא</w:t>
      </w:r>
      <w:r>
        <w:rPr>
          <w:rtl/>
        </w:rPr>
        <w:t xml:space="preserve">: מותר הקטרת מה היו עושין בה? </w:t>
      </w:r>
    </w:p>
    <w:p w:rsidR="00E403F0" w:rsidRPr="00AD695E" w:rsidRDefault="00E403F0" w:rsidP="00E403F0">
      <w:pPr>
        <w:rPr>
          <w:rtl/>
        </w:rPr>
      </w:pPr>
      <w:r>
        <w:rPr>
          <w:rtl/>
        </w:rPr>
        <w:t>היו מפרישין שכר האומנין, ומחללין אותה על מעות האומנין, ונותנין אותן לאומנין בשכרן, וחוזרים ולוקחין אותה מתרומה חדשה.</w:t>
      </w:r>
    </w:p>
    <w:p>
      <w:pPr>
        <w:pStyle w:val="38"/>
        <w:rPr>
          <w:ins w:id="93283" w:author="מנוע מכני" w:date="2026-10-11T12:04:39Z"/>
        </w:rPr>
      </w:pPr>
      <w:r w:rsidRPr="002B4E05">
        <w:t xml:space="preserve">מתקיף רב יוסף:</w:t>
      </w:r>
    </w:p>
    <w:p w:rsidR="00E403F0" w:rsidRPr="002B4E05" w:rsidRDefault="00E403F0" w:rsidP="00E403F0">
      <w:pPr>
        <w:rPr>
          <w:spacing w:val="-2"/>
          <w:rtl/>
        </w:rPr>
      </w:pPr>
      <w:del w:id="93284" w:author="מנוע מכני" w:date="2026-10-11T12:04:39Z">
        <w:r w:rsidRPr="002B4E05">
          <w:rPr>
            <w:spacing w:val="-2"/>
            <w:rtl/>
          </w:rPr>
          <w:delText xml:space="preserve"> </w:delText>
        </w:r>
      </w:del>
      <w:r w:rsidRPr="002B4E05">
        <w:rPr>
          <w:spacing w:val="-2"/>
          <w:rtl/>
        </w:rPr>
        <w:t xml:space="preserve">הא בכולהו מותרות תני חוזרין ולוקחין אותה מתרומה חדשה, </w:t>
      </w:r>
      <w:ins w:id="90347" w:author="מנוע מכני" w:date="2026-10-11T12:04:39Z">
        <w:r>
          <w:rPr>
            <w:spacing w:val="-2"/>
            <w:rtl/>
          </w:rPr>
          <w:t xml:space="preserve">וכאן</w:t>
        </w:r>
      </w:ins>
      <w:del w:id="90348" w:author="מנוע מכני" w:date="2026-10-11T12:04:39Z">
        <w:r w:rsidRPr="002B4E05">
          <w:rPr>
            <w:spacing w:val="-2"/>
            <w:rtl/>
          </w:rPr>
          <w:delText xml:space="preserve">והכא</w:delText>
        </w:r>
      </w:del>
      <w:r w:rsidRPr="002B4E05">
        <w:rPr>
          <w:spacing w:val="-2"/>
          <w:rtl/>
        </w:rPr>
        <w:t xml:space="preserve"> </w:t>
      </w:r>
      <w:r w:rsidRPr="002B4E05">
        <w:rPr>
          <w:spacing w:val="-2"/>
          <w:rtl/>
        </w:rPr>
        <w:t xml:space="preserve">לא</w:t>
      </w:r>
      <w:r w:rsidRPr="002B4E05">
        <w:rPr>
          <w:spacing w:val="-2"/>
          <w:rtl/>
        </w:rPr>
        <w:t xml:space="preserve"> תני! </w:t>
      </w:r>
    </w:p>
    <w:p>
      <w:pPr>
        <w:pStyle w:val="38"/>
        <w:rPr>
          <w:ins w:id="93285" w:author="מנוע מכני" w:date="2026-10-11T12:04:39Z"/>
        </w:rPr>
      </w:pPr>
      <w:r>
        <w:t xml:space="preserve">אלא </w:t>
      </w:r>
      <w:r>
        <w:t xml:space="preserve">אמר</w:t>
      </w:r>
      <w:r>
        <w:t xml:space="preserve"> רב יוסף:</w:t>
      </w:r>
    </w:p>
    <w:p w:rsidR="00E403F0" w:rsidRPr="00AD695E" w:rsidRDefault="00E403F0" w:rsidP="00E403F0">
      <w:pPr>
        <w:rPr>
          <w:rtl/>
        </w:rPr>
      </w:pPr>
      <w:del w:id="93286" w:author="מנוע מכני" w:date="2026-10-11T12:04:39Z">
        <w:r>
          <w:rPr>
            <w:rtl/>
          </w:rPr>
          <w:delText xml:space="preserve"> </w:delText>
        </w:r>
      </w:del>
      <w:r>
        <w:rPr>
          <w:rtl/>
        </w:rPr>
        <w:t xml:space="preserve">באחד מסממני הקטרת.</w:t>
      </w:r>
    </w:p>
    <w:p w:rsidR="00E403F0" w:rsidRPr="00AD695E" w:rsidRDefault="00E403F0" w:rsidP="00E403F0">
      <w:pPr>
        <w:rPr>
          <w:rtl/>
        </w:rPr>
      </w:pPr>
    </w:p>
    <w:p>
      <w:pPr>
        <w:pStyle w:val="38"/>
        <w:rPr>
          <w:ins w:id="93287" w:author="מנוע מכני" w:date="2026-10-11T12:04:39Z"/>
        </w:rPr>
      </w:pPr>
      <w:r w:rsidRPr="00217260">
        <w:t>ת"ר</w:t>
      </w:r>
      <w:r>
        <w:t xml:space="preserve">:</w:t>
      </w:r>
    </w:p>
    <w:p w:rsidR="00E403F0" w:rsidRPr="00AD695E" w:rsidRDefault="00E403F0" w:rsidP="00E403F0">
      <w:pPr>
        <w:rPr>
          <w:rtl/>
        </w:rPr>
      </w:pPr>
      <w:del w:id="93288" w:author="מנוע מכני" w:date="2026-10-11T12:04:39Z">
        <w:r>
          <w:rPr>
            <w:rtl/>
          </w:rPr>
          <w:delText xml:space="preserve"> </w:delText>
        </w:r>
      </w:del>
      <w:r>
        <w:rPr>
          <w:rtl/>
        </w:rPr>
        <w:t xml:space="preserve">קטרת היתה נעשית שס"ח מנה, שס"ה כנגד ימות החמה, שלשה מנין יתירין שמהן מכניס כהן גדול מלא חפניו ביום הכיפורים, והשאר ניתנת לאומנין בשכרן, </w:t>
      </w:r>
    </w:p>
    <w:p>
      <w:pPr>
        <w:pStyle w:val="38"/>
        <w:rPr>
          <w:ins w:id="93289" w:author="מנוע מכני" w:date="2026-10-11T12:04:39Z"/>
        </w:rPr>
      </w:pPr>
      <w:r>
        <w:t xml:space="preserve">כדתניא:</w:t>
      </w:r>
    </w:p>
    <w:p w:rsidR="00E403F0" w:rsidRPr="00AD695E" w:rsidRDefault="00E403F0" w:rsidP="00E403F0">
      <w:pPr>
        <w:rPr>
          <w:rtl/>
        </w:rPr>
      </w:pPr>
      <w:del w:id="93290" w:author="מנוע מכני" w:date="2026-10-11T12:04:39Z">
        <w:r>
          <w:rPr>
            <w:rtl/>
          </w:rPr>
          <w:delText xml:space="preserve"> </w:delText>
        </w:r>
      </w:del>
      <w:r>
        <w:rPr>
          <w:rtl/>
        </w:rPr>
        <w:t xml:space="preserve">מותר הקטרת מה היו עושין בה? מפרישין (ממנה) שכר האומנין, ומחללין אותה על מעות האומנין, ונותנין אותן לאומנין בשכרן, וחוזרין ולוקחין אותה מתרומת הלשכה.</w:t>
      </w:r>
    </w:p>
    <w:p w:rsidR="00E403F0" w:rsidRPr="00AD695E" w:rsidRDefault="00E403F0" w:rsidP="00E403F0">
      <w:pPr>
        <w:pStyle w:val="afff3"/>
        <w:framePr w:wrap="around"/>
        <w:spacing w:line="240" w:lineRule="exact"/>
        <w:rPr>
          <w:rtl/>
        </w:rPr>
      </w:pPr>
      <w:r w:rsidRPr="009239E9">
        <w:rPr>
          <w:rFonts w:hint="cs"/>
          <w:szCs w:val="18"/>
          <w:rtl/>
        </w:rPr>
        <w:lastRenderedPageBreak/>
        <w:t>ו:</w:t>
      </w:r>
    </w:p>
    <w:p w:rsidR="00E403F0" w:rsidRPr="00AD695E" w:rsidRDefault="00E403F0" w:rsidP="00E403F0">
      <w:pPr>
        <w:rPr>
          <w:rtl/>
        </w:rPr>
      </w:pPr>
    </w:p>
    <w:p>
      <w:pPr>
        <w:pStyle w:val="afffff8"/>
        <w:rPr>
          <w:ins w:id="90195" w:author="קלוד" w:date="2026-10-11T12:26:18Z"/>
        </w:rPr>
      </w:pPr>
      <w:ins w:id="90196" w:author="קלוד" w:date="2026-10-11T12:26:18Z">
        <w:r>
          <w:rPr>
            <w:color w:val="7B3F00"/>
          </w:rPr>
          <w:t xml:space="preserve">פיטום קטרת לחצאין - חייב, ושחיקתה בימות החמה והגשמים</w:t>
        </w:r>
      </w:ins>
    </w:p>
    <w:p>
      <w:pPr>
        <w:pStyle w:val="38"/>
        <w:rPr>
          <w:ins w:id="93291" w:author="מנוע מכני" w:date="2026-10-11T12:04:39Z"/>
        </w:rPr>
      </w:pPr>
      <w:r w:rsidRPr="00217260">
        <w:t>ת</w:t>
      </w:r>
      <w:r w:rsidRPr="00217260">
        <w:t>"</w:t>
      </w:r>
      <w:r w:rsidRPr="00217260">
        <w:t>ר</w:t>
      </w:r>
      <w:r>
        <w:t xml:space="preserve">:</w:t>
      </w:r>
    </w:p>
    <w:p w:rsidR="00E403F0" w:rsidRPr="00AD695E" w:rsidRDefault="00E403F0" w:rsidP="00E403F0">
      <w:pPr>
        <w:rPr>
          <w:rtl/>
        </w:rPr>
      </w:pPr>
      <w:del w:id="93292" w:author="מנוע מכני" w:date="2026-10-11T12:04:39Z">
        <w:r>
          <w:rPr>
            <w:rtl/>
          </w:rPr>
          <w:delText xml:space="preserve"> </w:delText>
        </w:r>
      </w:del>
      <w:r>
        <w:rPr>
          <w:rtl/>
        </w:rPr>
        <w:t xml:space="preserve">מותר הקטרת, אחת לששים או לשבעים שנה היו מפטמין אותה לחצאין, </w:t>
      </w:r>
    </w:p>
    <w:p w:rsidR="00E403F0" w:rsidRPr="00AD695E" w:rsidRDefault="00E403F0" w:rsidP="00E403F0">
      <w:pPr>
        <w:rPr>
          <w:rtl/>
        </w:rPr>
      </w:pPr>
      <w:r>
        <w:rPr>
          <w:rtl/>
        </w:rPr>
        <w:t xml:space="preserve">לפיכך יחיד שפיטם לחצאין - חייב, דברי רבן שמעון בן גמליאל שאמר משום הסגן, </w:t>
      </w:r>
    </w:p>
    <w:p w:rsidR="00E403F0" w:rsidRPr="00AD695E" w:rsidRDefault="00E403F0" w:rsidP="00E403F0">
      <w:pPr>
        <w:rPr>
          <w:rtl/>
        </w:rPr>
      </w:pPr>
      <w:r>
        <w:rPr>
          <w:rtl/>
        </w:rPr>
        <w:t xml:space="preserve">אבל שליש ורביע </w:t>
      </w:r>
      <w:r>
        <w:rPr>
          <w:rtl/>
        </w:rPr>
        <w:t xml:space="preserve">לא</w:t>
      </w:r>
      <w:r>
        <w:rPr>
          <w:rtl/>
        </w:rPr>
        <w:t xml:space="preserve"> שמעתי</w:t>
      </w:r>
      <w:ins w:id="91747" w:author="מנוע מכני" w:date="2026-10-11T12:04:39Z">
        <w:r>
          <w:rPr>
            <w:rtl/>
          </w:rPr>
          <w:t xml:space="preserve">,</w:t>
        </w:r>
      </w:ins>
      <w:del w:id="91748" w:author="מנוע מכני" w:date="2026-10-11T12:04:39Z">
        <w:r>
          <w:rPr>
            <w:rtl/>
          </w:rPr>
          <w:delText xml:space="preserve">;</w:delText>
        </w:r>
      </w:del>
    </w:p>
    <w:p w:rsidR="00E403F0" w:rsidRPr="00AD695E" w:rsidRDefault="00E403F0" w:rsidP="00E403F0">
      <w:pPr>
        <w:rPr>
          <w:rtl/>
        </w:rPr>
      </w:pPr>
      <w:r>
        <w:rPr>
          <w:rtl/>
        </w:rPr>
        <w:t>וחכמים אומרים: בכל יום מתקן במתכונתה והיה מכניס.</w:t>
      </w:r>
    </w:p>
    <w:p>
      <w:pPr>
        <w:pStyle w:val="38"/>
        <w:rPr>
          <w:ins w:id="93293" w:author="מנוע מכני" w:date="2026-10-11T12:04:39Z"/>
        </w:rPr>
      </w:pPr>
      <w:r>
        <w:t xml:space="preserve">מסייע לרבא:</w:t>
      </w:r>
    </w:p>
    <w:p w:rsidR="00E403F0" w:rsidRPr="00AD695E" w:rsidRDefault="00E403F0" w:rsidP="00E403F0">
      <w:pPr>
        <w:rPr>
          <w:rtl/>
        </w:rPr>
      </w:pPr>
      <w:del w:id="93294" w:author="מנוע מכני" w:date="2026-10-11T12:04:39Z">
        <w:r>
          <w:rPr>
            <w:rtl/>
          </w:rPr>
          <w:delText xml:space="preserve"> </w:delText>
        </w:r>
      </w:del>
      <w:r>
        <w:rPr>
          <w:rFonts w:hint="cs"/>
          <w:rtl/>
        </w:rPr>
        <w:t xml:space="preserve">[שמן המשחה] </w:t>
      </w:r>
      <w:r>
        <w:rPr>
          <w:rtl/>
        </w:rPr>
        <w:t>קטורת</w:t>
      </w:r>
      <w:r>
        <w:rPr>
          <w:rFonts w:hint="cs"/>
          <w:rtl/>
        </w:rPr>
        <w:t>,</w:t>
      </w:r>
      <w:r>
        <w:rPr>
          <w:rtl/>
        </w:rPr>
        <w:t xml:space="preserve"> שפטמו לחצאין - חייב, ד</w:t>
      </w:r>
      <w:r>
        <w:rPr>
          <w:rFonts w:hint="cs"/>
          <w:rtl/>
        </w:rPr>
        <w:t>'</w:t>
      </w:r>
      <w:ins w:id="90261" w:author="Claude - סמנטי" w:date="2026-10-11T12:21:47Z">
        <w:r>
          <w:rPr>
            <w:rStyle w:val="afffff0"/>
            <w:rtl/>
          </w:rPr>
          <w:t xml:space="preserve">וְהַקְּטֹרֶת אֲשֶׁר תַּעֲשֶׂה</w:t>
        </w:r>
      </w:ins>
      <w:del w:id="90262" w:author="Claude - סמנטי" w:date="2026-10-11T12:21:47Z">
        <w:r>
          <w:rPr>
            <w:rtl/>
          </w:rPr>
          <w:delText xml:space="preserve">והקטרת אשר </w:delText>
        </w:r>
        <w:r w:rsidRPr="00217260">
          <w:rPr>
            <w:b/>
            <w:bCs/>
            <w:rtl/>
          </w:rPr>
          <w:delText xml:space="preserve">תעשה</w:delText>
        </w:r>
      </w:del>
      <w:r w:rsidRPr="00217260">
        <w:rPr>
          <w:rFonts w:hint="cs"/>
          <w:b/>
          <w:bCs/>
          <w:rtl/>
        </w:rPr>
        <w:t>'</w:t>
      </w:r>
      <w:r>
        <w:rPr>
          <w:rtl/>
        </w:rPr>
        <w:t>, כל שתעשה, והא אפשר דעבדה פרס בשחרית ופרס בין הערבים.</w:t>
      </w:r>
    </w:p>
    <w:p>
      <w:pPr>
        <w:pStyle w:val="38"/>
        <w:rPr>
          <w:ins w:id="93296" w:author="מנוע מכני" w:date="2026-10-11T12:04:39Z"/>
        </w:rPr>
      </w:pPr>
      <w:del w:id="93295"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297" w:author="מנוע מכני" w:date="2026-10-11T12:04:39Z">
        <w:r>
          <w:rPr>
            <w:rtl/>
          </w:rPr>
          <w:delText xml:space="preserve"> </w:delText>
        </w:r>
      </w:del>
      <w:r>
        <w:rPr>
          <w:rtl/>
        </w:rPr>
        <w:t xml:space="preserve">היו מחזירין אותה למכתשת פעמים בשנה, בימות החמה פזורה, שלא תתעפש, </w:t>
      </w:r>
    </w:p>
    <w:p w:rsidR="00E403F0" w:rsidRPr="00AD695E" w:rsidRDefault="00E403F0" w:rsidP="00D07C84">
      <w:pPr>
        <w:rPr>
          <w:rtl/>
        </w:rPr>
      </w:pPr>
      <w:r>
        <w:rPr>
          <w:rtl/>
        </w:rPr>
        <w:tab/>
        <w:t xml:space="preserve">בימות הגשמים צבורה, כדי שלא תפוג ריחה</w:t>
      </w:r>
      <w:ins w:id="91749" w:author="מנוע מכני" w:date="2026-10-11T12:04:39Z">
        <w:r>
          <w:rPr>
            <w:rtl/>
          </w:rPr>
          <w:t xml:space="preserve">,</w:t>
        </w:r>
      </w:ins>
      <w:del w:id="91750" w:author="מנוע מכני" w:date="2026-10-11T12:04:39Z">
        <w:r>
          <w:rPr>
            <w:rtl/>
          </w:rPr>
          <w:tab/>
          <w:delText xml:space="preserve">;</w:delText>
        </w:r>
      </w:del>
    </w:p>
    <w:p w:rsidR="00E403F0" w:rsidRPr="00AD695E" w:rsidRDefault="00E403F0" w:rsidP="00E403F0">
      <w:pPr>
        <w:rPr>
          <w:rtl/>
        </w:rPr>
      </w:pPr>
      <w:r>
        <w:rPr>
          <w:rtl/>
        </w:rPr>
        <w:t xml:space="preserve">וכשהוא שוחק, אומר: הדק היטב, היטב הדק, דברי אבא יוסי בן יוחנן</w:t>
      </w:r>
      <w:ins w:id="91751" w:author="מנוע מכני" w:date="2026-10-11T12:04:39Z">
        <w:r>
          <w:rPr>
            <w:rtl/>
          </w:rPr>
          <w:t xml:space="preserve">,</w:t>
        </w:r>
      </w:ins>
      <w:del w:id="91752" w:author="מנוע מכני" w:date="2026-10-11T12:04:39Z">
        <w:r>
          <w:rPr>
            <w:rtl/>
          </w:rPr>
          <w:delText xml:space="preserve">;</w:delText>
        </w:r>
      </w:del>
    </w:p>
    <w:p w:rsidR="00E403F0" w:rsidRPr="00AD695E" w:rsidRDefault="00E403F0" w:rsidP="00E403F0">
      <w:pPr>
        <w:rPr>
          <w:rtl/>
        </w:rPr>
      </w:pPr>
      <w:r>
        <w:rPr>
          <w:rtl/>
        </w:rPr>
        <w:t xml:space="preserve">ושלש מנין יתירין שמהן כ"ג מכניס מלא חפניו ביוה"כ, נותן אותה למכתשת בערב יוה"כ, ושוחקן יפה יפה כדי שתהא דקה מן הדקה, </w:t>
      </w:r>
    </w:p>
    <w:p>
      <w:pPr>
        <w:pStyle w:val="38"/>
        <w:rPr>
          <w:ins w:id="93298" w:author="מנוע מכני" w:date="2026-10-11T12:04:39Z"/>
        </w:rPr>
      </w:pPr>
      <w:r>
        <w:t xml:space="preserve">כדתניא:</w:t>
      </w:r>
    </w:p>
    <w:p w:rsidR="00E403F0" w:rsidRPr="00AD695E" w:rsidRDefault="00E403F0" w:rsidP="00E403F0">
      <w:pPr>
        <w:rPr>
          <w:rtl/>
        </w:rPr>
      </w:pPr>
      <w:del w:id="93299" w:author="מנוע מכני" w:date="2026-10-11T12:04:39Z">
        <w:r>
          <w:rPr>
            <w:rtl/>
          </w:rPr>
          <w:delText xml:space="preserve"> </w:delText>
        </w:r>
      </w:del>
      <w:r>
        <w:rPr>
          <w:rFonts w:hint="cs"/>
          <w:rtl/>
        </w:rPr>
        <w:t>'</w:t>
      </w:r>
      <w:ins w:id="90263" w:author="Claude - סמנטי" w:date="2026-10-11T12:21:47Z">
        <w:r>
          <w:rPr>
            <w:rStyle w:val="afffff0"/>
            <w:rtl/>
          </w:rPr>
          <w:t xml:space="preserve">דַּקָּה</w:t>
        </w:r>
      </w:ins>
      <w:del w:id="90264" w:author="Claude - סמנטי" w:date="2026-10-11T12:21:47Z">
        <w:r>
          <w:rPr>
            <w:rtl/>
          </w:rPr>
          <w:delText xml:space="preserve">דקה</w:delText>
        </w:r>
      </w:del>
      <w:r>
        <w:rPr>
          <w:rFonts w:hint="cs"/>
          <w:rtl/>
        </w:rPr>
        <w:t>'[הא נאמר ושחקת ממנו הדק]</w:t>
      </w:r>
      <w:r>
        <w:rPr>
          <w:rtl/>
        </w:rPr>
        <w:t xml:space="preserve"> </w:t>
      </w:r>
      <w:r>
        <w:rPr>
          <w:rFonts w:hint="cs"/>
          <w:rtl/>
        </w:rPr>
        <w:t xml:space="preserve">- </w:t>
      </w:r>
      <w:r>
        <w:rPr>
          <w:rtl/>
        </w:rPr>
        <w:t>כדי שתהא דקה מן הדקה.</w:t>
      </w:r>
    </w:p>
    <w:p w:rsidR="00E403F0" w:rsidRPr="00AD695E" w:rsidRDefault="00E403F0" w:rsidP="00E403F0">
      <w:pPr>
        <w:rPr>
          <w:rtl/>
        </w:rPr>
      </w:pPr>
    </w:p>
    <w:p>
      <w:pPr>
        <w:pStyle w:val="38"/>
        <w:rPr>
          <w:ins w:id="93300" w:author="מנוע מכני" w:date="2026-10-11T12:04:39Z"/>
        </w:rPr>
      </w:pPr>
      <w:r w:rsidRPr="00217260">
        <w:t xml:space="preserve">אמר</w:t>
      </w:r>
      <w:r w:rsidRPr="00217260">
        <w:t xml:space="preserve"> מר:</w:t>
      </w:r>
    </w:p>
    <w:p w:rsidR="00E403F0" w:rsidRPr="00AD695E" w:rsidRDefault="00E403F0" w:rsidP="00E403F0">
      <w:pPr>
        <w:rPr>
          <w:rtl/>
        </w:rPr>
      </w:pPr>
      <w:del w:id="93301" w:author="מנוע מכני" w:date="2026-10-11T12:04:39Z">
        <w:r w:rsidRPr="00217260">
          <w:rPr>
            <w:b/>
            <w:bCs/>
            <w:rtl/>
          </w:rPr>
          <w:delText xml:space="preserve"> </w:delText>
        </w:r>
      </w:del>
      <w:r w:rsidRPr="00217260">
        <w:rPr>
          <w:b/>
          <w:bCs/>
          <w:rtl/>
        </w:rPr>
        <w:t xml:space="preserve">כשהוא שוחק, אומר היטב הדק, הדק היטב.</w:t>
      </w:r>
    </w:p>
    <w:p>
      <w:pPr>
        <w:pStyle w:val="38"/>
        <w:rPr>
          <w:ins w:id="93302" w:author="מנוע מכני" w:date="2026-10-11T12:04:39Z"/>
        </w:rPr>
      </w:pPr>
      <w:r>
        <w:t>מסייע לר</w:t>
      </w:r>
      <w:r>
        <w:t>י</w:t>
      </w:r>
      <w:r>
        <w:t>"</w:t>
      </w:r>
      <w:r>
        <w:t>ו</w:t>
      </w:r>
      <w:r>
        <w:t xml:space="preserve">:</w:t>
      </w:r>
    </w:p>
    <w:p w:rsidR="00E403F0" w:rsidRPr="00AD695E" w:rsidRDefault="00E403F0" w:rsidP="00E403F0">
      <w:pPr>
        <w:rPr>
          <w:rtl/>
        </w:rPr>
      </w:pPr>
      <w:del w:id="93303" w:author="מנוע מכני" w:date="2026-10-11T12:04:39Z">
        <w:r>
          <w:rPr>
            <w:rtl/>
          </w:rPr>
          <w:delText xml:space="preserve"> </w:delText>
        </w:r>
      </w:del>
      <w:r>
        <w:rPr>
          <w:rtl/>
        </w:rPr>
        <w:t xml:space="preserve">כשם שהדיבור רע ליין, כן הדיבור יפה לבשמים.</w:t>
      </w:r>
    </w:p>
    <w:p w:rsidR="00E403F0" w:rsidRPr="00AD695E" w:rsidRDefault="00E403F0" w:rsidP="00E403F0">
      <w:pPr>
        <w:rPr>
          <w:rtl/>
        </w:rPr>
      </w:pPr>
    </w:p>
    <w:p>
      <w:pPr>
        <w:pStyle w:val="afffff8"/>
        <w:rPr>
          <w:ins w:id="90193" w:author="קלוד" w:date="2026-10-11T12:26:18Z"/>
        </w:rPr>
      </w:pPr>
      <w:ins w:id="90194" w:author="קלוד" w:date="2026-10-11T12:26:18Z">
        <w:r>
          <w:rPr>
            <w:color w:val="7B3F00"/>
          </w:rPr>
          <w:t xml:space="preserve">י"א סממני קטרת - כלל ופרט וכלל</w:t>
        </w:r>
      </w:ins>
    </w:p>
    <w:p>
      <w:pPr>
        <w:pStyle w:val="38"/>
        <w:rPr>
          <w:ins w:id="93304" w:author="מנוע מכני" w:date="2026-10-11T12:04:39Z"/>
        </w:rPr>
      </w:pPr>
      <w:r>
        <w:t xml:space="preserve">א"ר יוחנן:</w:t>
      </w:r>
    </w:p>
    <w:p w:rsidR="00E403F0" w:rsidRPr="00AD695E" w:rsidRDefault="00E403F0" w:rsidP="00E403F0">
      <w:pPr>
        <w:rPr>
          <w:rtl/>
        </w:rPr>
      </w:pPr>
      <w:del w:id="93305" w:author="מנוע מכני" w:date="2026-10-11T12:04:39Z">
        <w:r>
          <w:rPr>
            <w:rtl/>
          </w:rPr>
          <w:delText xml:space="preserve"> </w:delText>
        </w:r>
      </w:del>
      <w:r>
        <w:rPr>
          <w:rtl/>
        </w:rPr>
        <w:t xml:space="preserve">י"א סממנין נאמרו לו למשה בסיני.</w:t>
      </w:r>
    </w:p>
    <w:p w:rsidR="00E403F0" w:rsidRPr="00AD695E" w:rsidRDefault="00E403F0" w:rsidP="00E403F0">
      <w:pPr>
        <w:rPr>
          <w:rtl/>
        </w:rPr>
      </w:pPr>
      <w:r>
        <w:rPr>
          <w:rFonts w:hint="cs"/>
          <w:rtl/>
        </w:rPr>
        <w:t>'</w:t>
      </w:r>
      <w:ins w:id="90267" w:author="Claude - סמנטי" w:date="2026-10-11T12:21:47Z">
        <w:r>
          <w:rPr>
            <w:rStyle w:val="afffff0"/>
            <w:rtl/>
          </w:rPr>
          <w:t xml:space="preserve">קַח לְךָ סַמִּים</w:t>
        </w:r>
      </w:ins>
      <w:del w:id="90268" w:author="Claude - סמנטי" w:date="2026-10-11T12:21:47Z">
        <w:r>
          <w:rPr>
            <w:rtl/>
          </w:rPr>
          <w:delText xml:space="preserve">קח לך </w:delText>
        </w:r>
        <w:r w:rsidRPr="00217260">
          <w:rPr>
            <w:b/>
            <w:bCs/>
            <w:rtl/>
          </w:rPr>
          <w:delText xml:space="preserve">סמים</w:delText>
        </w:r>
      </w:del>
      <w:r w:rsidRPr="00217260">
        <w:rPr>
          <w:rFonts w:hint="cs"/>
          <w:b/>
          <w:bCs/>
          <w:rtl/>
        </w:rPr>
        <w:t>'</w:t>
      </w:r>
      <w:r>
        <w:rPr>
          <w:rtl/>
        </w:rPr>
        <w:t xml:space="preserve"> - </w:t>
      </w:r>
      <w:ins w:id="91019" w:author="מנוע מכני" w:date="2026-10-11T12:04:39Z">
        <w:r>
          <w:rPr>
            <w:rtl/>
          </w:rPr>
          <w:t xml:space="preserve">שני</w:t>
        </w:r>
      </w:ins>
      <w:del w:id="91020" w:author="מנוע מכני" w:date="2026-10-11T12:04:39Z">
        <w:r>
          <w:rPr>
            <w:rtl/>
          </w:rPr>
          <w:delText xml:space="preserve">תרי</w:delText>
        </w:r>
      </w:del>
      <w:r>
        <w:rPr>
          <w:rtl/>
        </w:rPr>
        <w:t xml:space="preserve">, </w:t>
      </w:r>
      <w:r>
        <w:rPr>
          <w:rFonts w:hint="cs"/>
          <w:rtl/>
        </w:rPr>
        <w:t>'</w:t>
      </w:r>
      <w:ins w:id="90265" w:author="Claude - סמנטי" w:date="2026-10-11T12:21:47Z">
        <w:r>
          <w:rPr>
            <w:rStyle w:val="afffff0"/>
            <w:rtl/>
          </w:rPr>
          <w:t xml:space="preserve">נָטָף וּשְׁחֵלֶת וְחֶלְבְּנָה</w:t>
        </w:r>
      </w:ins>
      <w:del w:id="90266" w:author="Claude - סמנטי" w:date="2026-10-11T12:21:47Z">
        <w:r>
          <w:rPr>
            <w:rtl/>
          </w:rPr>
          <w:delText xml:space="preserve">נטף ושחלת וחלבנה</w:delText>
        </w:r>
      </w:del>
      <w:r>
        <w:rPr>
          <w:rFonts w:hint="cs"/>
          <w:rtl/>
        </w:rPr>
        <w:t>'</w:t>
      </w:r>
      <w:r>
        <w:rPr>
          <w:rtl/>
        </w:rPr>
        <w:t xml:space="preserve"> - הא חמשה, </w:t>
      </w:r>
    </w:p>
    <w:p w:rsidR="00E403F0" w:rsidRPr="00AD695E" w:rsidRDefault="00E403F0" w:rsidP="00E403F0">
      <w:pPr>
        <w:rPr>
          <w:rtl/>
        </w:rPr>
      </w:pPr>
      <w:r>
        <w:rPr>
          <w:rFonts w:hint="cs"/>
          <w:rtl/>
        </w:rPr>
        <w:t>'</w:t>
      </w:r>
      <w:r>
        <w:rPr>
          <w:rStyle w:val="afffff0"/>
          <w:rtl/>
        </w:rPr>
        <w:t>וסמים</w:t>
      </w:r>
      <w:r>
        <w:rPr>
          <w:rFonts w:hint="cs"/>
          <w:rtl/>
        </w:rPr>
        <w:t>'</w:t>
      </w:r>
      <w:r>
        <w:rPr>
          <w:rtl/>
        </w:rPr>
        <w:t xml:space="preserve"> אחריני חמשה - הא עשרה, </w:t>
      </w:r>
      <w:r>
        <w:rPr>
          <w:rFonts w:hint="cs"/>
          <w:rtl/>
        </w:rPr>
        <w:t>'</w:t>
      </w:r>
      <w:ins w:id="90269" w:author="Claude - סמנטי" w:date="2026-10-11T12:21:47Z">
        <w:r>
          <w:rPr>
            <w:rStyle w:val="afffff0"/>
            <w:rtl/>
          </w:rPr>
          <w:t xml:space="preserve">וּלְבוֹנָה זַכָּה</w:t>
        </w:r>
      </w:ins>
      <w:del w:id="90270" w:author="Claude - סמנטי" w:date="2026-10-11T12:21:47Z">
        <w:r>
          <w:rPr>
            <w:rtl/>
          </w:rPr>
          <w:delText xml:space="preserve">ולבונה זכה</w:delText>
        </w:r>
      </w:del>
      <w:r>
        <w:rPr>
          <w:rFonts w:hint="cs"/>
          <w:rtl/>
        </w:rPr>
        <w:t>'</w:t>
      </w:r>
      <w:r>
        <w:rPr>
          <w:rtl/>
        </w:rPr>
        <w:t xml:space="preserve"> חד - הא </w:t>
      </w:r>
      <w:r>
        <w:rPr>
          <w:rFonts w:hint="cs"/>
          <w:rtl/>
        </w:rPr>
        <w:t>י</w:t>
      </w:r>
      <w:r>
        <w:rPr>
          <w:rtl/>
        </w:rPr>
        <w:t>"</w:t>
      </w:r>
      <w:r>
        <w:rPr>
          <w:rFonts w:hint="cs"/>
          <w:rtl/>
        </w:rPr>
        <w:t>א</w:t>
      </w:r>
      <w:r>
        <w:rPr>
          <w:rtl/>
        </w:rPr>
        <w:t>.</w:t>
      </w:r>
    </w:p>
    <w:p>
      <w:pPr>
        <w:pStyle w:val="38"/>
        <w:rPr>
          <w:ins w:id="93306" w:author="מנוע מכני" w:date="2026-10-11T12:04:39Z"/>
        </w:rPr>
      </w:pPr>
      <w:r>
        <w:t xml:space="preserve">ואימא:</w:t>
      </w:r>
    </w:p>
    <w:p w:rsidR="00E403F0" w:rsidRPr="00AD695E" w:rsidRDefault="00E403F0" w:rsidP="00E403F0">
      <w:pPr>
        <w:rPr>
          <w:rtl/>
        </w:rPr>
      </w:pPr>
      <w:del w:id="93307" w:author="מנוע מכני" w:date="2026-10-11T12:04:39Z">
        <w:r>
          <w:rPr>
            <w:rtl/>
          </w:rPr>
          <w:delText xml:space="preserve"> </w:delText>
        </w:r>
      </w:del>
      <w:r>
        <w:rPr>
          <w:rtl/>
        </w:rPr>
        <w:t xml:space="preserve">סמים - כלל, נטף ושחלת וחלבנה - פרט, סמים - חזר וכלל, </w:t>
      </w:r>
    </w:p>
    <w:p w:rsidR="00E403F0" w:rsidRPr="00AD695E" w:rsidRDefault="00E403F0" w:rsidP="00E403F0">
      <w:pPr>
        <w:rPr>
          <w:rtl/>
        </w:rPr>
      </w:pPr>
      <w:r>
        <w:rPr>
          <w:rtl/>
        </w:rPr>
        <w:t xml:space="preserve">כלל ופרט וכלל אי אתה דן אלא כעין הפרט, </w:t>
      </w:r>
      <w:r>
        <w:rPr>
          <w:rFonts w:hint="cs"/>
          <w:rtl/>
        </w:rPr>
        <w:t>ד</w:t>
      </w:r>
      <w:r>
        <w:rPr>
          <w:rtl/>
        </w:rPr>
        <w:t xml:space="preserve">מפורש דבר שקיטר ועולה וריחו נודף, </w:t>
      </w:r>
    </w:p>
    <w:p w:rsidR="00E403F0" w:rsidRPr="00AD695E" w:rsidRDefault="00E403F0" w:rsidP="00E403F0">
      <w:pPr>
        <w:rPr>
          <w:rtl/>
        </w:rPr>
      </w:pPr>
      <w:r>
        <w:rPr>
          <w:rFonts w:hint="cs"/>
          <w:rtl/>
        </w:rPr>
        <w:t>וצריכא נטף הוו</w:t>
      </w:r>
      <w:r>
        <w:rPr>
          <w:rtl/>
        </w:rPr>
        <w:t>"</w:t>
      </w:r>
      <w:r>
        <w:rPr>
          <w:rFonts w:hint="cs"/>
          <w:rtl/>
        </w:rPr>
        <w:t xml:space="preserve">א דווקא מין אילן </w:t>
      </w:r>
    </w:p>
    <w:p w:rsidR="00E403F0" w:rsidRPr="00AD695E" w:rsidRDefault="00E403F0" w:rsidP="00E403F0">
      <w:pPr>
        <w:rPr>
          <w:rtl/>
        </w:rPr>
      </w:pPr>
      <w:r>
        <w:rPr>
          <w:rFonts w:hint="cs"/>
          <w:rtl/>
        </w:rPr>
        <w:t>שחלת הוו</w:t>
      </w:r>
      <w:r>
        <w:rPr>
          <w:rtl/>
        </w:rPr>
        <w:t>"</w:t>
      </w:r>
      <w:r>
        <w:rPr>
          <w:rFonts w:hint="cs"/>
          <w:rtl/>
        </w:rPr>
        <w:t xml:space="preserve">א דווקא גידולי קרקע </w:t>
      </w:r>
    </w:p>
    <w:p w:rsidR="00E403F0" w:rsidRPr="00AD695E" w:rsidRDefault="00E403F0" w:rsidP="00E403F0">
      <w:pPr>
        <w:rPr>
          <w:rtl/>
        </w:rPr>
      </w:pPr>
      <w:r>
        <w:rPr>
          <w:rtl/>
        </w:rPr>
        <w:t xml:space="preserve">וחלבנה </w:t>
      </w:r>
      <w:ins w:id="92529" w:author="מנוע מכני" w:date="2026-10-11T12:04:39Z">
        <w:r>
          <w:rPr>
            <w:rtl/>
          </w:rPr>
          <w:t xml:space="preserve">לגופו</w:t>
        </w:r>
      </w:ins>
      <w:del w:id="92530" w:author="מנוע מכני" w:date="2026-10-11T12:04:39Z">
        <w:r>
          <w:rPr>
            <w:rtl/>
          </w:rPr>
          <w:delText xml:space="preserve">לגופיה</w:delText>
        </w:r>
      </w:del>
      <w:r>
        <w:rPr>
          <w:rtl/>
        </w:rPr>
        <w:t xml:space="preserve"> </w:t>
      </w:r>
      <w:ins w:id="91023" w:author="מנוע מכני" w:date="2026-10-11T12:04:39Z">
        <w:r>
          <w:rPr>
            <w:rtl/>
          </w:rPr>
          <w:t xml:space="preserve">בא</w:t>
        </w:r>
      </w:ins>
      <w:del w:id="91024" w:author="מנוע מכני" w:date="2026-10-11T12:04:39Z">
        <w:r>
          <w:rPr>
            <w:rtl/>
          </w:rPr>
          <w:delText xml:space="preserve">אתא</w:delText>
        </w:r>
      </w:del>
      <w:r>
        <w:rPr>
          <w:rtl/>
        </w:rPr>
        <w:t xml:space="preserve">, מפני שריחה רע! </w:t>
      </w:r>
      <w:r>
        <w:rPr>
          <w:rtl/>
        </w:rPr>
        <w:t xml:space="preserve">א"כ</w:t>
      </w:r>
      <w:r>
        <w:rPr>
          <w:rtl/>
        </w:rPr>
        <w:t xml:space="preserve"> מקח לך נפקא </w:t>
      </w:r>
      <w:ins w:id="91021" w:author="מנוע מכני" w:date="2026-10-11T12:04:39Z">
        <w:r>
          <w:rPr>
            <w:rtl/>
          </w:rPr>
          <w:t xml:space="preserve">לו</w:t>
        </w:r>
      </w:ins>
      <w:del w:id="91022" w:author="מנוע מכני" w:date="2026-10-11T12:04:39Z">
        <w:r>
          <w:rPr>
            <w:rtl/>
          </w:rPr>
          <w:delText xml:space="preserve">ליה</w:delText>
        </w:r>
      </w:del>
      <w:r>
        <w:rPr>
          <w:rtl/>
        </w:rPr>
        <w:t xml:space="preserve">.</w:t>
      </w:r>
    </w:p>
    <w:p>
      <w:pPr>
        <w:pStyle w:val="38"/>
        <w:rPr>
          <w:ins w:id="93308" w:author="מנוע מכני" w:date="2026-10-11T12:04:39Z"/>
        </w:rPr>
      </w:pPr>
      <w:r w:rsidRPr="00A757C8">
        <w:t>ו</w:t>
      </w:r>
      <w:r w:rsidRPr="00A757C8">
        <w:t xml:space="preserve">אין לומר</w:t>
      </w:r>
    </w:p>
    <w:p w:rsidR="00E403F0" w:rsidRPr="00AD695E" w:rsidRDefault="00E403F0" w:rsidP="00E403F0">
      <w:pPr>
        <w:rPr>
          <w:rtl/>
        </w:rPr>
      </w:pPr>
      <w:del w:id="93309" w:author="מנוע מכני" w:date="2026-10-11T12:04:39Z">
        <w:r w:rsidRPr="00A757C8">
          <w:rPr>
            <w:rFonts w:hint="cs"/>
            <w:rtl/>
          </w:rPr>
          <w:delText xml:space="preserve"> </w:delText>
        </w:r>
      </w:del>
      <w:r w:rsidRPr="00A757C8">
        <w:rPr>
          <w:rFonts w:hint="cs"/>
          <w:rtl/>
        </w:rPr>
        <w:t xml:space="preserve">ד</w:t>
      </w:r>
      <w:r w:rsidRPr="00A757C8">
        <w:rPr>
          <w:rtl/>
        </w:rPr>
        <w:t xml:space="preserve">סמים בתראי </w:t>
      </w:r>
      <w:ins w:id="91025" w:author="מנוע מכני" w:date="2026-10-11T12:04:39Z">
        <w:r>
          <w:rPr>
            <w:rtl/>
          </w:rPr>
          <w:t xml:space="preserve">שני</w:t>
        </w:r>
      </w:ins>
      <w:del w:id="91026" w:author="מנוע מכני" w:date="2026-10-11T12:04:39Z">
        <w:r w:rsidRPr="00A757C8">
          <w:rPr>
            <w:rtl/>
          </w:rPr>
          <w:delText xml:space="preserve">תרי</w:delText>
        </w:r>
      </w:del>
      <w:r w:rsidRPr="00A757C8">
        <w:rPr>
          <w:rFonts w:hint="cs"/>
          <w:rtl/>
        </w:rPr>
        <w:t xml:space="preserve"> </w:t>
      </w:r>
      <w:r w:rsidRPr="00A757C8">
        <w:rPr>
          <w:rtl/>
        </w:rPr>
        <w:t>כסמים קדמאי</w:t>
      </w:r>
      <w:r w:rsidRPr="00A757C8">
        <w:rPr>
          <w:rFonts w:hint="cs"/>
          <w:rtl/>
        </w:rPr>
        <w:t xml:space="preserve"> </w:t>
      </w:r>
      <w:r w:rsidRPr="00A757C8">
        <w:rPr>
          <w:rFonts w:hint="cs"/>
          <w:rtl/>
        </w:rPr>
        <w:t xml:space="preserve">ד</w:t>
      </w:r>
      <w:r w:rsidRPr="00A757C8">
        <w:rPr>
          <w:rtl/>
        </w:rPr>
        <w:t xml:space="preserve">א"כ</w:t>
      </w:r>
      <w:r w:rsidRPr="00A757C8">
        <w:rPr>
          <w:rtl/>
        </w:rPr>
        <w:t xml:space="preserve"> נכתוב סמים סמים </w:t>
      </w:r>
      <w:ins w:id="90349" w:author="מנוע מכני" w:date="2026-10-11T12:04:39Z">
        <w:r>
          <w:rPr>
            <w:rtl/>
          </w:rPr>
          <w:t xml:space="preserve">כאחד</w:t>
        </w:r>
      </w:ins>
      <w:del w:id="90350" w:author="מנוע מכני" w:date="2026-10-11T12:04:39Z">
        <w:r w:rsidRPr="00A757C8">
          <w:rPr>
            <w:rtl/>
          </w:rPr>
          <w:delText xml:space="preserve">בהד</w:delText>
        </w:r>
        <w:r w:rsidRPr="00A757C8">
          <w:rPr>
            <w:rFonts w:hint="cs"/>
            <w:rtl/>
          </w:rPr>
          <w:delText xml:space="preserve">ד</w:delText>
        </w:r>
        <w:r w:rsidRPr="00A757C8">
          <w:rPr>
            <w:rtl/>
          </w:rPr>
          <w:delText xml:space="preserve">י</w:delText>
        </w:r>
      </w:del>
      <w:r w:rsidRPr="00A757C8">
        <w:rPr>
          <w:rtl/>
        </w:rPr>
        <w:t xml:space="preserve"> וסוף נכתוב נטף ושחלת וחלבנה.</w:t>
      </w:r>
    </w:p>
    <w:p w:rsidR="00E403F0" w:rsidRPr="00AD695E" w:rsidRDefault="00E403F0" w:rsidP="00E403F0">
      <w:pPr>
        <w:rPr>
          <w:rtl/>
        </w:rPr>
      </w:pPr>
    </w:p>
    <w:p>
      <w:pPr>
        <w:pStyle w:val="38"/>
        <w:rPr>
          <w:ins w:id="93310" w:author="מנוע מכני" w:date="2026-10-11T12:04:39Z"/>
        </w:rPr>
      </w:pPr>
      <w:r w:rsidRPr="00A757C8">
        <w:t xml:space="preserve">דבי רבי ישמעאל תני:</w:t>
      </w:r>
    </w:p>
    <w:p w:rsidR="00E403F0" w:rsidRPr="00AD695E" w:rsidRDefault="00E403F0" w:rsidP="00E403F0">
      <w:pPr>
        <w:rPr>
          <w:rtl/>
        </w:rPr>
      </w:pPr>
      <w:del w:id="93311" w:author="מנוע מכני" w:date="2026-10-11T12:04:39Z">
        <w:r w:rsidRPr="00A757C8">
          <w:rPr>
            <w:rtl/>
          </w:rPr>
          <w:delText xml:space="preserve"> </w:delText>
        </w:r>
      </w:del>
      <w:r w:rsidRPr="00A757C8">
        <w:rPr>
          <w:rFonts w:hint="cs"/>
          <w:rtl/>
        </w:rPr>
        <w:t>'</w:t>
      </w:r>
      <w:ins w:id="90273" w:author="Claude - סמנטי" w:date="2026-10-11T12:21:47Z">
        <w:r>
          <w:rPr>
            <w:rStyle w:val="afffff0"/>
            <w:rtl/>
          </w:rPr>
          <w:t xml:space="preserve">סַמִּים</w:t>
        </w:r>
      </w:ins>
      <w:del w:id="90274" w:author="Claude - סמנטי" w:date="2026-10-11T12:21:47Z">
        <w:r w:rsidRPr="00A757C8">
          <w:rPr>
            <w:rtl/>
          </w:rPr>
          <w:delText xml:space="preserve">סמים</w:delText>
        </w:r>
      </w:del>
      <w:r w:rsidRPr="00A757C8">
        <w:rPr>
          <w:rFonts w:hint="cs"/>
          <w:rtl/>
        </w:rPr>
        <w:t>'</w:t>
      </w:r>
      <w:r w:rsidRPr="00A757C8">
        <w:rPr>
          <w:rtl/>
        </w:rPr>
        <w:t xml:space="preserve"> כלל, </w:t>
      </w:r>
      <w:r w:rsidRPr="00A757C8">
        <w:rPr>
          <w:rFonts w:hint="cs"/>
          <w:rtl/>
        </w:rPr>
        <w:t>'</w:t>
      </w:r>
      <w:r w:rsidRPr="00A757C8">
        <w:rPr>
          <w:rStyle w:val="afffff0"/>
          <w:rtl/>
        </w:rPr>
        <w:t>נטף שחלת וחלבנה</w:t>
      </w:r>
      <w:r w:rsidRPr="00A757C8">
        <w:rPr>
          <w:rFonts w:hint="cs"/>
          <w:rtl/>
        </w:rPr>
        <w:t>'</w:t>
      </w:r>
      <w:r w:rsidRPr="00A757C8">
        <w:rPr>
          <w:rtl/>
        </w:rPr>
        <w:t xml:space="preserve"> פרט, </w:t>
      </w:r>
      <w:r w:rsidRPr="00A757C8">
        <w:rPr>
          <w:rFonts w:hint="cs"/>
          <w:rtl/>
        </w:rPr>
        <w:t>'</w:t>
      </w:r>
      <w:ins w:id="90271" w:author="Claude - סמנטי" w:date="2026-10-11T12:21:47Z">
        <w:r>
          <w:rPr>
            <w:rStyle w:val="afffff0"/>
            <w:rtl/>
          </w:rPr>
          <w:t xml:space="preserve">סַמִּים</w:t>
        </w:r>
      </w:ins>
      <w:del w:id="90272" w:author="Claude - סמנטי" w:date="2026-10-11T12:21:47Z">
        <w:r w:rsidRPr="00A757C8">
          <w:rPr>
            <w:rtl/>
          </w:rPr>
          <w:delText xml:space="preserve">סמים</w:delText>
        </w:r>
      </w:del>
      <w:r w:rsidRPr="00A757C8">
        <w:rPr>
          <w:rFonts w:hint="cs"/>
          <w:rtl/>
        </w:rPr>
        <w:t>'</w:t>
      </w:r>
      <w:r w:rsidRPr="00A757C8">
        <w:rPr>
          <w:rtl/>
        </w:rPr>
        <w:t xml:space="preserve"> חזר וכלל, אי אתה דן אלא כעין הפרט, </w:t>
      </w:r>
      <w:r w:rsidRPr="00A757C8">
        <w:rPr>
          <w:rFonts w:hint="cs"/>
          <w:rtl/>
        </w:rPr>
        <w:t>ד</w:t>
      </w:r>
      <w:r w:rsidRPr="00A757C8">
        <w:rPr>
          <w:rtl/>
        </w:rPr>
        <w:t>מפורש דבר שקיטר ועולה וריחו נודף</w:t>
      </w:r>
      <w:r w:rsidRPr="00A757C8">
        <w:rPr>
          <w:rFonts w:hint="cs"/>
          <w:rtl/>
        </w:rPr>
        <w:t>. [ולא כלל בכלל ראשון ופרט בפרט ראשון]</w:t>
      </w:r>
    </w:p>
    <w:p w:rsidR="00E403F0" w:rsidRPr="00AD695E" w:rsidRDefault="00E403F0" w:rsidP="00E403F0">
      <w:pPr>
        <w:rPr>
          <w:rtl/>
        </w:rPr>
      </w:pPr>
      <w:r>
        <w:rPr>
          <w:rFonts w:hint="cs"/>
          <w:rtl/>
        </w:rPr>
        <w:t xml:space="preserve">-</w:t>
      </w:r>
      <w:ins w:id="91753" w:author="מנוע מכני" w:date="2026-10-11T12:04:39Z">
        <w:r>
          <w:rPr>
            <w:rFonts w:hint="cs"/>
            <w:rtl/>
          </w:rPr>
          <w:t xml:space="preserve"> </w:t>
        </w:r>
      </w:ins>
      <w:del w:id="91754" w:author="מנוע מכני" w:date="2026-10-11T12:04:39Z">
        <w:r>
          <w:rPr>
            <w:rFonts w:hint="cs"/>
            <w:rtl/>
          </w:rPr>
          <w:delText xml:space="preserve">  </w:delText>
        </w:r>
      </w:del>
      <w:r>
        <w:rPr>
          <w:rFonts w:hint="cs"/>
          <w:rtl/>
        </w:rPr>
        <w:t xml:space="preserve">דא</w:t>
      </w:r>
      <w:r>
        <w:rPr>
          <w:rtl/>
        </w:rPr>
        <w:t>ין לך עליך לדון בלשון אחרון אלא בלשון ראשון.</w:t>
      </w:r>
    </w:p>
    <w:p w:rsidR="00E403F0" w:rsidRPr="00AD695E" w:rsidRDefault="00E403F0" w:rsidP="00E403F0">
      <w:pPr>
        <w:rPr>
          <w:rtl/>
        </w:rPr>
      </w:pPr>
    </w:p>
    <w:p>
      <w:pPr>
        <w:pStyle w:val="38"/>
        <w:rPr>
          <w:ins w:id="93312" w:author="מנוע מכני" w:date="2026-10-11T12:04:39Z"/>
        </w:rPr>
      </w:pPr>
      <w:del w:id="90044" w:author="מנוע מכני" w:date="2026-10-11T12:04:39Z">
        <w:r>
          <w:delText xml:space="preserve"> </w:delText>
        </w:r>
      </w:del>
      <w:r>
        <w:t xml:space="preserve">אמר</w:t>
      </w:r>
      <w:r>
        <w:t xml:space="preserve"> מר:</w:t>
      </w:r>
    </w:p>
    <w:p w:rsidR="00E403F0" w:rsidRPr="00AD695E" w:rsidRDefault="00E403F0" w:rsidP="00E403F0">
      <w:pPr>
        <w:rPr>
          <w:rtl/>
        </w:rPr>
      </w:pPr>
      <w:del w:id="93313" w:author="מנוע מכני" w:date="2026-10-11T12:04:39Z">
        <w:r>
          <w:rPr>
            <w:rtl/>
          </w:rPr>
          <w:delText xml:space="preserve"> </w:delText>
        </w:r>
      </w:del>
      <w:r>
        <w:rPr>
          <w:rtl/>
        </w:rPr>
        <w:t xml:space="preserve">או אינו אלא כלל בכלל ראשון ופרט בפרט ראשון? אמרת: </w:t>
      </w:r>
      <w:ins w:id="90351" w:author="מנוע מכני" w:date="2026-10-11T12:04:39Z">
        <w:r>
          <w:rPr>
            <w:rtl/>
          </w:rPr>
          <w:t xml:space="preserve">לא</w:t>
        </w:r>
      </w:ins>
      <w:del w:id="90352" w:author="מנוע מכני" w:date="2026-10-11T12:04:39Z">
        <w:r>
          <w:rPr>
            <w:rtl/>
          </w:rPr>
          <w:delText xml:space="preserve">לאו</w:delText>
        </w:r>
      </w:del>
      <w:r>
        <w:rPr>
          <w:rtl/>
        </w:rPr>
        <w:t xml:space="preserve">, הא אין עליך לדון.</w:t>
      </w:r>
    </w:p>
    <w:p w:rsidR="00E403F0" w:rsidRPr="00AD695E" w:rsidRDefault="00E403F0" w:rsidP="00E403F0">
      <w:pPr>
        <w:rPr>
          <w:rtl/>
        </w:rPr>
      </w:pPr>
      <w:ins w:id="91027" w:author="מנוע מכני" w:date="2026-10-11T12:04:39Z">
        <w:r>
          <w:rPr>
            <w:rFonts w:hint="cs"/>
            <w:rtl/>
          </w:rPr>
          <w:t xml:space="preserve">כך</w:t>
        </w:r>
      </w:ins>
      <w:del w:id="91028" w:author="מנוע מכני" w:date="2026-10-11T12:04:39Z">
        <w:r>
          <w:rPr>
            <w:rFonts w:hint="cs"/>
            <w:rtl/>
          </w:rPr>
          <w:delText xml:space="preserve">הכי</w:delText>
        </w:r>
      </w:del>
      <w:r>
        <w:rPr>
          <w:rFonts w:hint="cs"/>
          <w:rtl/>
        </w:rPr>
        <w:t xml:space="preserve"> </w:t>
      </w:r>
      <w:ins w:id="92239" w:author="מנוע מכני" w:date="2026-10-11T12:04:39Z">
        <w:r>
          <w:rPr>
            <w:rFonts w:hint="cs"/>
            <w:rtl/>
          </w:rPr>
          <w:t xml:space="preserve">קשה</w:t>
        </w:r>
      </w:ins>
      <w:del w:id="92240" w:author="מנוע מכני" w:date="2026-10-11T12:04:39Z">
        <w:r>
          <w:rPr>
            <w:rFonts w:hint="cs"/>
            <w:rtl/>
          </w:rPr>
          <w:delText xml:space="preserve">קשיא</w:delText>
        </w:r>
      </w:del>
      <w:r>
        <w:rPr>
          <w:rFonts w:hint="cs"/>
          <w:rtl/>
        </w:rPr>
        <w:t xml:space="preserve"> ד</w:t>
      </w:r>
      <w:r>
        <w:rPr>
          <w:rtl/>
        </w:rPr>
        <w:t xml:space="preserve">סמים בתראי </w:t>
      </w:r>
      <w:ins w:id="91029" w:author="מנוע מכני" w:date="2026-10-11T12:04:39Z">
        <w:r>
          <w:rPr>
            <w:rtl/>
          </w:rPr>
          <w:t xml:space="preserve">שני</w:t>
        </w:r>
      </w:ins>
      <w:del w:id="91030" w:author="מנוע מכני" w:date="2026-10-11T12:04:39Z">
        <w:r>
          <w:rPr>
            <w:rtl/>
          </w:rPr>
          <w:delText xml:space="preserve">תרי</w:delText>
        </w:r>
      </w:del>
      <w:r>
        <w:rPr>
          <w:rtl/>
        </w:rPr>
        <w:t xml:space="preserve"> כסמים קדמאי תרין! הדר ושני כדשנין, </w:t>
      </w:r>
      <w:r>
        <w:rPr>
          <w:rtl/>
        </w:rPr>
        <w:t xml:space="preserve">דא"כ</w:t>
      </w:r>
      <w:r>
        <w:rPr>
          <w:rtl/>
        </w:rPr>
        <w:t xml:space="preserve">, נכתוב קרא סמים סמים נטף ושחלת וחלבנה.</w:t>
      </w:r>
    </w:p>
    <w:p w:rsidR="00E403F0" w:rsidRPr="00AD695E" w:rsidRDefault="00E403F0" w:rsidP="00E403F0">
      <w:pPr>
        <w:rPr>
          <w:rtl/>
        </w:rPr>
      </w:pPr>
      <w:r w:rsidRPr="00217260">
        <w:rPr>
          <w:b/>
          <w:bCs/>
          <w:rtl/>
        </w:rPr>
        <w:t>פרט בפרט ראשון</w:t>
      </w:r>
      <w:r>
        <w:rPr>
          <w:rFonts w:hint="cs"/>
          <w:rtl/>
        </w:rPr>
        <w:t>-</w:t>
      </w:r>
      <w:r>
        <w:rPr>
          <w:rtl/>
        </w:rPr>
        <w:t xml:space="preserve"> </w:t>
      </w:r>
      <w:ins w:id="91033" w:author="מנוע מכני" w:date="2026-10-11T12:04:39Z">
        <w:r>
          <w:rPr>
            <w:rtl/>
          </w:rPr>
          <w:t xml:space="preserve">כך</w:t>
        </w:r>
      </w:ins>
      <w:del w:id="91034" w:author="מנוע מכני" w:date="2026-10-11T12:04:39Z">
        <w:r>
          <w:rPr>
            <w:rtl/>
          </w:rPr>
          <w:delText xml:space="preserve">הכי</w:delText>
        </w:r>
      </w:del>
      <w:r>
        <w:rPr>
          <w:rtl/>
        </w:rPr>
        <w:t xml:space="preserve"> </w:t>
      </w:r>
      <w:ins w:id="92241" w:author="מנוע מכני" w:date="2026-10-11T12:04:39Z">
        <w:r>
          <w:rPr>
            <w:rtl/>
          </w:rPr>
          <w:t xml:space="preserve">קשה</w:t>
        </w:r>
      </w:ins>
      <w:del w:id="92242" w:author="מנוע מכני" w:date="2026-10-11T12:04:39Z">
        <w:r>
          <w:rPr>
            <w:rtl/>
          </w:rPr>
          <w:delText xml:space="preserve">קשיא</w:delText>
        </w:r>
      </w:del>
      <w:r>
        <w:rPr>
          <w:rtl/>
        </w:rPr>
        <w:t xml:space="preserve"> </w:t>
      </w:r>
      <w:ins w:id="91031" w:author="מנוע מכני" w:date="2026-10-11T12:04:39Z">
        <w:r>
          <w:rPr>
            <w:rtl/>
          </w:rPr>
          <w:t xml:space="preserve">לו</w:t>
        </w:r>
      </w:ins>
      <w:del w:id="91032" w:author="מנוע מכני" w:date="2026-10-11T12:04:39Z">
        <w:r>
          <w:rPr>
            <w:rtl/>
          </w:rPr>
          <w:delText xml:space="preserve">ליה</w:delText>
        </w:r>
      </w:del>
      <w:r>
        <w:rPr>
          <w:rtl/>
        </w:rPr>
        <w:t xml:space="preserve">: מיני אילנות ילפי מנטף, וגידולי קרקע משחלת, ולילפי </w:t>
      </w:r>
      <w:ins w:id="90353" w:author="מנוע מכני" w:date="2026-10-11T12:04:39Z">
        <w:r>
          <w:rPr>
            <w:rtl/>
          </w:rPr>
          <w:t xml:space="preserve">גם</w:t>
        </w:r>
      </w:ins>
      <w:del w:id="90354" w:author="מנוע מכני" w:date="2026-10-11T12:04:39Z">
        <w:r>
          <w:rPr>
            <w:rtl/>
          </w:rPr>
          <w:delText xml:space="preserve">נמי</w:delText>
        </w:r>
      </w:del>
      <w:r>
        <w:rPr>
          <w:rtl/>
        </w:rPr>
        <w:t xml:space="preserve"> מלבונה זכה דאייתי בחד צד, דניתי דבר שריחו נודף וא</w:t>
      </w:r>
      <w:r>
        <w:rPr>
          <w:rFonts w:hint="cs"/>
          <w:rtl/>
        </w:rPr>
        <w:t>ע</w:t>
      </w:r>
      <w:r>
        <w:rPr>
          <w:rtl/>
        </w:rPr>
        <w:t>"</w:t>
      </w:r>
      <w:r>
        <w:rPr>
          <w:rFonts w:hint="cs"/>
          <w:rtl/>
        </w:rPr>
        <w:t xml:space="preserve">פ </w:t>
      </w:r>
      <w:r>
        <w:rPr>
          <w:rtl/>
        </w:rPr>
        <w:t xml:space="preserve">שאין קוטר ועולה! </w:t>
      </w:r>
    </w:p>
    <w:p w:rsidR="00E403F0" w:rsidRPr="00AD695E" w:rsidRDefault="00E403F0" w:rsidP="00E403F0">
      <w:pPr>
        <w:pStyle w:val="affffb"/>
        <w:rPr>
          <w:rtl/>
        </w:rPr>
      </w:pPr>
      <w:r>
        <w:rPr>
          <w:rtl/>
        </w:rPr>
        <w:t xml:space="preserve">- הדר </w:t>
      </w:r>
      <w:r>
        <w:rPr>
          <w:rtl/>
        </w:rPr>
        <w:t xml:space="preserve">אמר</w:t>
      </w:r>
      <w:r>
        <w:rPr>
          <w:rtl/>
        </w:rPr>
        <w:t xml:space="preserve">: </w:t>
      </w:r>
      <w:r>
        <w:rPr>
          <w:rFonts w:hint="cs"/>
          <w:rtl/>
        </w:rPr>
        <w:t>ד</w:t>
      </w:r>
      <w:r>
        <w:rPr>
          <w:rtl/>
        </w:rPr>
        <w:t xml:space="preserve">א"כ</w:t>
      </w:r>
      <w:r>
        <w:rPr>
          <w:rtl/>
        </w:rPr>
        <w:t xml:space="preserve">, נכתוב קרא ללבונה זכה במיצעי ותילף מינה.</w:t>
      </w:r>
    </w:p>
    <w:p w:rsidR="00E403F0" w:rsidRPr="00E87E21" w:rsidRDefault="00E403F0" w:rsidP="00E403F0">
      <w:pPr>
        <w:rPr>
          <w:spacing w:val="-6"/>
          <w:rtl/>
        </w:rPr>
      </w:pPr>
      <w:ins w:id="92361" w:author="מנוע מכני" w:date="2026-10-11T12:04:39Z">
        <w:r>
          <w:rPr>
            <w:spacing w:val="-6"/>
            <w:rtl/>
          </w:rPr>
          <w:t xml:space="preserve">אם </w:t>
        </w:r>
      </w:ins>
      <w:del w:id="92362" w:author="מנוע מכני" w:date="2026-10-11T12:04:39Z">
        <w:r w:rsidRPr="00E87E21">
          <w:rPr>
            <w:spacing w:val="-6"/>
            <w:rtl/>
          </w:rPr>
          <w:delText xml:space="preserve">אי </w:delText>
        </w:r>
      </w:del>
      <w:r w:rsidRPr="00E87E21">
        <w:rPr>
          <w:spacing w:val="-6"/>
          <w:rtl/>
        </w:rPr>
        <w:t xml:space="preserve">כתביה לבונה זכה במיצעי הויין </w:t>
      </w:r>
      <w:ins w:id="91035" w:author="מנוע מכני" w:date="2026-10-11T12:04:39Z">
        <w:r>
          <w:rPr>
            <w:spacing w:val="-6"/>
            <w:rtl/>
          </w:rPr>
          <w:t xml:space="preserve">שני</w:t>
        </w:r>
      </w:ins>
      <w:del w:id="91036" w:author="מנוע מכני" w:date="2026-10-11T12:04:39Z">
        <w:r w:rsidRPr="00E87E21">
          <w:rPr>
            <w:spacing w:val="-6"/>
            <w:rtl/>
          </w:rPr>
          <w:delText xml:space="preserve">תרי</w:delText>
        </w:r>
      </w:del>
      <w:r w:rsidRPr="00E87E21">
        <w:rPr>
          <w:spacing w:val="-6"/>
          <w:rtl/>
        </w:rPr>
        <w:t xml:space="preserve"> עשר! אם כן, נכתוב קרא לבונה זכה במיצעי וחלבנה לבסוף.</w:t>
      </w:r>
    </w:p>
    <w:p>
      <w:pPr>
        <w:pStyle w:val="38"/>
        <w:rPr>
          <w:ins w:id="93314" w:author="מנוע מכני" w:date="2026-10-11T12:04:39Z"/>
        </w:rPr>
      </w:pPr>
      <w:r w:rsidRPr="00217260">
        <w:t>ב.</w:t>
      </w:r>
      <w:r>
        <w:t xml:space="preserve"> </w:t>
      </w:r>
      <w:ins w:id="90075" w:author="מנוע מכני" w:date="2026-10-11T12:04:39Z">
        <w:r>
          <w:t xml:space="preserve">רשב"ל</w:t>
        </w:r>
      </w:ins>
      <w:del w:id="90076" w:author="מנוע מכני" w:date="2026-10-11T12:04:39Z">
        <w:r>
          <w:delText xml:space="preserve">ריש לקיש</w:delText>
        </w:r>
      </w:del>
      <w:del w:id="94485" w:author="מנוע מכני" w:date="2026-10-11T12:04:39Z">
        <w:r>
          <w:delText xml:space="preserve"> אמר</w:delText>
        </w:r>
      </w:del>
      <w:r>
        <w:t xml:space="preserve">:</w:t>
      </w:r>
    </w:p>
    <w:p w:rsidR="00E403F0" w:rsidRPr="00AD695E" w:rsidRDefault="00E403F0" w:rsidP="00E403F0">
      <w:pPr>
        <w:rPr>
          <w:rtl/>
        </w:rPr>
      </w:pPr>
      <w:del w:id="93315" w:author="מנוע מכני" w:date="2026-10-11T12:04:39Z">
        <w:r>
          <w:rPr>
            <w:rtl/>
          </w:rPr>
          <w:delText xml:space="preserve"> </w:delText>
        </w:r>
      </w:del>
      <w:r>
        <w:rPr>
          <w:rtl/>
        </w:rPr>
        <w:t xml:space="preserve">מגופה, מה לשון קטרת? דבר שקוטר ועולה.</w:t>
      </w:r>
    </w:p>
    <w:p w:rsidR="00E403F0" w:rsidRPr="00AD695E" w:rsidRDefault="00E403F0" w:rsidP="00E403F0">
      <w:pPr>
        <w:rPr>
          <w:rtl/>
        </w:rPr>
      </w:pPr>
      <w:r>
        <w:rPr>
          <w:rtl/>
        </w:rPr>
        <w:lastRenderedPageBreak/>
        <w:t xml:space="preserve">• </w:t>
      </w:r>
      <w:r>
        <w:rPr>
          <w:rStyle w:val="2fb"/>
          <w:rFonts w:hint="cs"/>
          <w:rtl/>
        </w:rPr>
        <w:t>ארחב</w:t>
      </w:r>
      <w:r>
        <w:rPr>
          <w:rStyle w:val="2fb"/>
          <w:rtl/>
        </w:rPr>
        <w:t>"</w:t>
      </w:r>
      <w:r>
        <w:rPr>
          <w:rStyle w:val="2fb"/>
          <w:rFonts w:hint="cs"/>
          <w:rtl/>
        </w:rPr>
        <w:t xml:space="preserve">ב</w:t>
      </w:r>
      <w:r>
        <w:rPr>
          <w:rFonts w:hint="cs"/>
          <w:rtl/>
        </w:rPr>
        <w:t xml:space="preserve"> </w:t>
      </w:r>
      <w:r>
        <w:rPr>
          <w:rStyle w:val="2fb"/>
          <w:rFonts w:hint="cs"/>
          <w:rtl/>
        </w:rPr>
        <w:t xml:space="preserve">מרש</w:t>
      </w:r>
      <w:r>
        <w:rPr>
          <w:rStyle w:val="2fb"/>
          <w:rtl/>
        </w:rPr>
        <w:t>"</w:t>
      </w:r>
      <w:r>
        <w:rPr>
          <w:rStyle w:val="2fb"/>
          <w:rFonts w:hint="cs"/>
          <w:rtl/>
        </w:rPr>
        <w:t>ח</w:t>
      </w:r>
      <w:r>
        <w:rPr>
          <w:rtl/>
        </w:rPr>
        <w:t>: כל תענית שאין בה מפושעי ישראל אינה תענית, שהרי חלבנה ריחה רע, ומנאה הכתוב עם סממני קטרת.</w:t>
      </w:r>
    </w:p>
    <w:p>
      <w:pPr>
        <w:pStyle w:val="38"/>
        <w:rPr>
          <w:ins w:id="93316" w:author="מנוע מכני" w:date="2026-10-11T12:04:39Z"/>
        </w:rPr>
      </w:pPr>
      <w:r>
        <w:tab/>
      </w:r>
      <w:r>
        <w:t xml:space="preserve">ב. </w:t>
      </w:r>
      <w:r>
        <w:t xml:space="preserve">אביי:</w:t>
      </w:r>
    </w:p>
    <w:p w:rsidR="00E403F0" w:rsidRPr="00AD695E" w:rsidRDefault="00E403F0" w:rsidP="00E403F0">
      <w:pPr>
        <w:rPr>
          <w:rtl/>
        </w:rPr>
      </w:pPr>
      <w:del w:id="93317" w:author="מנוע מכני" w:date="2026-10-11T12:04:39Z">
        <w:r>
          <w:rPr>
            <w:rtl/>
          </w:rPr>
          <w:delText xml:space="preserve"> </w:delText>
        </w:r>
      </w:del>
      <w:r>
        <w:rPr>
          <w:rFonts w:hint="cs"/>
          <w:rtl/>
        </w:rPr>
        <w:t>מ'</w:t>
      </w:r>
      <w:ins w:id="90275" w:author="Claude - סמנטי" w:date="2026-10-11T12:21:47Z">
        <w:r>
          <w:rPr>
            <w:rStyle w:val="afffff0"/>
            <w:rtl/>
          </w:rPr>
          <w:t xml:space="preserve">וַאֲגוּדָּתוֹ עַל אֶרֶץ יְסָדָהּ</w:t>
        </w:r>
      </w:ins>
      <w:del w:id="90276" w:author="Claude - סמנטי" w:date="2026-10-11T12:21:47Z">
        <w:r>
          <w:rPr>
            <w:rtl/>
          </w:rPr>
          <w:delText xml:space="preserve">ואגודתו על ארץ יסדה</w:delText>
        </w:r>
      </w:del>
      <w:r>
        <w:rPr>
          <w:rFonts w:hint="cs"/>
          <w:rtl/>
        </w:rPr>
        <w:t>'</w:t>
      </w:r>
      <w:r>
        <w:rPr>
          <w:rtl/>
        </w:rPr>
        <w:t>.</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91" w:author="קלוד" w:date="2026-10-11T12:26:18Z"/>
        </w:rPr>
      </w:pPr>
      <w:ins w:id="90192" w:author="קלוד" w:date="2026-10-11T12:26:18Z">
        <w:r>
          <w:rPr>
            <w:color w:val="7B3F00"/>
          </w:rPr>
          <w:t xml:space="preserve">הסך בשמן המשחה - לבהמה וכלים, לנכרי ולמתים פטור</w:t>
        </w:r>
      </w:ins>
    </w:p>
    <w:p w:rsidR="00E403F0" w:rsidRPr="00AD695E" w:rsidRDefault="00E403F0" w:rsidP="00E403F0">
      <w:pPr>
        <w:rPr>
          <w:rtl/>
        </w:rPr>
      </w:pPr>
      <w:r w:rsidRPr="00217260">
        <w:rPr>
          <w:b/>
          <w:bCs/>
          <w:rtl/>
        </w:rPr>
        <w:t>והסך בשמן המשחה.</w:t>
      </w:r>
    </w:p>
    <w:p>
      <w:pPr>
        <w:pStyle w:val="38"/>
        <w:rPr>
          <w:ins w:id="93318" w:author="מנוע מכני" w:date="2026-10-11T12:04:39Z"/>
        </w:rPr>
      </w:pPr>
      <w:r w:rsidRPr="00217260">
        <w:t>ת"ר</w:t>
      </w:r>
      <w:r>
        <w:t xml:space="preserve">:</w:t>
      </w:r>
    </w:p>
    <w:p w:rsidR="00E403F0" w:rsidRPr="00AD695E" w:rsidRDefault="00E403F0" w:rsidP="00E403F0">
      <w:pPr>
        <w:rPr>
          <w:rtl/>
        </w:rPr>
      </w:pPr>
      <w:del w:id="93319" w:author="מנוע מכני" w:date="2026-10-11T12:04:39Z">
        <w:r>
          <w:rPr>
            <w:rtl/>
          </w:rPr>
          <w:delText xml:space="preserve"> </w:delText>
        </w:r>
      </w:del>
      <w:r>
        <w:rPr>
          <w:rtl/>
        </w:rPr>
        <w:t xml:space="preserve">הסך בשמן המשחה לבהמה וכלים - פטור, לעובדי כוכבים ולמתים - פטור.</w:t>
      </w:r>
    </w:p>
    <w:p w:rsidR="00E403F0" w:rsidRPr="00AD695E" w:rsidRDefault="00E403F0" w:rsidP="00E403F0">
      <w:pPr>
        <w:tabs>
          <w:tab w:val="left" w:pos="850"/>
        </w:tabs>
        <w:rPr>
          <w:rtl/>
        </w:rPr>
      </w:pPr>
      <w:r>
        <w:rPr>
          <w:rtl/>
        </w:rPr>
        <w:t xml:space="preserve">בהמה </w:t>
      </w:r>
      <w:r>
        <w:rPr>
          <w:rtl/>
        </w:rPr>
        <w:tab/>
        <w:t>ד</w:t>
      </w:r>
      <w:r>
        <w:rPr>
          <w:rFonts w:hint="cs"/>
          <w:rtl/>
        </w:rPr>
        <w:t>'</w:t>
      </w:r>
      <w:ins w:id="90277" w:author="Claude - סמנטי" w:date="2026-10-11T12:21:47Z">
        <w:r>
          <w:rPr>
            <w:rStyle w:val="afffff0"/>
            <w:rtl/>
          </w:rPr>
          <w:t xml:space="preserve">עַל בְּשַׂר אָדָם לֹא יִיסָךְ</w:t>
        </w:r>
      </w:ins>
      <w:del w:id="90278" w:author="Claude - סמנטי" w:date="2026-10-11T12:21:47Z">
        <w:r>
          <w:rPr>
            <w:rtl/>
          </w:rPr>
          <w:delText xml:space="preserve">על בשר אדם </w:delText>
        </w:r>
        <w:r>
          <w:rPr>
            <w:rtl/>
          </w:rPr>
          <w:delText xml:space="preserve">לא</w:delText>
        </w:r>
        <w:r>
          <w:rPr>
            <w:rtl/>
          </w:rPr>
          <w:delText xml:space="preserve"> ייסך</w:delText>
        </w:r>
      </w:del>
      <w:r>
        <w:rPr>
          <w:rFonts w:hint="cs"/>
          <w:rtl/>
        </w:rPr>
        <w:t>'</w:t>
      </w:r>
      <w:r>
        <w:rPr>
          <w:rtl/>
        </w:rPr>
        <w:t xml:space="preserve">, ובהמה וכלים </w:t>
      </w:r>
      <w:ins w:id="90355" w:author="מנוע מכני" w:date="2026-10-11T12:04:39Z">
        <w:r>
          <w:rPr>
            <w:rtl/>
          </w:rPr>
          <w:t xml:space="preserve">לא</w:t>
        </w:r>
      </w:ins>
      <w:del w:id="90356" w:author="מנוע מכני" w:date="2026-10-11T12:04:39Z">
        <w:r>
          <w:rPr>
            <w:rtl/>
          </w:rPr>
          <w:delText xml:space="preserve">לאו</w:delText>
        </w:r>
      </w:del>
      <w:r>
        <w:rPr>
          <w:rtl/>
        </w:rPr>
        <w:t xml:space="preserve"> אדם הוא, </w:t>
      </w:r>
    </w:p>
    <w:p w:rsidR="00E403F0" w:rsidRPr="00AD695E" w:rsidRDefault="00E403F0" w:rsidP="00E403F0">
      <w:pPr>
        <w:tabs>
          <w:tab w:val="left" w:pos="850"/>
        </w:tabs>
        <w:rPr>
          <w:rtl/>
        </w:rPr>
      </w:pPr>
      <w:r>
        <w:rPr>
          <w:rtl/>
        </w:rPr>
        <w:tab/>
      </w:r>
      <w:r>
        <w:rPr>
          <w:rtl/>
        </w:rPr>
        <w:tab/>
      </w:r>
      <w:r>
        <w:rPr>
          <w:rFonts w:hint="cs"/>
          <w:rtl/>
        </w:rPr>
        <w:t>'</w:t>
      </w:r>
      <w:r>
        <w:rPr>
          <w:rtl/>
        </w:rPr>
        <w:t>מתים</w:t>
      </w:r>
      <w:r>
        <w:rPr>
          <w:rFonts w:hint="cs"/>
          <w:rtl/>
        </w:rPr>
        <w:t>'</w:t>
      </w:r>
      <w:r>
        <w:rPr>
          <w:rtl/>
        </w:rPr>
        <w:t xml:space="preserve"> פטור, דכיון דמת </w:t>
      </w:r>
      <w:r>
        <w:rPr>
          <w:rFonts w:hint="cs"/>
          <w:rtl/>
        </w:rPr>
        <w:t xml:space="preserve">- </w:t>
      </w:r>
      <w:r>
        <w:rPr>
          <w:rtl/>
        </w:rPr>
        <w:t xml:space="preserve">מת מיקרי </w:t>
      </w:r>
      <w:ins w:id="90357" w:author="מנוע מכני" w:date="2026-10-11T12:04:39Z">
        <w:r>
          <w:rPr>
            <w:rtl/>
          </w:rPr>
          <w:t xml:space="preserve">ולא</w:t>
        </w:r>
      </w:ins>
      <w:del w:id="90358" w:author="מנוע מכני" w:date="2026-10-11T12:04:39Z">
        <w:r>
          <w:rPr>
            <w:rtl/>
          </w:rPr>
          <w:delText xml:space="preserve">ולאו</w:delText>
        </w:r>
      </w:del>
      <w:r>
        <w:rPr>
          <w:rtl/>
        </w:rPr>
        <w:t xml:space="preserve"> אדם, </w:t>
      </w:r>
    </w:p>
    <w:p w:rsidR="00E403F0" w:rsidRPr="00AD695E" w:rsidRDefault="00E403F0" w:rsidP="00E403F0">
      <w:pPr>
        <w:rPr>
          <w:rtl/>
        </w:rPr>
      </w:pPr>
      <w:ins w:id="92763" w:author="מנוע מכני" w:date="2026-10-11T12:04:39Z">
        <w:r>
          <w:rPr>
            <w:rFonts w:hint="cs"/>
            <w:rtl/>
          </w:rPr>
          <w:t xml:space="preserve">ונכרי</w:t>
        </w:r>
      </w:ins>
      <w:del w:id="92764" w:author="מנוע מכני" w:date="2026-10-11T12:04:39Z">
        <w:r>
          <w:rPr>
            <w:rFonts w:hint="cs"/>
            <w:rtl/>
          </w:rPr>
          <w:delText xml:space="preserve">ועכו</w:delText>
        </w:r>
        <w:r>
          <w:rPr>
            <w:rtl/>
          </w:rPr>
          <w:delText xml:space="preserve">"</w:delText>
        </w:r>
        <w:r>
          <w:rPr>
            <w:rFonts w:hint="cs"/>
            <w:rtl/>
          </w:rPr>
          <w:delText xml:space="preserve">ם</w:delText>
        </w:r>
      </w:del>
      <w:r>
        <w:rPr>
          <w:rFonts w:hint="cs"/>
          <w:rtl/>
        </w:rPr>
        <w:t xml:space="preserve"> </w:t>
      </w:r>
      <w:r>
        <w:rPr>
          <w:rFonts w:hint="cs"/>
          <w:rtl/>
        </w:rPr>
        <w:t xml:space="preserve">לא</w:t>
      </w:r>
      <w:r>
        <w:rPr>
          <w:rFonts w:hint="cs"/>
          <w:rtl/>
        </w:rPr>
        <w:t xml:space="preserve"> נקראו אדם והך ד'</w:t>
      </w:r>
      <w:r>
        <w:rPr>
          <w:rStyle w:val="afffff0"/>
          <w:rFonts w:hint="cs"/>
          <w:rtl/>
        </w:rPr>
        <w:t xml:space="preserve">ואתן צאני מרעיתו אדם אתם</w:t>
      </w:r>
      <w:r>
        <w:rPr>
          <w:rFonts w:hint="cs"/>
          <w:rtl/>
        </w:rPr>
        <w:t xml:space="preserve">' </w:t>
      </w:r>
      <w:r>
        <w:rPr>
          <w:rtl/>
        </w:rPr>
        <w:t>–</w:t>
      </w:r>
      <w:r>
        <w:rPr>
          <w:rFonts w:hint="cs"/>
          <w:rtl/>
        </w:rPr>
        <w:t xml:space="preserve"> ההוא לאפוקי בהמה </w:t>
      </w:r>
    </w:p>
    <w:p>
      <w:pPr>
        <w:pStyle w:val="38"/>
        <w:rPr>
          <w:ins w:id="93320" w:author="מנוע מכני" w:date="2026-10-11T12:04:39Z"/>
        </w:rPr>
      </w:pPr>
      <w:r>
        <w:t xml:space="preserve">והך</w:t>
      </w:r>
    </w:p>
    <w:p w:rsidR="00E403F0" w:rsidRPr="00AD695E" w:rsidRDefault="00E403F0" w:rsidP="00E403F0">
      <w:pPr>
        <w:rPr>
          <w:rtl/>
        </w:rPr>
      </w:pPr>
      <w:del w:id="93321" w:author="מנוע מכני" w:date="2026-10-11T12:04:39Z">
        <w:r>
          <w:rPr>
            <w:rFonts w:hint="cs"/>
            <w:rtl/>
          </w:rPr>
          <w:delText xml:space="preserve"> </w:delText>
        </w:r>
      </w:del>
      <w:r>
        <w:rPr>
          <w:rFonts w:hint="cs"/>
          <w:rtl/>
        </w:rPr>
        <w:t xml:space="preserve">'</w:t>
      </w:r>
      <w:r>
        <w:rPr>
          <w:rtl/>
        </w:rPr>
        <w:t>ונפש אדם ששה עשר אלף</w:t>
      </w:r>
      <w:r>
        <w:rPr>
          <w:rFonts w:hint="cs"/>
          <w:rtl/>
        </w:rPr>
        <w:t xml:space="preserve"> - </w:t>
      </w:r>
      <w:r>
        <w:rPr>
          <w:rtl/>
        </w:rPr>
        <w:t xml:space="preserve">א"ל</w:t>
      </w:r>
      <w:r>
        <w:rPr>
          <w:rtl/>
        </w:rPr>
        <w:t xml:space="preserve">: ההוא לאפוקי בהמה.</w:t>
      </w:r>
    </w:p>
    <w:p>
      <w:pPr>
        <w:pStyle w:val="38"/>
        <w:rPr>
          <w:ins w:id="93322" w:author="מנוע מכני" w:date="2026-10-11T12:04:39Z"/>
        </w:rPr>
      </w:pPr>
      <w:r>
        <w:t>וה</w:t>
      </w:r>
      <w:r>
        <w:t xml:space="preserve">ך</w:t>
      </w:r>
    </w:p>
    <w:p w:rsidR="00E403F0" w:rsidRPr="00AD695E" w:rsidRDefault="00E403F0" w:rsidP="00E403F0">
      <w:pPr>
        <w:rPr>
          <w:rtl/>
        </w:rPr>
      </w:pPr>
      <w:del w:id="93323" w:author="מנוע מכני" w:date="2026-10-11T12:04:39Z">
        <w:r>
          <w:rPr>
            <w:rFonts w:hint="cs"/>
            <w:rtl/>
          </w:rPr>
          <w:delText xml:space="preserve"> </w:delText>
        </w:r>
      </w:del>
      <w:r>
        <w:rPr>
          <w:rFonts w:hint="cs"/>
          <w:rtl/>
        </w:rPr>
        <w:t xml:space="preserve">ד'</w:t>
      </w:r>
      <w:ins w:id="90279" w:author="Claude - סמנטי" w:date="2026-10-11T12:21:47Z">
        <w:r>
          <w:rPr>
            <w:rStyle w:val="afffff0"/>
            <w:rtl/>
          </w:rPr>
          <w:t xml:space="preserve">וַאֲנִי לֹא אָחוּס עַל נִינְוֵה וְגוֹ</w:t>
        </w:r>
      </w:ins>
      <w:del w:id="90280" w:author="Claude - סמנטי" w:date="2026-10-11T12:21:47Z">
        <w:r>
          <w:rPr>
            <w:rtl/>
          </w:rPr>
          <w:delText xml:space="preserve">ואני </w:delText>
        </w:r>
        <w:r>
          <w:rPr>
            <w:rtl/>
          </w:rPr>
          <w:delText xml:space="preserve">לא</w:delText>
        </w:r>
        <w:r>
          <w:rPr>
            <w:rtl/>
          </w:rPr>
          <w:delText xml:space="preserve"> אחוס על נינוה וגו</w:delText>
        </w:r>
      </w:del>
      <w:r>
        <w:rPr>
          <w:rtl/>
        </w:rPr>
        <w:t xml:space="preserve">'! ההוא לאפוקי בהמה.</w:t>
      </w:r>
    </w:p>
    <w:p>
      <w:pPr>
        <w:pStyle w:val="38"/>
        <w:rPr>
          <w:ins w:id="93324" w:author="מנוע מכני" w:date="2026-10-11T12:04:39Z"/>
        </w:rPr>
      </w:pPr>
      <w:r w:rsidRPr="00A757C8">
        <w:t>ואב"א</w:t>
      </w:r>
      <w:r>
        <w:t xml:space="preserve"> כד</w:t>
      </w:r>
      <w:r>
        <w:t xml:space="preserve">תנו לפני </w:t>
      </w:r>
      <w:r>
        <w:t xml:space="preserve">ר"א:</w:t>
      </w:r>
    </w:p>
    <w:p w:rsidR="00E403F0" w:rsidRPr="00AD695E" w:rsidRDefault="00E403F0" w:rsidP="00E403F0">
      <w:pPr>
        <w:rPr>
          <w:rtl/>
        </w:rPr>
      </w:pPr>
      <w:del w:id="93325" w:author="מנוע מכני" w:date="2026-10-11T12:04:39Z">
        <w:r>
          <w:rPr>
            <w:rtl/>
          </w:rPr>
          <w:delText xml:space="preserve"> </w:delText>
        </w:r>
      </w:del>
      <w:r>
        <w:rPr>
          <w:rtl/>
        </w:rPr>
        <w:t xml:space="preserve">כל שישנו ב</w:t>
      </w:r>
      <w:r>
        <w:rPr>
          <w:rFonts w:hint="cs"/>
          <w:rtl/>
        </w:rPr>
        <w:t>'</w:t>
      </w:r>
      <w:r>
        <w:rPr>
          <w:rtl/>
        </w:rPr>
        <w:t>סך</w:t>
      </w:r>
      <w:r>
        <w:rPr>
          <w:rFonts w:hint="cs"/>
          <w:rtl/>
        </w:rPr>
        <w:t>'</w:t>
      </w:r>
      <w:r>
        <w:rPr>
          <w:rtl/>
        </w:rPr>
        <w:t xml:space="preserve"> ישנו ב</w:t>
      </w:r>
      <w:r>
        <w:rPr>
          <w:rFonts w:hint="cs"/>
          <w:rtl/>
        </w:rPr>
        <w:t>'</w:t>
      </w:r>
      <w:r>
        <w:rPr>
          <w:rtl/>
        </w:rPr>
        <w:t>בל ייסך</w:t>
      </w:r>
      <w:r>
        <w:rPr>
          <w:rFonts w:hint="cs"/>
          <w:rtl/>
        </w:rPr>
        <w:t>'</w:t>
      </w:r>
      <w:r>
        <w:rPr>
          <w:rtl/>
        </w:rPr>
        <w:t>, וכל שאינו בסך אינו בבל ייסך.</w:t>
      </w:r>
    </w:p>
    <w:p w:rsidR="00E403F0" w:rsidRPr="00AD695E" w:rsidRDefault="00E403F0" w:rsidP="00E403F0">
      <w:pPr>
        <w:rPr>
          <w:rtl/>
        </w:rPr>
      </w:pPr>
    </w:p>
    <w:p>
      <w:pPr>
        <w:pStyle w:val="afffff8"/>
        <w:rPr>
          <w:ins w:id="90189" w:author="קלוד" w:date="2026-10-11T12:26:18Z"/>
        </w:rPr>
      </w:pPr>
      <w:ins w:id="90190" w:author="קלוד" w:date="2026-10-11T12:26:18Z">
        <w:r>
          <w:rPr>
            <w:color w:val="7B3F00"/>
          </w:rPr>
          <w:t xml:space="preserve">סך למלכים וכהנים - ר"מ מחייב ור"י פוטר, וכמה יסוך</w:t>
        </w:r>
      </w:ins>
    </w:p>
    <w:p>
      <w:pPr>
        <w:pStyle w:val="38"/>
        <w:rPr>
          <w:ins w:id="93326" w:author="מנוע מכני" w:date="2026-10-11T12:04:39Z"/>
        </w:rPr>
      </w:pPr>
      <w:r>
        <w:t xml:space="preserve">תניא</w:t>
      </w:r>
      <w:r>
        <w:t xml:space="preserve"> אידך:</w:t>
      </w:r>
    </w:p>
    <w:p w:rsidR="00E403F0" w:rsidRPr="00AD695E" w:rsidRDefault="00E403F0" w:rsidP="00E403F0">
      <w:pPr>
        <w:rPr>
          <w:rtl/>
        </w:rPr>
      </w:pPr>
      <w:del w:id="93327" w:author="מנוע מכני" w:date="2026-10-11T12:04:39Z">
        <w:r>
          <w:rPr>
            <w:rtl/>
          </w:rPr>
          <w:delText xml:space="preserve"> </w:delText>
        </w:r>
      </w:del>
      <w:r>
        <w:rPr>
          <w:rtl/>
        </w:rPr>
        <w:t xml:space="preserve">הסך בשמן המשחה לבהמה וכלים, </w:t>
      </w:r>
      <w:ins w:id="92765" w:author="מנוע מכני" w:date="2026-10-11T12:04:39Z">
        <w:r>
          <w:rPr>
            <w:rtl/>
          </w:rPr>
          <w:t xml:space="preserve">לנכרי</w:t>
        </w:r>
      </w:ins>
      <w:del w:id="92766" w:author="מנוע מכני" w:date="2026-10-11T12:04:39Z">
        <w:r>
          <w:rPr>
            <w:rtl/>
          </w:rPr>
          <w:delText xml:space="preserve">לע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ומתים - פטור, </w:t>
      </w:r>
    </w:p>
    <w:p w:rsidR="00E403F0" w:rsidRPr="00AD695E" w:rsidRDefault="00E403F0" w:rsidP="00D65BEC">
      <w:pPr>
        <w:rPr>
          <w:rtl/>
        </w:rPr>
      </w:pPr>
      <w:r>
        <w:rPr>
          <w:rtl/>
        </w:rPr>
        <w:tab/>
        <w:t xml:space="preserve">למלכים ולכהנים - </w:t>
      </w:r>
      <w:r>
        <w:rPr>
          <w:rStyle w:val="2fb"/>
          <w:rtl/>
        </w:rPr>
        <w:tab/>
        <w:t xml:space="preserve">ר"מ</w:t>
      </w:r>
      <w:r>
        <w:rPr>
          <w:rtl/>
        </w:rPr>
        <w:tab/>
        <w:t xml:space="preserve"> מחייב, ור' יהודה פוטר.</w:t>
      </w:r>
    </w:p>
    <w:p>
      <w:pPr>
        <w:pStyle w:val="38"/>
        <w:rPr>
          <w:ins w:id="93328" w:author="מנוע מכני" w:date="2026-10-11T12:04:39Z"/>
        </w:rPr>
      </w:pPr>
      <w:r>
        <w:tab/>
        <w:t xml:space="preserve">וכמה יסוך ויהא חייב?</w:t>
      </w:r>
      <w:ins w:id="91755" w:author="מנוע מכני" w:date="2026-10-11T12:04:39Z">
        <w:ins w:id="91757" w:author="מנוע מכני" w:date="2026-10-11T12:04:39Z">
          <w:r>
            <w:t xml:space="preserve"> </w:t>
          </w:r>
        </w:ins>
        <w:del w:id="91758" w:author="מנוע מכני" w:date="2026-10-11T12:04:39Z">
          <w:r>
            <w:delText xml:space="preserve"> </w:delText>
          </w:r>
          <w:r>
            <w:delText xml:space="preserve"> </w:delText>
          </w:r>
        </w:del>
      </w:ins>
      <w:del w:id="91756" w:author="מנוע מכני" w:date="2026-10-11T12:04:39Z">
        <w:r>
          <w:tab/>
          <w:delText xml:space="preserve"> </w:delText>
        </w:r>
        <w:r>
          <w:delText xml:space="preserve"> </w:delText>
        </w:r>
      </w:del>
      <w:r>
        <w:t xml:space="preserve">לר</w:t>
      </w:r>
      <w:r>
        <w:t>"</w:t>
      </w:r>
      <w:r>
        <w:t>מ:</w:t>
      </w:r>
    </w:p>
    <w:p w:rsidR="00E403F0" w:rsidRPr="00AD695E" w:rsidRDefault="00E403F0" w:rsidP="00D65BEC">
      <w:pPr>
        <w:rPr>
          <w:rtl/>
        </w:rPr>
      </w:pPr>
      <w:del w:id="93329" w:author="מנוע מכני" w:date="2026-10-11T12:04:39Z">
        <w:r>
          <w:rPr>
            <w:rtl/>
          </w:rPr>
          <w:delText xml:space="preserve"> </w:delText>
        </w:r>
      </w:del>
      <w:r>
        <w:rPr>
          <w:rtl/>
        </w:rPr>
        <w:t xml:space="preserve">כל שהוא, </w:t>
      </w:r>
      <w:r>
        <w:rPr>
          <w:rStyle w:val="2fb"/>
          <w:rFonts w:hint="cs"/>
          <w:rtl/>
        </w:rPr>
        <w:t>ולר</w:t>
      </w:r>
      <w:r>
        <w:rPr>
          <w:rStyle w:val="2fb"/>
          <w:rtl/>
        </w:rPr>
        <w:t>"</w:t>
      </w:r>
      <w:r>
        <w:rPr>
          <w:rStyle w:val="2fb"/>
          <w:rFonts w:hint="cs"/>
          <w:rtl/>
        </w:rPr>
        <w:t>י</w:t>
      </w:r>
      <w:r>
        <w:rPr>
          <w:rtl/>
        </w:rPr>
        <w:t>: כזית.</w:t>
      </w:r>
    </w:p>
    <w:p>
      <w:pPr>
        <w:pStyle w:val="38"/>
        <w:rPr>
          <w:ins w:id="93330" w:author="מנוע מכני" w:date="2026-10-11T12:04:39Z"/>
        </w:rPr>
      </w:pPr>
      <w:r>
        <w:t>וה</w:t>
      </w:r>
      <w:r>
        <w:t xml:space="preserve">ך</w:t>
      </w:r>
    </w:p>
    <w:p w:rsidR="00E403F0" w:rsidRPr="00AD695E" w:rsidRDefault="00E403F0" w:rsidP="00E403F0">
      <w:pPr>
        <w:rPr>
          <w:rtl/>
        </w:rPr>
      </w:pPr>
      <w:del w:id="93331" w:author="מנוע מכני" w:date="2026-10-11T12:04:39Z">
        <w:r>
          <w:rPr>
            <w:rFonts w:hint="cs"/>
            <w:rtl/>
          </w:rPr>
          <w:delText xml:space="preserve"> </w:delText>
        </w:r>
      </w:del>
      <w:r>
        <w:rPr>
          <w:rStyle w:val="2fb"/>
          <w:rFonts w:hint="cs"/>
          <w:rtl/>
        </w:rPr>
        <w:t xml:space="preserve">דר</w:t>
      </w:r>
      <w:r>
        <w:rPr>
          <w:rStyle w:val="2fb"/>
          <w:rtl/>
        </w:rPr>
        <w:t>"</w:t>
      </w:r>
      <w:r>
        <w:rPr>
          <w:rStyle w:val="2fb"/>
          <w:rFonts w:hint="cs"/>
          <w:rtl/>
        </w:rPr>
        <w:t xml:space="preserve">י</w:t>
      </w:r>
      <w:r>
        <w:rPr>
          <w:rFonts w:hint="cs"/>
          <w:rtl/>
        </w:rPr>
        <w:t xml:space="preserve"> </w:t>
      </w:r>
      <w:r>
        <w:rPr>
          <w:rFonts w:hint="cs"/>
          <w:rtl/>
        </w:rPr>
        <w:t xml:space="preserve">אמר</w:t>
      </w:r>
      <w:r>
        <w:rPr>
          <w:rFonts w:hint="cs"/>
          <w:rtl/>
        </w:rPr>
        <w:t xml:space="preserve"> פטור </w:t>
      </w:r>
      <w:r>
        <w:rPr>
          <w:rFonts w:hint="cs"/>
          <w:rtl/>
        </w:rPr>
        <w:t xml:space="preserve">ה</w:t>
      </w:r>
      <w:r>
        <w:rPr>
          <w:rtl/>
        </w:rPr>
        <w:t>"</w:t>
      </w:r>
      <w:r>
        <w:rPr>
          <w:rFonts w:hint="cs"/>
          <w:rtl/>
        </w:rPr>
        <w:t xml:space="preserve">מ</w:t>
      </w:r>
      <w:r>
        <w:rPr>
          <w:rFonts w:hint="cs"/>
          <w:rtl/>
        </w:rPr>
        <w:t xml:space="preserve"> גבי מלכים וכהנים אבל גבי הדיוט מחייב </w:t>
      </w:r>
    </w:p>
    <w:p>
      <w:pPr>
        <w:pStyle w:val="38"/>
        <w:rPr>
          <w:ins w:id="93332" w:author="מנוע מכני" w:date="2026-10-11T12:04:39Z"/>
        </w:rPr>
      </w:pPr>
      <w:r>
        <w:t xml:space="preserve">רב יוסף:</w:t>
      </w:r>
    </w:p>
    <w:p w:rsidR="00E403F0" w:rsidRPr="00AD695E" w:rsidRDefault="00E403F0" w:rsidP="00E403F0">
      <w:pPr>
        <w:rPr>
          <w:rtl/>
        </w:rPr>
      </w:pPr>
      <w:del w:id="93333" w:author="מנוע מכני" w:date="2026-10-11T12:04:39Z">
        <w:r>
          <w:rPr>
            <w:rFonts w:hint="cs"/>
            <w:rtl/>
          </w:rPr>
          <w:delText xml:space="preserve"> </w:delText>
        </w:r>
      </w:del>
      <w:ins w:id="92623" w:author="מנוע מכני" w:date="2026-10-11T12:04:39Z">
        <w:r>
          <w:rPr>
            <w:rFonts w:hint="cs"/>
            <w:rtl/>
          </w:rPr>
          <w:t xml:space="preserve">בזה</w:t>
        </w:r>
      </w:ins>
      <w:del w:id="92624" w:author="מנוע מכני" w:date="2026-10-11T12:04:39Z">
        <w:r>
          <w:rPr>
            <w:rFonts w:hint="cs"/>
            <w:rtl/>
          </w:rPr>
          <w:delText xml:space="preserve">בהא</w:delText>
        </w:r>
      </w:del>
      <w:r>
        <w:rPr>
          <w:rFonts w:hint="cs"/>
          <w:rtl/>
        </w:rPr>
        <w:t xml:space="preserve"> </w:t>
      </w:r>
      <w:ins w:id="90359" w:author="מנוע מכני" w:date="2026-10-11T12:04:39Z">
        <w:r>
          <w:rPr>
            <w:rFonts w:hint="cs"/>
            <w:rtl/>
          </w:rPr>
          <w:t xml:space="preserve">חלקו</w:t>
        </w:r>
      </w:ins>
      <w:del w:id="90360" w:author="מנוע מכני" w:date="2026-10-11T12:04:39Z">
        <w:r>
          <w:rPr>
            <w:rFonts w:hint="cs"/>
            <w:rtl/>
          </w:rPr>
          <w:delText xml:space="preserve">פליגי</w:delText>
        </w:r>
      </w:del>
      <w:r>
        <w:rPr>
          <w:rFonts w:hint="cs"/>
          <w:rtl/>
        </w:rPr>
        <w:t xml:space="preserve"> </w:t>
      </w:r>
      <w:r>
        <w:rPr>
          <w:rStyle w:val="2fb"/>
          <w:rFonts w:hint="cs"/>
          <w:rtl/>
        </w:rPr>
        <w:t xml:space="preserve">דל</w:t>
      </w:r>
      <w:r>
        <w:rPr>
          <w:rStyle w:val="2fb"/>
          <w:rtl/>
        </w:rPr>
        <w:t xml:space="preserve">ר"מ</w:t>
      </w:r>
      <w:r>
        <w:rPr>
          <w:rtl/>
        </w:rPr>
        <w:t xml:space="preserve">: </w:t>
      </w:r>
      <w:r>
        <w:rPr>
          <w:rFonts w:hint="cs"/>
          <w:rtl/>
        </w:rPr>
        <w:t>'</w:t>
      </w:r>
      <w:ins w:id="90283" w:author="Claude - סמנטי" w:date="2026-10-11T12:21:47Z">
        <w:r>
          <w:rPr>
            <w:rStyle w:val="afffff0"/>
            <w:rtl/>
          </w:rPr>
          <w:t xml:space="preserve">עַל בְּשַׂר אָדָם לֹא יִיסָךְ</w:t>
        </w:r>
      </w:ins>
      <w:del w:id="90284" w:author="Claude - סמנטי" w:date="2026-10-11T12:21:47Z">
        <w:r>
          <w:rPr>
            <w:rtl/>
          </w:rPr>
          <w:delText xml:space="preserve">על בשר אדם </w:delText>
        </w:r>
        <w:r>
          <w:rPr>
            <w:rtl/>
          </w:rPr>
          <w:delText xml:space="preserve">לא</w:delText>
        </w:r>
        <w:r>
          <w:rPr>
            <w:rtl/>
          </w:rPr>
          <w:delText xml:space="preserve"> ייסך</w:delText>
        </w:r>
      </w:del>
      <w:r>
        <w:rPr>
          <w:rFonts w:hint="cs"/>
          <w:rtl/>
        </w:rPr>
        <w:t>'</w:t>
      </w:r>
      <w:r>
        <w:rPr>
          <w:rtl/>
        </w:rPr>
        <w:t xml:space="preserve"> </w:t>
      </w:r>
      <w:r>
        <w:rPr>
          <w:rFonts w:hint="cs"/>
          <w:rtl/>
        </w:rPr>
        <w:t>'</w:t>
      </w:r>
      <w:ins w:id="90281" w:author="Claude - סמנטי" w:date="2026-10-11T12:21:47Z">
        <w:r>
          <w:rPr>
            <w:rStyle w:val="afffff0"/>
            <w:rtl/>
          </w:rPr>
          <w:t xml:space="preserve">וַאֲשֶׁר יִתֵּן מִמֶּנּוּ עַל זָר</w:t>
        </w:r>
      </w:ins>
      <w:del w:id="90282" w:author="Claude - סמנטי" w:date="2026-10-11T12:21:47Z">
        <w:r>
          <w:rPr>
            <w:rtl/>
          </w:rPr>
          <w:delText xml:space="preserve">ואשר יתן ממנו על זר</w:delText>
        </w:r>
      </w:del>
      <w:r>
        <w:rPr>
          <w:rFonts w:hint="cs"/>
          <w:rtl/>
        </w:rPr>
        <w:t>'</w:t>
      </w:r>
      <w:r>
        <w:rPr>
          <w:rtl/>
        </w:rPr>
        <w:t xml:space="preserve">, מה סיכה כל שהוא, אף נתינה כל שהוא</w:t>
      </w:r>
      <w:ins w:id="91759" w:author="מנוע מכני" w:date="2026-10-11T12:04:39Z">
        <w:r>
          <w:rPr>
            <w:rtl/>
          </w:rPr>
          <w:t xml:space="preserve">,</w:t>
        </w:r>
      </w:ins>
      <w:del w:id="91760" w:author="מנוע מכני" w:date="2026-10-11T12:04:39Z">
        <w:r>
          <w:rPr>
            <w:rtl/>
          </w:rPr>
          <w:delText xml:space="preserve">;</w:delText>
        </w:r>
      </w:del>
    </w:p>
    <w:p>
      <w:pPr>
        <w:pStyle w:val="38"/>
        <w:rPr>
          <w:ins w:id="93334" w:author="מנוע מכני" w:date="2026-10-11T12:04:39Z"/>
        </w:rPr>
      </w:pPr>
      <w:r>
        <w:tab/>
      </w:r>
      <w:r>
        <w:tab/>
      </w:r>
      <w:r>
        <w:tab/>
      </w:r>
      <w:del w:id="90045" w:author="מנוע מכני" w:date="2026-10-11T12:04:39Z">
        <w:r>
          <w:delText xml:space="preserve"> </w:delText>
        </w:r>
      </w:del>
      <w:r>
        <w:t>ור"</w:t>
      </w:r>
      <w:r>
        <w:t>י</w:t>
      </w:r>
      <w:r>
        <w:t xml:space="preserve">:</w:t>
      </w:r>
    </w:p>
    <w:p w:rsidR="00E403F0" w:rsidRPr="00AD695E" w:rsidRDefault="00E403F0" w:rsidP="00E403F0">
      <w:pPr>
        <w:rPr>
          <w:rtl/>
        </w:rPr>
      </w:pPr>
      <w:del w:id="93335" w:author="מנוע מכני" w:date="2026-10-11T12:04:39Z">
        <w:r>
          <w:rPr>
            <w:rtl/>
          </w:rPr>
          <w:delText xml:space="preserve"> </w:delText>
        </w:r>
      </w:del>
      <w:ins w:id="92843" w:author="מנוע מכני" w:date="2026-10-11T12:04:39Z">
        <w:r>
          <w:rPr>
            <w:rtl/>
          </w:rPr>
          <w:t xml:space="preserve">למדים</w:t>
        </w:r>
      </w:ins>
      <w:del w:id="92844" w:author="מנוע מכני" w:date="2026-10-11T12:04:39Z">
        <w:r>
          <w:rPr>
            <w:rtl/>
          </w:rPr>
          <w:delText xml:space="preserve">ילפינן</w:delText>
        </w:r>
      </w:del>
      <w:r>
        <w:rPr>
          <w:rtl/>
        </w:rPr>
        <w:t xml:space="preserve"> נתינה דעל זר מנתינה </w:t>
      </w:r>
      <w:ins w:id="92243" w:author="מנוע מכני" w:date="2026-10-11T12:04:39Z">
        <w:r>
          <w:rPr>
            <w:rtl/>
          </w:rPr>
          <w:t xml:space="preserve">דעולם</w:t>
        </w:r>
      </w:ins>
      <w:del w:id="92244" w:author="מנוע מכני" w:date="2026-10-11T12:04:39Z">
        <w:r>
          <w:rPr>
            <w:rtl/>
          </w:rPr>
          <w:delText xml:space="preserve">דעלמא</w:delText>
        </w:r>
      </w:del>
      <w:r>
        <w:rPr>
          <w:rtl/>
        </w:rPr>
        <w:t xml:space="preserve"> </w:t>
      </w:r>
      <w:r>
        <w:rPr>
          <w:rFonts w:hint="cs"/>
          <w:rtl/>
        </w:rPr>
        <w:t>ד</w:t>
      </w:r>
      <w:r>
        <w:rPr>
          <w:rtl/>
        </w:rPr>
        <w:t xml:space="preserve">כזית, </w:t>
      </w:r>
    </w:p>
    <w:p w:rsidR="00E403F0" w:rsidRPr="00AD695E" w:rsidRDefault="00E403F0" w:rsidP="00E403F0">
      <w:pPr>
        <w:rPr>
          <w:rtl/>
        </w:rPr>
      </w:pPr>
      <w:r>
        <w:rPr>
          <w:rtl/>
        </w:rPr>
        <w:t xml:space="preserve">אבל סיכה </w:t>
      </w:r>
      <w:ins w:id="90031" w:author="Claude - סמנטי" w:date="2026-10-11T12:21:47Z">
        <w:r>
          <w:rPr>
            <w:rtl/>
          </w:rPr>
          <w:t xml:space="preserve">למשוח</w:t>
        </w:r>
      </w:ins>
      <w:del w:id="90032" w:author="Claude - סמנטי" w:date="2026-10-11T12:21:47Z">
        <w:r>
          <w:rPr>
            <w:rtl/>
          </w:rPr>
          <w:delText xml:space="preserve">למימשח</w:delText>
        </w:r>
      </w:del>
      <w:r>
        <w:rPr>
          <w:rtl/>
        </w:rPr>
        <w:t xml:space="preserve"> מלכים וכהנים - דברי הכל כל שהוא.</w:t>
      </w:r>
    </w:p>
    <w:p>
      <w:pPr>
        <w:pStyle w:val="38"/>
        <w:rPr>
          <w:ins w:id="93336" w:author="מנוע מכני" w:date="2026-10-11T12:04:39Z"/>
        </w:rPr>
      </w:pPr>
      <w:r>
        <w:t xml:space="preserve">וא"ר יוסף:</w:t>
      </w:r>
    </w:p>
    <w:p w:rsidR="00E403F0" w:rsidRPr="00AD695E" w:rsidRDefault="00E403F0" w:rsidP="00E403F0">
      <w:pPr>
        <w:rPr>
          <w:rtl/>
        </w:rPr>
      </w:pPr>
      <w:del w:id="93337" w:author="מנוע מכני" w:date="2026-10-11T12:04:39Z">
        <w:r>
          <w:rPr>
            <w:rtl/>
          </w:rPr>
          <w:delText xml:space="preserve"> </w:delText>
        </w:r>
      </w:del>
      <w:r>
        <w:rPr>
          <w:rtl/>
        </w:rPr>
        <w:t xml:space="preserve">במאי </w:t>
      </w:r>
      <w:ins w:id="90361" w:author="מנוע מכני" w:date="2026-10-11T12:04:39Z">
        <w:r>
          <w:rPr>
            <w:rtl/>
          </w:rPr>
          <w:t xml:space="preserve">חלקו</w:t>
        </w:r>
      </w:ins>
      <w:del w:id="90362" w:author="מנוע מכני" w:date="2026-10-11T12:04:39Z">
        <w:r>
          <w:rPr>
            <w:rtl/>
          </w:rPr>
          <w:delText xml:space="preserve">פליגי</w:delText>
        </w:r>
      </w:del>
      <w:r>
        <w:rPr>
          <w:rtl/>
        </w:rPr>
        <w:t xml:space="preserve"> </w:t>
      </w:r>
      <w:r>
        <w:rPr>
          <w:rStyle w:val="2fb"/>
          <w:rtl/>
        </w:rPr>
        <w:t xml:space="preserve">ר"</w:t>
      </w:r>
      <w:r>
        <w:rPr>
          <w:rStyle w:val="2fb"/>
          <w:rFonts w:hint="cs"/>
          <w:rtl/>
        </w:rPr>
        <w:t xml:space="preserve">מ</w:t>
      </w:r>
      <w:r>
        <w:rPr>
          <w:rFonts w:hint="cs"/>
          <w:rtl/>
        </w:rPr>
        <w:t xml:space="preserve"> </w:t>
      </w:r>
      <w:r>
        <w:rPr>
          <w:rStyle w:val="2fb"/>
          <w:rFonts w:hint="cs"/>
          <w:rtl/>
        </w:rPr>
        <w:t xml:space="preserve">ור</w:t>
      </w:r>
      <w:r>
        <w:rPr>
          <w:rStyle w:val="2fb"/>
          <w:rtl/>
        </w:rPr>
        <w:t>"</w:t>
      </w:r>
      <w:r>
        <w:rPr>
          <w:rStyle w:val="2fb"/>
          <w:rFonts w:hint="cs"/>
          <w:rtl/>
        </w:rPr>
        <w:t xml:space="preserve">י</w:t>
      </w:r>
      <w:r>
        <w:rPr>
          <w:rFonts w:hint="cs"/>
          <w:rtl/>
        </w:rPr>
        <w:t xml:space="preserve"> </w:t>
      </w:r>
      <w:r>
        <w:rPr>
          <w:rtl/>
        </w:rPr>
        <w:t xml:space="preserve">גבי מלכים וכהנים? </w:t>
      </w:r>
    </w:p>
    <w:p>
      <w:pPr>
        <w:pStyle w:val="38"/>
        <w:rPr>
          <w:ins w:id="93338" w:author="מנוע מכני" w:date="2026-10-11T12:04:39Z"/>
        </w:rPr>
      </w:pPr>
      <w:r>
        <w:t xml:space="preserve">ר"מ סבר:</w:t>
      </w:r>
    </w:p>
    <w:p w:rsidR="00E403F0" w:rsidRPr="00AD695E" w:rsidRDefault="00E403F0" w:rsidP="00E403F0">
      <w:pPr>
        <w:rPr>
          <w:rtl/>
        </w:rPr>
      </w:pPr>
      <w:del w:id="93339" w:author="מנוע מכני" w:date="2026-10-11T12:04:39Z">
        <w:r>
          <w:rPr>
            <w:rtl/>
          </w:rPr>
          <w:delText xml:space="preserve"> </w:delText>
        </w:r>
      </w:del>
      <w:r>
        <w:rPr>
          <w:rFonts w:hint="cs"/>
          <w:rtl/>
        </w:rPr>
        <w:t>'</w:t>
      </w:r>
      <w:ins w:id="90285" w:author="Claude - סמנטי" w:date="2026-10-11T12:21:47Z">
        <w:r>
          <w:rPr>
            <w:rStyle w:val="afffff0"/>
            <w:rtl/>
          </w:rPr>
          <w:t xml:space="preserve">וַאֲשֶׁר יִתֵּן מִמֶּנּוּ עַל זָר</w:t>
        </w:r>
      </w:ins>
      <w:del w:id="90286" w:author="Claude - סמנטי" w:date="2026-10-11T12:21:47Z">
        <w:r>
          <w:rPr>
            <w:rtl/>
          </w:rPr>
          <w:delText xml:space="preserve">ואשר יתן ממנו על זר</w:delText>
        </w:r>
      </w:del>
      <w:r>
        <w:rPr>
          <w:rFonts w:hint="cs"/>
          <w:rtl/>
        </w:rPr>
        <w:t>'</w:t>
      </w:r>
      <w:r>
        <w:rPr>
          <w:rtl/>
        </w:rPr>
        <w:t xml:space="preserve"> כתיב, ומלך וכהן </w:t>
      </w:r>
      <w:ins w:id="91039" w:author="מנוע מכני" w:date="2026-10-11T12:04:39Z">
        <w:r>
          <w:rPr>
            <w:rtl/>
          </w:rPr>
          <w:t xml:space="preserve">עכשיו</w:t>
        </w:r>
      </w:ins>
      <w:del w:id="91040" w:author="מנוע מכני" w:date="2026-10-11T12:04:39Z">
        <w:r>
          <w:rPr>
            <w:rtl/>
          </w:rPr>
          <w:delText xml:space="preserve">השתא</w:delText>
        </w:r>
      </w:del>
      <w:r>
        <w:rPr>
          <w:rtl/>
        </w:rPr>
        <w:t xml:space="preserve"> זרים </w:t>
      </w:r>
      <w:ins w:id="91037" w:author="מנוע מכני" w:date="2026-10-11T12:04:39Z">
        <w:r>
          <w:rPr>
            <w:rtl/>
          </w:rPr>
          <w:t xml:space="preserve">הם</w:t>
        </w:r>
      </w:ins>
      <w:del w:id="91038" w:author="מנוע מכני" w:date="2026-10-11T12:04:39Z">
        <w:r>
          <w:rPr>
            <w:rtl/>
          </w:rPr>
          <w:delText xml:space="preserve">נינהו</w:delText>
        </w:r>
      </w:del>
      <w:ins w:id="91761" w:author="מנוע מכני" w:date="2026-10-11T12:04:39Z">
        <w:r>
          <w:rPr>
            <w:rtl/>
          </w:rPr>
          <w:t xml:space="preserve">,</w:t>
        </w:r>
      </w:ins>
      <w:del w:id="91762" w:author="מנוע מכני" w:date="2026-10-11T12:04:39Z">
        <w:r>
          <w:rPr>
            <w:rtl/>
          </w:rPr>
          <w:delText xml:space="preserve">;</w:delText>
        </w:r>
      </w:del>
    </w:p>
    <w:p>
      <w:pPr>
        <w:pStyle w:val="38"/>
        <w:rPr>
          <w:ins w:id="93340" w:author="מנוע מכני" w:date="2026-10-11T12:04:39Z"/>
        </w:rPr>
      </w:pPr>
      <w:r>
        <w:t>ור"</w:t>
      </w:r>
      <w:r>
        <w:t xml:space="preserve">י </w:t>
      </w:r>
      <w:r>
        <w:t xml:space="preserve">סבר:</w:t>
      </w:r>
    </w:p>
    <w:p w:rsidR="00E403F0" w:rsidRPr="00AD695E" w:rsidRDefault="00E403F0" w:rsidP="00E403F0">
      <w:pPr>
        <w:rPr>
          <w:rtl/>
        </w:rPr>
      </w:pPr>
      <w:del w:id="93341" w:author="מנוע מכני" w:date="2026-10-11T12:04:39Z">
        <w:r>
          <w:rPr>
            <w:rtl/>
          </w:rPr>
          <w:delText xml:space="preserve"> </w:delText>
        </w:r>
      </w:del>
      <w:ins w:id="90363" w:author="מנוע מכני" w:date="2026-10-11T12:04:39Z">
        <w:r>
          <w:rPr>
            <w:rtl/>
          </w:rPr>
          <w:t xml:space="preserve">צריך</w:t>
        </w:r>
      </w:ins>
      <w:del w:id="90364" w:author="מנוע מכני" w:date="2026-10-11T12:04:39Z">
        <w:r>
          <w:rPr>
            <w:rtl/>
          </w:rPr>
          <w:delText xml:space="preserve">בעינן</w:delText>
        </w:r>
      </w:del>
      <w:r>
        <w:rPr>
          <w:rtl/>
        </w:rPr>
        <w:t xml:space="preserve"> עד </w:t>
      </w:r>
      <w:ins w:id="90365" w:author="מנוע מכני" w:date="2026-10-11T12:04:39Z">
        <w:r>
          <w:rPr>
            <w:rtl/>
          </w:rPr>
          <w:t xml:space="preserve">דיש</w:t>
        </w:r>
      </w:ins>
      <w:del w:id="90366" w:author="מנוע מכני" w:date="2026-10-11T12:04:39Z">
        <w:r>
          <w:rPr>
            <w:rtl/>
          </w:rPr>
          <w:delText xml:space="preserve">דאיכא</w:delText>
        </w:r>
      </w:del>
      <w:r>
        <w:rPr>
          <w:rtl/>
        </w:rPr>
        <w:t xml:space="preserve"> זר מתחלתו ועד סופו, ומלך וכהן </w:t>
      </w:r>
      <w:ins w:id="92845" w:author="מנוע מכני" w:date="2026-10-11T12:04:39Z">
        <w:r>
          <w:rPr>
            <w:rtl/>
          </w:rPr>
          <w:t xml:space="preserve">מתחילה</w:t>
        </w:r>
      </w:ins>
      <w:del w:id="92846" w:author="מנוע מכני" w:date="2026-10-11T12:04:39Z">
        <w:r>
          <w:rPr>
            <w:rtl/>
          </w:rPr>
          <w:delText xml:space="preserve">מעיקרא</w:delText>
        </w:r>
      </w:del>
      <w:r>
        <w:rPr>
          <w:rtl/>
        </w:rPr>
        <w:t xml:space="preserve"> </w:t>
      </w:r>
      <w:ins w:id="90367" w:author="מנוע מכני" w:date="2026-10-11T12:04:39Z">
        <w:r>
          <w:rPr>
            <w:rtl/>
          </w:rPr>
          <w:t xml:space="preserve">לא</w:t>
        </w:r>
      </w:ins>
      <w:del w:id="90368" w:author="מנוע מכני" w:date="2026-10-11T12:04:39Z">
        <w:r>
          <w:rPr>
            <w:rtl/>
          </w:rPr>
          <w:delText xml:space="preserve">לאו</w:delText>
        </w:r>
      </w:del>
      <w:r>
        <w:rPr>
          <w:rtl/>
        </w:rPr>
        <w:t xml:space="preserve"> זרים </w:t>
      </w:r>
      <w:ins w:id="92625" w:author="מנוע מכני" w:date="2026-10-11T12:04:39Z">
        <w:r>
          <w:rPr>
            <w:rtl/>
          </w:rPr>
          <w:t xml:space="preserve">היו</w:t>
        </w:r>
      </w:ins>
      <w:del w:id="92626" w:author="מנוע מכני" w:date="2026-10-11T12:04:39Z">
        <w:r>
          <w:rPr>
            <w:rtl/>
          </w:rPr>
          <w:delText xml:space="preserve">הוו</w:delText>
        </w:r>
      </w:del>
      <w:r>
        <w:rPr>
          <w:rtl/>
        </w:rPr>
        <w:t xml:space="preserve">.</w:t>
      </w:r>
    </w:p>
    <w:p w:rsidR="00E403F0" w:rsidRPr="00AD695E" w:rsidRDefault="00E403F0" w:rsidP="00E403F0">
      <w:pPr>
        <w:pStyle w:val="afff3"/>
        <w:framePr w:wrap="around"/>
        <w:spacing w:line="240" w:lineRule="exact"/>
        <w:rPr>
          <w:rtl/>
        </w:rPr>
      </w:pPr>
      <w:r w:rsidRPr="009239E9">
        <w:rPr>
          <w:rFonts w:hint="cs"/>
          <w:szCs w:val="18"/>
          <w:rtl/>
        </w:rPr>
        <w:t>ז.</w:t>
      </w:r>
    </w:p>
    <w:p>
      <w:pPr>
        <w:pStyle w:val="38"/>
        <w:rPr>
          <w:ins w:id="93343" w:author="מנוע מכני" w:date="2026-10-11T12:04:39Z"/>
        </w:rPr>
      </w:pPr>
      <w:del w:id="93342" w:author="מנוע מכני" w:date="2026-10-11T12:04:39Z">
        <w:r>
          <w:delText xml:space="preserve">•</w:delText>
        </w:r>
      </w:del>
      <w:r>
        <w:t xml:space="preserve"> </w:t>
      </w:r>
      <w:r>
        <w:t>אר</w:t>
      </w:r>
      <w:r>
        <w:t>"</w:t>
      </w:r>
      <w:r>
        <w:t>א בדר</w:t>
      </w:r>
      <w:r>
        <w:t>"</w:t>
      </w:r>
      <w:r>
        <w:t>א</w:t>
      </w:r>
      <w:r>
        <w:t xml:space="preserve">:</w:t>
      </w:r>
    </w:p>
    <w:p w:rsidR="00E403F0" w:rsidRPr="00AD695E" w:rsidRDefault="00E403F0" w:rsidP="00E403F0">
      <w:pPr>
        <w:rPr>
          <w:rtl/>
        </w:rPr>
      </w:pPr>
      <w:del w:id="93344" w:author="מנוע מכני" w:date="2026-10-11T12:04:39Z">
        <w:r>
          <w:rPr>
            <w:rtl/>
          </w:rPr>
          <w:delText xml:space="preserve"> </w:delText>
        </w:r>
      </w:del>
      <w:r>
        <w:rPr>
          <w:rtl/>
        </w:rPr>
        <w:t xml:space="preserve">ואזדו </w:t>
      </w:r>
      <w:ins w:id="91041" w:author="מנוע מכני" w:date="2026-10-11T12:04:39Z">
        <w:r>
          <w:rPr>
            <w:rtl/>
          </w:rPr>
          <w:t xml:space="preserve">לשיטתם</w:t>
        </w:r>
      </w:ins>
      <w:del w:id="91042" w:author="מנוע מכני" w:date="2026-10-11T12:04:39Z">
        <w:r>
          <w:rPr>
            <w:rtl/>
          </w:rPr>
          <w:delText xml:space="preserve">לטעמייהו</w:delText>
        </w:r>
      </w:del>
      <w:r>
        <w:rPr>
          <w:rtl/>
        </w:rPr>
        <w:t xml:space="preserve">, </w:t>
      </w:r>
      <w:r>
        <w:rPr>
          <w:rtl/>
        </w:rPr>
        <w:t xml:space="preserve">דתניא</w:t>
      </w:r>
      <w:r>
        <w:rPr>
          <w:rtl/>
        </w:rPr>
        <w:t xml:space="preserve">: בת כהן שנישאת לישראל ואכלה בתרומה משלמת את הקרן ואינה משלמת את החומש, ומיתתה בשריפה, </w:t>
      </w:r>
    </w:p>
    <w:p w:rsidR="00E403F0" w:rsidRPr="00AD695E" w:rsidRDefault="00E403F0" w:rsidP="00E403F0">
      <w:pPr>
        <w:rPr>
          <w:rtl/>
        </w:rPr>
      </w:pPr>
      <w:r>
        <w:rPr>
          <w:rtl/>
        </w:rPr>
        <w:t xml:space="preserve">ניסת לאחד מן הפסולין – </w:t>
      </w:r>
      <w:r>
        <w:rPr>
          <w:rStyle w:val="2fb"/>
          <w:rFonts w:hint="cs"/>
          <w:rtl/>
        </w:rPr>
        <w:t>לר</w:t>
      </w:r>
      <w:r>
        <w:rPr>
          <w:rStyle w:val="2fb"/>
          <w:rtl/>
        </w:rPr>
        <w:t>"</w:t>
      </w:r>
      <w:r>
        <w:rPr>
          <w:rStyle w:val="2fb"/>
          <w:rFonts w:hint="cs"/>
          <w:rtl/>
        </w:rPr>
        <w:t xml:space="preserve">מ</w:t>
      </w:r>
      <w:r>
        <w:rPr>
          <w:rFonts w:hint="cs"/>
          <w:rtl/>
        </w:rPr>
        <w:t xml:space="preserve">: </w:t>
      </w:r>
      <w:r>
        <w:rPr>
          <w:rtl/>
        </w:rPr>
        <w:t xml:space="preserve">משלמת קרן וחומש, ומיתתה בחנק, </w:t>
      </w:r>
    </w:p>
    <w:p>
      <w:pPr>
        <w:pStyle w:val="38"/>
        <w:rPr>
          <w:ins w:id="93345" w:author="מנוע מכני" w:date="2026-10-11T12:04:39Z"/>
        </w:rPr>
      </w:pPr>
      <w:r w:rsidRPr="008954DC">
        <w:t>וחכ"</w:t>
      </w:r>
      <w:r w:rsidRPr="008954DC">
        <w:t>א</w:t>
      </w:r>
      <w:r>
        <w:t xml:space="preserve">:</w:t>
      </w:r>
    </w:p>
    <w:p w:rsidR="00E403F0" w:rsidRPr="00AD695E" w:rsidRDefault="00E403F0" w:rsidP="00E403F0">
      <w:pPr>
        <w:rPr>
          <w:rtl/>
        </w:rPr>
      </w:pPr>
      <w:del w:id="93346" w:author="מנוע מכני" w:date="2026-10-11T12:04:39Z">
        <w:r>
          <w:rPr>
            <w:rtl/>
          </w:rPr>
          <w:delText xml:space="preserve"> </w:delText>
        </w:r>
      </w:del>
      <w:r>
        <w:rPr>
          <w:rtl/>
        </w:rPr>
        <w:t xml:space="preserve">אחת זו ואחת זו משלמת הקרן ואינה משלמת החומש, ומיתתה בשריפה.</w:t>
      </w:r>
    </w:p>
    <w:p w:rsidR="00E403F0" w:rsidRPr="00AD695E" w:rsidRDefault="00E403F0" w:rsidP="00E403F0">
      <w:pPr>
        <w:rPr>
          <w:rtl/>
        </w:rPr>
      </w:pPr>
    </w:p>
    <w:p>
      <w:pPr>
        <w:pStyle w:val="38"/>
        <w:rPr>
          <w:ins w:id="93348" w:author="מנוע מכני" w:date="2026-10-11T12:04:39Z"/>
        </w:rPr>
      </w:pPr>
      <w:del w:id="93347" w:author="מנוע מכני" w:date="2026-10-11T12:04:39Z">
        <w:r w:rsidRPr="002B4E05">
          <w:delText xml:space="preserve">•</w:delText>
        </w:r>
      </w:del>
      <w:r w:rsidRPr="002B4E05">
        <w:t xml:space="preserve"> </w:t>
      </w:r>
      <w:del w:id="94486" w:author="מנוע מכני" w:date="2026-10-11T12:04:39Z">
        <w:r w:rsidRPr="002B4E05">
          <w:delText xml:space="preserve">אמר </w:delText>
        </w:r>
      </w:del>
      <w:r w:rsidRPr="002B4E05">
        <w:t xml:space="preserve">רב יוסף:</w:t>
      </w:r>
    </w:p>
    <w:p w:rsidR="00E403F0" w:rsidRPr="002B4E05" w:rsidRDefault="00E403F0" w:rsidP="00E403F0">
      <w:pPr>
        <w:rPr>
          <w:spacing w:val="-2"/>
          <w:rtl/>
        </w:rPr>
      </w:pPr>
      <w:del w:id="93349" w:author="מנוע מכני" w:date="2026-10-11T12:04:39Z">
        <w:r w:rsidRPr="002B4E05">
          <w:rPr>
            <w:spacing w:val="-2"/>
            <w:rtl/>
          </w:rPr>
          <w:delText xml:space="preserve"> </w:delText>
        </w:r>
      </w:del>
      <w:r w:rsidRPr="002B4E05">
        <w:rPr>
          <w:spacing w:val="-2"/>
          <w:rtl/>
        </w:rPr>
        <w:t xml:space="preserve">מחלוקת בנתינת שמן המשחה ובשינויי דשנינן, אבל נתינה </w:t>
      </w:r>
      <w:ins w:id="92245" w:author="מנוע מכני" w:date="2026-10-11T12:04:39Z">
        <w:r>
          <w:rPr>
            <w:spacing w:val="-2"/>
            <w:rtl/>
          </w:rPr>
          <w:t xml:space="preserve">דעולם</w:t>
        </w:r>
      </w:ins>
      <w:del w:id="92246" w:author="מנוע מכני" w:date="2026-10-11T12:04:39Z">
        <w:r w:rsidRPr="002B4E05">
          <w:rPr>
            <w:spacing w:val="-2"/>
            <w:rtl/>
          </w:rPr>
          <w:delText xml:space="preserve">דעלמא</w:delText>
        </w:r>
      </w:del>
      <w:r w:rsidRPr="002B4E05">
        <w:rPr>
          <w:spacing w:val="-2"/>
          <w:rtl/>
        </w:rPr>
        <w:t xml:space="preserve"> </w:t>
      </w:r>
      <w:r w:rsidRPr="002B4E05">
        <w:rPr>
          <w:rFonts w:hint="cs"/>
          <w:b/>
          <w:bCs/>
          <w:spacing w:val="-2"/>
          <w:rtl/>
        </w:rPr>
        <w:t>לכו</w:t>
      </w:r>
      <w:r w:rsidRPr="002B4E05">
        <w:rPr>
          <w:b/>
          <w:bCs/>
          <w:spacing w:val="-2"/>
          <w:rtl/>
        </w:rPr>
        <w:t>"</w:t>
      </w:r>
      <w:r w:rsidRPr="002B4E05">
        <w:rPr>
          <w:rFonts w:hint="cs"/>
          <w:b/>
          <w:bCs/>
          <w:spacing w:val="-2"/>
          <w:rtl/>
        </w:rPr>
        <w:t>ע</w:t>
      </w:r>
      <w:r w:rsidRPr="002B4E05">
        <w:rPr>
          <w:spacing w:val="-2"/>
          <w:rtl/>
        </w:rPr>
        <w:t xml:space="preserve"> כזית.</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38"/>
        <w:rPr>
          <w:ins w:id="93351" w:author="מנוע מכני" w:date="2026-10-11T12:04:39Z"/>
        </w:rPr>
      </w:pPr>
      <w:del w:id="93350" w:author="מנוע מכני" w:date="2026-10-11T12:04:39Z">
        <w:r>
          <w:delText xml:space="preserve">•</w:delText>
        </w:r>
      </w:del>
      <w:r w:rsidRPr="008954DC">
        <w:t xml:space="preserve"> </w:t>
      </w:r>
      <w:r w:rsidRPr="00217260">
        <w:t>גופא</w:t>
      </w:r>
      <w:r w:rsidRPr="008954DC">
        <w:t xml:space="preserve">, תני תנא </w:t>
      </w:r>
      <w:ins w:id="91043" w:author="מנוע מכני" w:date="2026-10-11T12:04:39Z">
        <w:r>
          <w:t xml:space="preserve">לפניו</w:t>
        </w:r>
      </w:ins>
      <w:del w:id="91044" w:author="מנוע מכני" w:date="2026-10-11T12:04:39Z">
        <w:r w:rsidRPr="008954DC">
          <w:delText xml:space="preserve">קמיה</w:delText>
        </w:r>
      </w:del>
      <w:r w:rsidRPr="008954DC">
        <w:t xml:space="preserve"> דר"</w:t>
      </w:r>
      <w:r w:rsidRPr="008954DC">
        <w:t>א</w:t>
      </w:r>
      <w:r w:rsidRPr="008954DC">
        <w:t xml:space="preserve">:</w:t>
      </w:r>
    </w:p>
    <w:p w:rsidR="00E403F0" w:rsidRPr="00AD695E" w:rsidRDefault="00E403F0" w:rsidP="00E403F0">
      <w:pPr>
        <w:rPr>
          <w:rtl/>
        </w:rPr>
      </w:pPr>
      <w:del w:id="93352" w:author="מנוע מכני" w:date="2026-10-11T12:04:39Z">
        <w:r w:rsidRPr="008954DC">
          <w:rPr>
            <w:b/>
            <w:bCs/>
            <w:rtl/>
          </w:rPr>
          <w:delText xml:space="preserve"> </w:delText>
        </w:r>
      </w:del>
      <w:r w:rsidRPr="008954DC">
        <w:rPr>
          <w:b/>
          <w:bCs/>
          <w:rtl/>
        </w:rPr>
        <w:t xml:space="preserve">כל שישנו בסך ישנו בבל ייסך, וכל שאינו בסך אינו בבל ייסך.</w:t>
      </w:r>
    </w:p>
    <w:p>
      <w:pPr>
        <w:pStyle w:val="38"/>
        <w:rPr>
          <w:ins w:id="93353" w:author="מנוע מכני" w:date="2026-10-11T12:04:39Z"/>
        </w:rPr>
      </w:pPr>
      <w:r>
        <w:t xml:space="preserve">א"ל</w:t>
      </w:r>
      <w:r>
        <w:t xml:space="preserve">:</w:t>
      </w:r>
    </w:p>
    <w:p w:rsidR="00E403F0" w:rsidRPr="00AD695E" w:rsidRDefault="00E403F0" w:rsidP="00E403F0">
      <w:pPr>
        <w:rPr>
          <w:rtl/>
        </w:rPr>
      </w:pPr>
      <w:del w:id="93354" w:author="מנוע מכני" w:date="2026-10-11T12:04:39Z">
        <w:r>
          <w:rPr>
            <w:rtl/>
          </w:rPr>
          <w:delText xml:space="preserve"> </w:delText>
        </w:r>
      </w:del>
      <w:ins w:id="92847" w:author="מנוע מכני" w:date="2026-10-11T12:04:39Z">
        <w:r>
          <w:rPr>
            <w:rtl/>
          </w:rPr>
          <w:t xml:space="preserve">יפה</w:t>
        </w:r>
      </w:ins>
      <w:del w:id="92848" w:author="מנוע מכני" w:date="2026-10-11T12:04:39Z">
        <w:r>
          <w:rPr>
            <w:rtl/>
          </w:rPr>
          <w:delText xml:space="preserve">שפיר</w:delText>
        </w:r>
      </w:del>
      <w:r>
        <w:rPr>
          <w:rtl/>
        </w:rPr>
        <w:t xml:space="preserve"> </w:t>
      </w:r>
      <w:ins w:id="92247" w:author="מנוע מכני" w:date="2026-10-11T12:04:39Z">
        <w:r>
          <w:rPr>
            <w:rtl/>
          </w:rPr>
          <w:t xml:space="preserve">אתה אומר</w:t>
        </w:r>
      </w:ins>
      <w:del w:id="92248" w:author="מנוע מכני" w:date="2026-10-11T12:04:39Z">
        <w:r>
          <w:rPr>
            <w:rtl/>
          </w:rPr>
          <w:delText xml:space="preserve">קאמרת</w:delText>
        </w:r>
      </w:del>
      <w:r>
        <w:rPr>
          <w:rtl/>
        </w:rPr>
        <w:t xml:space="preserve">, </w:t>
      </w:r>
      <w:r>
        <w:rPr>
          <w:rFonts w:hint="cs"/>
          <w:rtl/>
        </w:rPr>
        <w:t>'</w:t>
      </w:r>
      <w:ins w:id="90287" w:author="Claude - סמנטי" w:date="2026-10-11T12:21:47Z">
        <w:r>
          <w:rPr>
            <w:rStyle w:val="afffff0"/>
            <w:rtl/>
          </w:rPr>
          <w:t xml:space="preserve">לֹא יִיסָךְ</w:t>
        </w:r>
      </w:ins>
      <w:del w:id="90288" w:author="Claude - סמנטי" w:date="2026-10-11T12:21:47Z">
        <w:r>
          <w:rPr>
            <w:rtl/>
          </w:rPr>
          <w:delText xml:space="preserve">לא ייסך</w:delText>
        </w:r>
      </w:del>
      <w:r>
        <w:rPr>
          <w:rFonts w:hint="cs"/>
          <w:rtl/>
        </w:rPr>
        <w:t>'</w:t>
      </w:r>
      <w:r>
        <w:rPr>
          <w:rtl/>
        </w:rPr>
        <w:t xml:space="preserve"> כתיב וקרי </w:t>
      </w:r>
      <w:ins w:id="91045" w:author="מנוע מכני" w:date="2026-10-11T12:04:39Z">
        <w:r>
          <w:rPr>
            <w:rtl/>
          </w:rPr>
          <w:t xml:space="preserve">בו</w:t>
        </w:r>
      </w:ins>
      <w:del w:id="91046" w:author="מנוע מכני" w:date="2026-10-11T12:04:39Z">
        <w:r>
          <w:rPr>
            <w:rtl/>
          </w:rPr>
          <w:delText xml:space="preserve">ביה</w:delText>
        </w:r>
      </w:del>
      <w:r>
        <w:rPr>
          <w:rtl/>
        </w:rPr>
        <w:t xml:space="preserve"> </w:t>
      </w:r>
      <w:r>
        <w:rPr>
          <w:rtl/>
        </w:rPr>
        <w:t xml:space="preserve">לא</w:t>
      </w:r>
      <w:r>
        <w:rPr>
          <w:rtl/>
        </w:rPr>
        <w:t xml:space="preserve"> יס</w:t>
      </w:r>
      <w:r w:rsidRPr="00217260">
        <w:rPr>
          <w:b/>
          <w:bCs/>
          <w:rtl/>
        </w:rPr>
        <w:t>י</w:t>
      </w:r>
      <w:r>
        <w:rPr>
          <w:rtl/>
        </w:rPr>
        <w:t>ך.</w:t>
      </w:r>
    </w:p>
    <w:p>
      <w:pPr>
        <w:pStyle w:val="38"/>
        <w:rPr>
          <w:ins w:id="93355" w:author="מנוע מכני" w:date="2026-10-11T12:04:39Z"/>
        </w:rPr>
      </w:pPr>
      <w:r>
        <w:t>תני ר"</w:t>
      </w:r>
      <w:r>
        <w:t xml:space="preserve">ח </w:t>
      </w:r>
      <w:ins w:id="91047" w:author="מנוע מכני" w:date="2026-10-11T12:04:39Z">
        <w:r>
          <w:t xml:space="preserve">לפניו</w:t>
        </w:r>
      </w:ins>
      <w:del w:id="91048" w:author="מנוע מכני" w:date="2026-10-11T12:04:39Z">
        <w:r>
          <w:delText xml:space="preserve">קמיה</w:delText>
        </w:r>
      </w:del>
      <w:r>
        <w:t xml:space="preserve"> דרבא</w:t>
      </w:r>
      <w:r>
        <w:t xml:space="preserve">:</w:t>
      </w:r>
    </w:p>
    <w:p w:rsidR="00E403F0" w:rsidRPr="00AD695E" w:rsidRDefault="00E403F0" w:rsidP="00E403F0">
      <w:pPr>
        <w:rPr>
          <w:rtl/>
        </w:rPr>
      </w:pPr>
      <w:del w:id="93356" w:author="מנוע מכני" w:date="2026-10-11T12:04:39Z">
        <w:r>
          <w:rPr>
            <w:rtl/>
          </w:rPr>
          <w:delText xml:space="preserve"> </w:delText>
        </w:r>
      </w:del>
      <w:r>
        <w:rPr>
          <w:rtl/>
        </w:rPr>
        <w:t xml:space="preserve">מנין לכה"</w:t>
      </w:r>
      <w:r>
        <w:rPr>
          <w:rFonts w:hint="cs"/>
          <w:rtl/>
        </w:rPr>
        <w:t>ג</w:t>
      </w:r>
      <w:r>
        <w:rPr>
          <w:rtl/>
        </w:rPr>
        <w:t xml:space="preserve"> גדול שנטל משמן המשחה שעל ראשו ונתן על בני מעיו, </w:t>
      </w:r>
      <w:r>
        <w:rPr>
          <w:rFonts w:hint="cs"/>
          <w:rtl/>
        </w:rPr>
        <w:t>ש</w:t>
      </w:r>
      <w:r>
        <w:rPr>
          <w:rtl/>
        </w:rPr>
        <w:t xml:space="preserve">חייב? </w:t>
      </w:r>
      <w:ins w:id="92651" w:author="מנוע מכני" w:date="2026-10-11T12:04:39Z">
        <w:r>
          <w:rPr>
            <w:rtl/>
          </w:rPr>
          <w:t xml:space="preserve">ד'</w:t>
        </w:r>
      </w:ins>
      <w:del w:id="92652" w:author="מנוע מכני" w:date="2026-10-11T12:04:39Z">
        <w:r>
          <w:rPr>
            <w:rtl/>
          </w:rPr>
          <w:delText xml:space="preserve">שנאמר: </w:delText>
        </w:r>
        <w:r>
          <w:rPr>
            <w:rFonts w:hint="cs"/>
            <w:rtl/>
          </w:rPr>
          <w:delText xml:space="preserve">'</w:delText>
        </w:r>
      </w:del>
      <w:ins w:id="90289" w:author="Claude - סמנטי" w:date="2026-10-11T12:21:47Z">
        <w:r>
          <w:rPr>
            <w:rStyle w:val="afffff0"/>
            <w:rtl/>
          </w:rPr>
          <w:t xml:space="preserve">עַל בְּשַׂר אָדָם לֹא יִיסָךְ</w:t>
        </w:r>
      </w:ins>
      <w:del w:id="90290" w:author="Claude - סמנטי" w:date="2026-10-11T12:21:47Z">
        <w:r>
          <w:rPr>
            <w:rtl/>
          </w:rPr>
          <w:delText xml:space="preserve">על בשר אדם </w:delText>
        </w:r>
        <w:r>
          <w:rPr>
            <w:rtl/>
          </w:rPr>
          <w:delText xml:space="preserve">לא</w:delText>
        </w:r>
        <w:r>
          <w:rPr>
            <w:rtl/>
          </w:rPr>
          <w:delText xml:space="preserve"> ייסך</w:delText>
        </w:r>
      </w:del>
      <w:r>
        <w:rPr>
          <w:rFonts w:hint="cs"/>
          <w:rtl/>
        </w:rPr>
        <w:t>'</w:t>
      </w:r>
      <w:r>
        <w:rPr>
          <w:rtl/>
        </w:rPr>
        <w:t>.</w:t>
      </w:r>
    </w:p>
    <w:p>
      <w:pPr>
        <w:pStyle w:val="38"/>
        <w:rPr>
          <w:ins w:id="93357" w:author="מנוע מכני" w:date="2026-10-11T12:04:39Z"/>
        </w:rPr>
      </w:pPr>
      <w:del w:id="94536" w:author="מנוע מכני" w:date="2026-10-11T12:04:39Z">
        <w:r w:rsidRPr="002B4E05">
          <w:delText xml:space="preserve">א"ל </w:delText>
        </w:r>
      </w:del>
      <w:r w:rsidRPr="002B4E05">
        <w:t xml:space="preserve">ר</w:t>
      </w:r>
      <w:r w:rsidRPr="002B4E05">
        <w:t>אבד</w:t>
      </w:r>
      <w:r w:rsidRPr="002B4E05">
        <w:t>"</w:t>
      </w:r>
      <w:r w:rsidRPr="002B4E05">
        <w:t>ר לר</w:t>
      </w:r>
      <w:r w:rsidRPr="002B4E05">
        <w:t>"</w:t>
      </w:r>
      <w:r w:rsidRPr="002B4E05">
        <w:t>א מ</w:t>
      </w:r>
      <w:r w:rsidRPr="002B4E05">
        <w:t xml:space="preserve">דתניא:</w:t>
      </w:r>
    </w:p>
    <w:p w:rsidR="00E403F0" w:rsidRPr="002B4E05" w:rsidRDefault="00E403F0" w:rsidP="00E403F0">
      <w:pPr>
        <w:rPr>
          <w:spacing w:val="-2"/>
          <w:rtl/>
        </w:rPr>
      </w:pPr>
      <w:del w:id="93358" w:author="מנוע מכני" w:date="2026-10-11T12:04:39Z">
        <w:r w:rsidRPr="002B4E05">
          <w:rPr>
            <w:spacing w:val="-2"/>
            <w:rtl/>
          </w:rPr>
          <w:delText xml:space="preserve"> </w:delText>
        </w:r>
      </w:del>
      <w:r w:rsidRPr="002B4E05">
        <w:rPr>
          <w:spacing w:val="-2"/>
          <w:rtl/>
        </w:rPr>
        <w:t xml:space="preserve">כהן שסך בשמן של תרומה, בן בתו ישראל מתעגל בו ואינו חושש? </w:t>
      </w:r>
    </w:p>
    <w:p>
      <w:pPr>
        <w:pStyle w:val="38"/>
        <w:rPr>
          <w:ins w:id="93359" w:author="מנוע מכני" w:date="2026-10-11T12:04:39Z"/>
        </w:rPr>
      </w:pPr>
      <w:r>
        <w:t xml:space="preserve">א"ל</w:t>
      </w:r>
      <w:r>
        <w:t xml:space="preserve">:</w:t>
      </w:r>
    </w:p>
    <w:p w:rsidR="00E403F0" w:rsidRPr="00AD695E" w:rsidRDefault="00E403F0" w:rsidP="00E403F0">
      <w:pPr>
        <w:rPr>
          <w:rtl/>
        </w:rPr>
      </w:pPr>
      <w:del w:id="93360" w:author="מנוע מכני" w:date="2026-10-11T12:04:39Z">
        <w:r>
          <w:rPr>
            <w:rtl/>
          </w:rPr>
          <w:delText xml:space="preserve"> </w:delText>
        </w:r>
      </w:del>
      <w:ins w:id="90369" w:author="מנוע מכני" w:date="2026-10-11T12:04:39Z">
        <w:r>
          <w:rPr>
            <w:rtl/>
          </w:rPr>
          <w:t xml:space="preserve">שם</w:t>
        </w:r>
      </w:ins>
      <w:del w:id="90370" w:author="מנוע מכני" w:date="2026-10-11T12:04:39Z">
        <w:r>
          <w:rPr>
            <w:rtl/>
          </w:rPr>
          <w:delText xml:space="preserve">התם</w:delText>
        </w:r>
      </w:del>
      <w:r>
        <w:rPr>
          <w:rtl/>
        </w:rPr>
        <w:t xml:space="preserve"> </w:t>
      </w:r>
      <w:r>
        <w:rPr>
          <w:rFonts w:hint="cs"/>
          <w:rtl/>
        </w:rPr>
        <w:t>'</w:t>
      </w:r>
      <w:r>
        <w:rPr>
          <w:rStyle w:val="afffff0"/>
          <w:rtl/>
          <w:rPrChange w:id="9015" w:author="מנוע פסוקים" w:date="2026-10-11T09:26:20Z">
            <w:rPr>
              <w:rtl/>
            </w:rPr>
          </w:rPrChange>
        </w:rPr>
        <w:t xml:space="preserve">ומתו בו כי יחללוהו</w:t>
      </w:r>
      <w:r>
        <w:rPr>
          <w:rtl/>
        </w:rPr>
        <w:t xml:space="preserve"> כתיב</w:t>
      </w:r>
      <w:r>
        <w:rPr>
          <w:rFonts w:hint="cs"/>
          <w:rtl/>
        </w:rPr>
        <w:t>'</w:t>
      </w:r>
      <w:r>
        <w:rPr>
          <w:rtl/>
        </w:rPr>
        <w:t xml:space="preserve">, כיון דחלליה הא איתחיל, </w:t>
      </w:r>
    </w:p>
    <w:p w:rsidR="00E403F0" w:rsidRPr="00AD695E" w:rsidRDefault="00E403F0" w:rsidP="00E403F0">
      <w:pPr>
        <w:rPr>
          <w:rtl/>
        </w:rPr>
      </w:pPr>
      <w:r w:rsidRPr="00A757C8">
        <w:rPr>
          <w:rtl/>
        </w:rPr>
        <w:t xml:space="preserve">אבל גבי שמן המשחה כתיב כי נזר גו'</w:t>
      </w:r>
      <w:ins w:id="90033" w:author="Claude - סמנטי" w:date="2026-10-11T12:21:47Z">
        <w:r>
          <w:rPr>
            <w:rStyle w:val="afffff0"/>
            <w:rtl/>
          </w:rPr>
          <w:t xml:space="preserve"> אֱלֹהָיו עָלָיו, </w:t>
        </w:r>
      </w:ins>
      <w:del w:id="90034" w:author="Claude - סמנטי" w:date="2026-10-11T12:21:47Z">
        <w:r w:rsidRPr="00A757C8">
          <w:rPr>
            <w:rtl/>
          </w:rPr>
          <w:delText xml:space="preserve"> אלהיו עליו, </w:delText>
        </w:r>
      </w:del>
      <w:r w:rsidRPr="00A757C8">
        <w:rPr>
          <w:rFonts w:hint="cs"/>
          <w:rtl/>
        </w:rPr>
        <w:t>'</w:t>
      </w:r>
      <w:r w:rsidRPr="00A757C8">
        <w:rPr>
          <w:rtl/>
        </w:rPr>
        <w:t>שמן משחה</w:t>
      </w:r>
      <w:r w:rsidRPr="00A757C8">
        <w:rPr>
          <w:rFonts w:hint="cs"/>
          <w:rtl/>
        </w:rPr>
        <w:t>'</w:t>
      </w:r>
      <w:r w:rsidRPr="00A757C8">
        <w:rPr>
          <w:rtl/>
        </w:rPr>
        <w:t xml:space="preserve"> קרייה </w:t>
      </w:r>
      <w:ins w:id="91049" w:author="מנוע מכני" w:date="2026-10-11T12:04:39Z">
        <w:r>
          <w:rPr>
            <w:rtl/>
          </w:rPr>
          <w:t xml:space="preserve">התורה</w:t>
        </w:r>
      </w:ins>
      <w:del w:id="91050" w:author="מנוע מכני" w:date="2026-10-11T12:04:39Z">
        <w:r w:rsidRPr="00A757C8">
          <w:rPr>
            <w:rtl/>
          </w:rPr>
          <w:delText xml:space="preserve">רחמנא</w:delText>
        </w:r>
      </w:del>
      <w:r w:rsidRPr="00A757C8">
        <w:rPr>
          <w:rtl/>
        </w:rPr>
        <w:t xml:space="preserve">, </w:t>
      </w:r>
      <w:ins w:id="91669" w:author="מנוע מכני" w:date="2026-10-11T12:04:39Z">
        <w:r>
          <w:rPr>
            <w:rtl/>
          </w:rPr>
          <w:t xml:space="preserve">אף</w:t>
        </w:r>
      </w:ins>
      <w:del w:id="91670" w:author="מנוע מכני" w:date="2026-10-11T12:04:39Z">
        <w:r w:rsidRPr="00A757C8">
          <w:rPr>
            <w:rtl/>
          </w:rPr>
          <w:delText xml:space="preserve">אע"ג</w:delText>
        </w:r>
      </w:del>
      <w:r w:rsidRPr="00A757C8">
        <w:rPr>
          <w:rtl/>
        </w:rPr>
        <w:t xml:space="preserve"> ד</w:t>
      </w:r>
      <w:r w:rsidRPr="00A757C8">
        <w:rPr>
          <w:rFonts w:hint="cs"/>
          <w:rtl/>
        </w:rPr>
        <w:t>יש</w:t>
      </w:r>
      <w:r w:rsidRPr="00A757C8">
        <w:rPr>
          <w:rtl/>
        </w:rPr>
        <w:t xml:space="preserve"> עליו </w:t>
      </w:r>
      <w:r w:rsidRPr="00A757C8">
        <w:rPr>
          <w:rtl/>
        </w:rPr>
        <w:t xml:space="preserve">לא</w:t>
      </w:r>
      <w:r w:rsidRPr="00A757C8">
        <w:rPr>
          <w:rtl/>
        </w:rPr>
        <w:t xml:space="preserve"> איתחיל.</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87" w:author="קלוד" w:date="2026-10-11T12:26:18Z"/>
        </w:rPr>
      </w:pPr>
      <w:ins w:id="90188" w:author="קלוד" w:date="2026-10-11T12:26:18Z">
        <w:r>
          <w:rPr>
            <w:color w:val="7B3F00"/>
          </w:rPr>
          <w:t xml:space="preserve">אשם תלוי - אינו מביא מי שעבר עליו יוה"כ</w:t>
        </w:r>
      </w:ins>
    </w:p>
    <w:p w:rsidR="00E403F0" w:rsidRPr="00AD695E" w:rsidRDefault="00E403F0" w:rsidP="00E403F0">
      <w:pPr>
        <w:rPr>
          <w:rtl/>
        </w:rPr>
      </w:pPr>
      <w:r w:rsidRPr="00217260">
        <w:rPr>
          <w:b/>
          <w:bCs/>
          <w:rtl/>
        </w:rPr>
        <w:t>על אלו חייבין על זדונו כו'.</w:t>
      </w:r>
    </w:p>
    <w:p w:rsidR="00E403F0" w:rsidRPr="00AD695E" w:rsidRDefault="00E403F0" w:rsidP="00E403F0">
      <w:pPr>
        <w:rPr>
          <w:rtl/>
        </w:rPr>
      </w:pPr>
      <w:r>
        <w:rPr>
          <w:rFonts w:hint="cs"/>
          <w:rtl/>
        </w:rPr>
        <w:t>ה</w:t>
      </w:r>
      <w:r>
        <w:rPr>
          <w:rtl/>
        </w:rPr>
        <w:t>"</w:t>
      </w:r>
      <w:r>
        <w:rPr>
          <w:rFonts w:hint="cs"/>
          <w:rtl/>
        </w:rPr>
        <w:t>ק</w:t>
      </w:r>
      <w:r>
        <w:rPr>
          <w:rtl/>
        </w:rPr>
        <w:t xml:space="preserve"> חוץ ממטמא מקדש וקדשיו שאין מביא אשם תלוי.</w:t>
      </w:r>
    </w:p>
    <w:p w:rsidR="00E403F0" w:rsidRPr="00AD695E" w:rsidRDefault="00E403F0" w:rsidP="00E403F0">
      <w:pPr>
        <w:rPr>
          <w:rtl/>
        </w:rPr>
      </w:pPr>
      <w:r>
        <w:rPr>
          <w:rtl/>
        </w:rPr>
        <w:lastRenderedPageBreak/>
        <w:t xml:space="preserve">וניתני </w:t>
      </w:r>
      <w:ins w:id="90371" w:author="מנוע מכני" w:date="2026-10-11T12:04:39Z">
        <w:r>
          <w:rPr>
            <w:rtl/>
          </w:rPr>
          <w:t xml:space="preserve">גם</w:t>
        </w:r>
      </w:ins>
      <w:del w:id="90372" w:author="מנוע מכני" w:date="2026-10-11T12:04:39Z">
        <w:r>
          <w:rPr>
            <w:rtl/>
          </w:rPr>
          <w:lastRenderedPageBreak/>
          <w:delText xml:space="preserve">נמי</w:delText>
        </w:r>
      </w:del>
      <w:r>
        <w:rPr>
          <w:rtl/>
        </w:rPr>
        <w:lastRenderedPageBreak/>
        <w:t xml:space="preserve">: חוץ ממי שעבר עליו יום הכיפורים, שאין מביא אשם תלוי! </w:t>
      </w:r>
    </w:p>
    <w:p>
      <w:pPr>
        <w:pStyle w:val="38"/>
        <w:rPr>
          <w:ins w:id="93361" w:author="מנוע מכני" w:date="2026-10-11T12:04:39Z"/>
        </w:rPr>
      </w:pPr>
      <w:r>
        <w:t xml:space="preserve">- </w:t>
      </w:r>
      <w:r>
        <w:t>אר</w:t>
      </w:r>
      <w:r>
        <w:t>"</w:t>
      </w:r>
      <w:r>
        <w:t>ל</w:t>
      </w:r>
      <w:r>
        <w:t xml:space="preserve">:</w:t>
      </w:r>
    </w:p>
    <w:p w:rsidR="00E403F0" w:rsidRPr="00AD695E" w:rsidRDefault="00E403F0" w:rsidP="00E403F0">
      <w:pPr>
        <w:pStyle w:val="affffb"/>
        <w:rPr>
          <w:rtl/>
        </w:rPr>
      </w:pPr>
      <w:del w:id="93362" w:author="מנוע מכני" w:date="2026-10-11T12:04:39Z">
        <w:r>
          <w:rPr>
            <w:rtl/>
          </w:rPr>
          <w:delText xml:space="preserve"> </w:delText>
        </w:r>
      </w:del>
      <w:r>
        <w:rPr>
          <w:rtl/>
        </w:rPr>
        <w:t xml:space="preserve">כי קתני </w:t>
      </w:r>
      <w:r>
        <w:rPr>
          <w:rFonts w:hint="cs"/>
          <w:rtl/>
        </w:rPr>
        <w:t>דווקא היכן שיש חטאת והתורה פטרתו אבל ביוה</w:t>
      </w:r>
      <w:r>
        <w:rPr>
          <w:rtl/>
        </w:rPr>
        <w:t>"</w:t>
      </w:r>
      <w:r>
        <w:rPr>
          <w:rFonts w:hint="cs"/>
          <w:rtl/>
        </w:rPr>
        <w:t xml:space="preserve">כ אין לחטאת כלל </w:t>
      </w:r>
    </w:p>
    <w:p>
      <w:pPr>
        <w:pStyle w:val="38"/>
        <w:rPr>
          <w:ins w:id="93363" w:author="מנוע מכני" w:date="2026-10-11T12:04:39Z"/>
        </w:rPr>
      </w:pPr>
      <w:r w:rsidRPr="00E87E21">
        <w:t>- ר</w:t>
      </w:r>
      <w:r w:rsidRPr="00E87E21">
        <w:t>י</w:t>
      </w:r>
      <w:r w:rsidRPr="00E87E21">
        <w:t>"</w:t>
      </w:r>
      <w:r w:rsidRPr="00E87E21">
        <w:t>ו</w:t>
      </w:r>
      <w:r w:rsidRPr="00E87E21">
        <w:t xml:space="preserve">:</w:t>
      </w:r>
    </w:p>
    <w:p w:rsidR="00E403F0" w:rsidRPr="00E87E21" w:rsidRDefault="00E403F0" w:rsidP="00E403F0">
      <w:pPr>
        <w:pStyle w:val="affffb"/>
        <w:rPr>
          <w:spacing w:val="-4"/>
          <w:rtl/>
        </w:rPr>
      </w:pPr>
      <w:del w:id="93364" w:author="מנוע מכני" w:date="2026-10-11T12:04:39Z">
        <w:r w:rsidRPr="00E87E21">
          <w:rPr>
            <w:spacing w:val="-4"/>
            <w:rtl/>
          </w:rPr>
          <w:delText xml:space="preserve"> </w:delText>
        </w:r>
      </w:del>
      <w:r w:rsidRPr="00E87E21">
        <w:rPr>
          <w:spacing w:val="-4"/>
          <w:rtl/>
        </w:rPr>
        <w:t xml:space="preserve">במבעט, </w:t>
      </w:r>
      <w:ins w:id="91051" w:author="מנוע מכני" w:date="2026-10-11T12:04:39Z">
        <w:r>
          <w:rPr>
            <w:spacing w:val="-4"/>
            <w:rtl/>
          </w:rPr>
          <w:t xml:space="preserve">דאומר</w:t>
        </w:r>
      </w:ins>
      <w:del w:id="91052" w:author="מנוע מכני" w:date="2026-10-11T12:04:39Z">
        <w:r w:rsidRPr="00E87E21">
          <w:rPr>
            <w:spacing w:val="-4"/>
            <w:rtl/>
          </w:rPr>
          <w:delText xml:space="preserve">דקאמר</w:delText>
        </w:r>
      </w:del>
      <w:r w:rsidRPr="00E87E21">
        <w:rPr>
          <w:spacing w:val="-4"/>
          <w:rtl/>
        </w:rPr>
        <w:t xml:space="preserve"> אין יום הכפורים מכפר, </w:t>
      </w:r>
      <w:ins w:id="92363" w:author="מנוע מכני" w:date="2026-10-11T12:04:39Z">
        <w:r>
          <w:rPr>
            <w:spacing w:val="-4"/>
            <w:rtl/>
          </w:rPr>
          <w:t xml:space="preserve">דאם </w:t>
        </w:r>
      </w:ins>
      <w:del w:id="92364" w:author="מנוע מכני" w:date="2026-10-11T12:04:39Z">
        <w:r w:rsidRPr="00E87E21">
          <w:rPr>
            <w:spacing w:val="-4"/>
            <w:rtl/>
          </w:rPr>
          <w:delText xml:space="preserve">דאי </w:delText>
        </w:r>
      </w:del>
      <w:r w:rsidRPr="00E87E21">
        <w:rPr>
          <w:spacing w:val="-4"/>
          <w:rtl/>
        </w:rPr>
        <w:t xml:space="preserve">הדר </w:t>
      </w:r>
      <w:ins w:id="92673" w:author="מנוע מכני" w:date="2026-10-11T12:04:39Z">
        <w:r>
          <w:rPr>
            <w:spacing w:val="-4"/>
            <w:rtl/>
          </w:rPr>
          <w:t xml:space="preserve">אחר</w:t>
        </w:r>
      </w:ins>
      <w:del w:id="92674" w:author="מנוע מכני" w:date="2026-10-11T12:04:39Z">
        <w:r w:rsidRPr="00E87E21">
          <w:rPr>
            <w:spacing w:val="-4"/>
            <w:rtl/>
          </w:rPr>
          <w:delText xml:space="preserve">בתר</w:delText>
        </w:r>
      </w:del>
      <w:r w:rsidRPr="00E87E21">
        <w:rPr>
          <w:spacing w:val="-4"/>
          <w:rtl/>
        </w:rPr>
        <w:t xml:space="preserve"> יו</w:t>
      </w:r>
      <w:r w:rsidRPr="00E87E21">
        <w:rPr>
          <w:rFonts w:hint="cs"/>
          <w:spacing w:val="-4"/>
          <w:rtl/>
        </w:rPr>
        <w:t>ה</w:t>
      </w:r>
      <w:r w:rsidRPr="00E87E21">
        <w:rPr>
          <w:spacing w:val="-4"/>
          <w:rtl/>
        </w:rPr>
        <w:t>"</w:t>
      </w:r>
      <w:r w:rsidRPr="00E87E21">
        <w:rPr>
          <w:rFonts w:hint="cs"/>
          <w:spacing w:val="-4"/>
          <w:rtl/>
        </w:rPr>
        <w:t>כ</w:t>
      </w:r>
      <w:r w:rsidRPr="00E87E21">
        <w:rPr>
          <w:spacing w:val="-4"/>
          <w:rtl/>
        </w:rPr>
        <w:t>, בעי לאיתויי אשם תלוי.</w:t>
      </w:r>
    </w:p>
    <w:p>
      <w:pPr>
        <w:pStyle w:val="38"/>
        <w:rPr>
          <w:ins w:id="93365" w:author="מנוע מכני" w:date="2026-10-11T12:04:39Z"/>
        </w:rPr>
      </w:pPr>
      <w:r>
        <w:tab/>
        <w:t xml:space="preserve">ור"ל סבר:</w:t>
      </w:r>
    </w:p>
    <w:p w:rsidR="00E403F0" w:rsidRPr="00AD695E" w:rsidRDefault="00E403F0" w:rsidP="00E403F0">
      <w:pPr>
        <w:rPr>
          <w:rtl/>
        </w:rPr>
      </w:pPr>
      <w:del w:id="93366" w:author="מנוע מכני" w:date="2026-10-11T12:04:39Z">
        <w:r>
          <w:rPr>
            <w:rtl/>
          </w:rPr>
          <w:tab/>
          <w:delText xml:space="preserve"> </w:delText>
        </w:r>
      </w:del>
      <w:r>
        <w:rPr>
          <w:rtl/>
        </w:rPr>
        <w:tab/>
        <w:t xml:space="preserve">מבעט </w:t>
      </w:r>
      <w:ins w:id="90373" w:author="מנוע מכני" w:date="2026-10-11T12:04:39Z">
        <w:r>
          <w:rPr>
            <w:rtl/>
          </w:rPr>
          <w:t xml:space="preserve">גם</w:t>
        </w:r>
      </w:ins>
      <w:del w:id="90374" w:author="מנוע מכני" w:date="2026-10-11T12:04:39Z">
        <w:r>
          <w:rPr>
            <w:rtl/>
          </w:rPr>
          <w:tab/>
          <w:delText xml:space="preserve">נמי</w:delText>
        </w:r>
      </w:del>
      <w:r>
        <w:rPr>
          <w:rtl/>
        </w:rPr>
        <w:tab/>
        <w:t xml:space="preserve"> מכפר </w:t>
      </w:r>
      <w:ins w:id="91053" w:author="מנוע מכני" w:date="2026-10-11T12:04:39Z">
        <w:r>
          <w:rPr>
            <w:rtl/>
          </w:rPr>
          <w:t xml:space="preserve">עליו</w:t>
        </w:r>
      </w:ins>
      <w:del w:id="91054" w:author="מנוע מכני" w:date="2026-10-11T12:04:39Z">
        <w:r>
          <w:rPr>
            <w:rtl/>
          </w:rPr>
          <w:tab/>
          <w:delText xml:space="preserve">עליה</w:delText>
        </w:r>
      </w:del>
      <w:r>
        <w:rPr>
          <w:rtl/>
        </w:rPr>
        <w:tab/>
        <w:t xml:space="preserve"> יום הכיפורים.</w:t>
      </w:r>
    </w:p>
    <w:p w:rsidR="00E403F0" w:rsidRPr="00AD695E" w:rsidRDefault="00E403F0" w:rsidP="00E403F0">
      <w:pPr>
        <w:rPr>
          <w:rtl/>
        </w:rPr>
      </w:pPr>
    </w:p>
    <w:p>
      <w:pPr>
        <w:pStyle w:val="afffff8"/>
        <w:rPr>
          <w:ins w:id="90185" w:author="קלוד" w:date="2026-10-11T12:26:18Z"/>
        </w:rPr>
      </w:pPr>
      <w:ins w:id="90186" w:author="קלוד" w:date="2026-10-11T12:26:18Z">
        <w:r>
          <w:rPr>
            <w:color w:val="7B3F00"/>
          </w:rPr>
          <w:t xml:space="preserve">האומר לא יתכפר לי חטאתי - אביי ורבא</w:t>
        </w:r>
      </w:ins>
    </w:p>
    <w:p w:rsidR="00E403F0" w:rsidRPr="00AD695E" w:rsidRDefault="00E403F0" w:rsidP="00E403F0">
      <w:pPr>
        <w:rPr>
          <w:rtl/>
        </w:rPr>
      </w:pPr>
      <w:ins w:id="90035" w:author="Claude - סמנטי" w:date="2026-10-11T12:21:47Z">
        <w:r>
          <w:rPr>
            <w:rtl/>
          </w:rPr>
          <w:t xml:space="preserve">ובמחלוקת</w:t>
        </w:r>
      </w:ins>
      <w:del w:id="90036" w:author="Claude - סמנטי" w:date="2026-10-11T12:21:47Z">
        <w:r>
          <w:rPr>
            <w:rtl/>
          </w:rPr>
          <w:delText xml:space="preserve">ובפלוגתא</w:delText>
        </w:r>
      </w:del>
      <w:r>
        <w:rPr>
          <w:rtl/>
        </w:rPr>
        <w:t xml:space="preserve">: </w:t>
      </w:r>
      <w:r>
        <w:rPr>
          <w:rFonts w:hint="cs"/>
          <w:rtl/>
        </w:rPr>
        <w:t>ד</w:t>
      </w:r>
      <w:r>
        <w:rPr>
          <w:rtl/>
        </w:rPr>
        <w:t xml:space="preserve">האומר </w:t>
      </w:r>
      <w:r>
        <w:rPr>
          <w:rtl/>
        </w:rPr>
        <w:t xml:space="preserve">לא</w:t>
      </w:r>
      <w:r>
        <w:rPr>
          <w:rtl/>
        </w:rPr>
        <w:t xml:space="preserve"> יתכפר לי חטאתי - </w:t>
      </w:r>
      <w:r>
        <w:rPr>
          <w:rStyle w:val="2fb"/>
          <w:rFonts w:hint="cs"/>
          <w:rtl/>
        </w:rPr>
        <w:t>ל</w:t>
      </w:r>
      <w:r>
        <w:rPr>
          <w:rStyle w:val="2fb"/>
          <w:rtl/>
        </w:rPr>
        <w:t xml:space="preserve">אביי</w:t>
      </w:r>
      <w:r>
        <w:rPr>
          <w:rtl/>
        </w:rPr>
        <w:t xml:space="preserve">: אינה מכפרת, </w:t>
      </w:r>
      <w:r>
        <w:rPr>
          <w:rStyle w:val="2fb"/>
          <w:rFonts w:hint="cs"/>
          <w:rtl/>
        </w:rPr>
        <w:t>ל</w:t>
      </w:r>
      <w:r>
        <w:rPr>
          <w:rStyle w:val="2fb"/>
          <w:rtl/>
        </w:rPr>
        <w:t xml:space="preserve">רבא</w:t>
      </w:r>
      <w:r>
        <w:rPr>
          <w:rtl/>
        </w:rPr>
        <w:t xml:space="preserve">: מכפרת.</w:t>
      </w:r>
    </w:p>
    <w:p w:rsidR="00E403F0" w:rsidRPr="00AD695E" w:rsidRDefault="00E403F0" w:rsidP="00E403F0">
      <w:pPr>
        <w:rPr>
          <w:rtl/>
        </w:rPr>
      </w:pPr>
      <w:ins w:id="90377" w:author="מנוע מכני" w:date="2026-10-11T12:04:39Z">
        <w:r>
          <w:rPr>
            <w:rtl/>
          </w:rPr>
          <w:t xml:space="preserve">מקום</w:t>
        </w:r>
      </w:ins>
      <w:del w:id="90378" w:author="מנוע מכני" w:date="2026-10-11T12:04:39Z">
        <w:r>
          <w:rPr>
            <w:rtl/>
          </w:rPr>
          <w:delText xml:space="preserve">היכא</w:delText>
        </w:r>
      </w:del>
      <w:r>
        <w:rPr>
          <w:rtl/>
        </w:rPr>
        <w:t xml:space="preserve"> דאמר </w:t>
      </w:r>
      <w:r>
        <w:rPr>
          <w:rFonts w:hint="cs"/>
          <w:rtl/>
        </w:rPr>
        <w:t>'</w:t>
      </w:r>
      <w:r>
        <w:rPr>
          <w:rtl/>
        </w:rPr>
        <w:t>לא תיקרב</w:t>
      </w:r>
      <w:r>
        <w:rPr>
          <w:rFonts w:hint="cs"/>
          <w:rtl/>
        </w:rPr>
        <w:t>'</w:t>
      </w:r>
      <w:r>
        <w:rPr>
          <w:rtl/>
        </w:rPr>
        <w:t xml:space="preserve"> – </w:t>
      </w:r>
      <w:r>
        <w:rPr>
          <w:rtl/>
        </w:rPr>
        <w:t xml:space="preserve">כו"</w:t>
      </w:r>
      <w:r>
        <w:rPr>
          <w:rFonts w:hint="cs"/>
          <w:rtl/>
        </w:rPr>
        <w:t>ע</w:t>
      </w:r>
      <w:r>
        <w:rPr>
          <w:rtl/>
        </w:rPr>
        <w:t xml:space="preserve"> </w:t>
      </w:r>
      <w:r>
        <w:rPr>
          <w:rtl/>
        </w:rPr>
        <w:t xml:space="preserve">לא</w:t>
      </w:r>
      <w:r>
        <w:rPr>
          <w:rtl/>
        </w:rPr>
        <w:t xml:space="preserve"> </w:t>
      </w:r>
      <w:ins w:id="90375" w:author="מנוע מכני" w:date="2026-10-11T12:04:39Z">
        <w:r>
          <w:rPr>
            <w:rtl/>
          </w:rPr>
          <w:t xml:space="preserve">חלקו</w:t>
        </w:r>
      </w:ins>
      <w:del w:id="90376" w:author="מנוע מכני" w:date="2026-10-11T12:04:39Z">
        <w:r>
          <w:rPr>
            <w:rtl/>
          </w:rPr>
          <w:delText xml:space="preserve">פליגי</w:delText>
        </w:r>
      </w:del>
      <w:r>
        <w:rPr>
          <w:rtl/>
        </w:rPr>
        <w:t xml:space="preserve"> דלא מכפרת, ד</w:t>
      </w:r>
      <w:r>
        <w:rPr>
          <w:rFonts w:hint="cs"/>
          <w:rtl/>
        </w:rPr>
        <w:t>'</w:t>
      </w:r>
      <w:ins w:id="90291" w:author="Claude - סמנטי" w:date="2026-10-11T12:21:47Z">
        <w:r>
          <w:rPr>
            <w:rStyle w:val="afffff0"/>
            <w:rtl/>
          </w:rPr>
          <w:t xml:space="preserve">יַקְרִיב אוֹתוֹ</w:t>
        </w:r>
      </w:ins>
      <w:del w:id="90292" w:author="Claude - סמנטי" w:date="2026-10-11T12:21:47Z">
        <w:r>
          <w:rPr>
            <w:rtl/>
          </w:rPr>
          <w:delText xml:space="preserve">יקריב אותו</w:delText>
        </w:r>
      </w:del>
      <w:r>
        <w:rPr>
          <w:rFonts w:hint="cs"/>
          <w:rtl/>
        </w:rPr>
        <w:t>'</w:t>
      </w:r>
      <w:r>
        <w:rPr>
          <w:rtl/>
        </w:rPr>
        <w:t xml:space="preserve"> לרצונו, </w:t>
      </w:r>
    </w:p>
    <w:p w:rsidR="00E403F0" w:rsidRPr="00AD695E" w:rsidRDefault="00E403F0" w:rsidP="00E403F0">
      <w:pPr>
        <w:rPr>
          <w:rtl/>
        </w:rPr>
      </w:pPr>
      <w:r w:rsidRPr="00DF3E38">
        <w:rPr>
          <w:b/>
          <w:bCs/>
          <w:rtl/>
        </w:rPr>
        <w:t xml:space="preserve">כי </w:t>
      </w:r>
      <w:ins w:id="90379" w:author="מנוע מכני" w:date="2026-10-11T12:04:39Z">
        <w:r>
          <w:rPr>
            <w:b/>
            <w:bCs/>
            <w:rtl/>
          </w:rPr>
          <w:t xml:space="preserve">חלקו</w:t>
        </w:r>
      </w:ins>
      <w:del w:id="90380" w:author="מנוע מכני" w:date="2026-10-11T12:04:39Z">
        <w:r w:rsidRPr="00DF3E38">
          <w:rPr>
            <w:b/>
            <w:bCs/>
            <w:rtl/>
          </w:rPr>
          <w:delText xml:space="preserve">פליגי</w:delText>
        </w:r>
      </w:del>
      <w:r>
        <w:rPr>
          <w:rtl/>
        </w:rPr>
        <w:t xml:space="preserve"> - דאמר תיקרב ולא תכפר,</w:t>
      </w:r>
      <w:ins w:id="91763" w:author="מנוע מכני" w:date="2026-10-11T12:04:39Z">
        <w:r>
          <w:rPr>
            <w:rtl/>
          </w:rPr>
          <w:t xml:space="preserve"> </w:t>
        </w:r>
      </w:ins>
      <w:del w:id="91764" w:author="מנוע מכני" w:date="2026-10-11T12:04:39Z">
        <w:r>
          <w:rPr>
            <w:rtl/>
          </w:rPr>
          <w:delText xml:space="preserve"> </w:delText>
        </w:r>
        <w:r>
          <w:rPr>
            <w:rFonts w:hint="cs"/>
            <w:rtl/>
          </w:rPr>
          <w:delText xml:space="preserve"> </w:delText>
        </w:r>
      </w:del>
    </w:p>
    <w:p>
      <w:pPr>
        <w:pStyle w:val="38"/>
        <w:rPr>
          <w:ins w:id="93367" w:author="מנוע מכני" w:date="2026-10-11T12:04:39Z"/>
        </w:rPr>
      </w:pPr>
      <w:r>
        <w:tab/>
      </w:r>
      <w:r>
        <w:t>ל</w:t>
      </w:r>
      <w:r>
        <w:t xml:space="preserve">אביי:</w:t>
      </w:r>
    </w:p>
    <w:p w:rsidR="00E403F0" w:rsidRPr="00AD695E" w:rsidRDefault="00E403F0" w:rsidP="00E403F0">
      <w:pPr>
        <w:rPr>
          <w:rtl/>
        </w:rPr>
      </w:pPr>
      <w:del w:id="93368" w:author="מנוע מכני" w:date="2026-10-11T12:04:39Z">
        <w:r>
          <w:rPr>
            <w:rtl/>
          </w:rPr>
          <w:delText xml:space="preserve"> </w:delText>
        </w:r>
      </w:del>
      <w:r>
        <w:rPr>
          <w:rtl/>
        </w:rPr>
        <w:t xml:space="preserve">אין מכפרת, </w:t>
      </w:r>
      <w:ins w:id="90381" w:author="מנוע מכני" w:date="2026-10-11T12:04:39Z">
        <w:r>
          <w:rPr>
            <w:rtl/>
          </w:rPr>
          <w:t xml:space="preserve">שהרי</w:t>
        </w:r>
      </w:ins>
      <w:del w:id="90382" w:author="מנוע מכני" w:date="2026-10-11T12:04:39Z">
        <w:r>
          <w:rPr>
            <w:rtl/>
          </w:rPr>
          <w:delText xml:space="preserve">דהא</w:delText>
        </w:r>
      </w:del>
      <w:r>
        <w:rPr>
          <w:rtl/>
        </w:rPr>
        <w:t xml:space="preserve"> </w:t>
      </w:r>
      <w:r>
        <w:rPr>
          <w:rtl/>
        </w:rPr>
        <w:t xml:space="preserve">אמר</w:t>
      </w:r>
      <w:r>
        <w:rPr>
          <w:rtl/>
        </w:rPr>
        <w:t xml:space="preserve"> </w:t>
      </w:r>
      <w:r>
        <w:rPr>
          <w:rtl/>
        </w:rPr>
        <w:t xml:space="preserve">לא</w:t>
      </w:r>
      <w:r>
        <w:rPr>
          <w:rtl/>
        </w:rPr>
        <w:t xml:space="preserve"> תכפר</w:t>
      </w:r>
      <w:ins w:id="91765" w:author="מנוע מכני" w:date="2026-10-11T12:04:39Z">
        <w:r>
          <w:rPr>
            <w:rtl/>
          </w:rPr>
          <w:t xml:space="preserve">,</w:t>
        </w:r>
      </w:ins>
      <w:del w:id="91766" w:author="מנוע מכני" w:date="2026-10-11T12:04:39Z">
        <w:r>
          <w:rPr>
            <w:rtl/>
          </w:rPr>
          <w:delText xml:space="preserve">;</w:delText>
        </w:r>
      </w:del>
    </w:p>
    <w:p>
      <w:pPr>
        <w:pStyle w:val="38"/>
        <w:rPr>
          <w:ins w:id="93369" w:author="מנוע מכני" w:date="2026-10-11T12:04:39Z"/>
        </w:rPr>
      </w:pPr>
      <w:r>
        <w:tab/>
        <w:t xml:space="preserve">רבא:</w:t>
      </w:r>
    </w:p>
    <w:p w:rsidR="00E403F0" w:rsidRPr="00AD695E" w:rsidRDefault="00E403F0" w:rsidP="00E403F0">
      <w:pPr>
        <w:rPr>
          <w:rtl/>
        </w:rPr>
      </w:pPr>
      <w:del w:id="93370" w:author="מנוע מכני" w:date="2026-10-11T12:04:39Z">
        <w:r>
          <w:rPr>
            <w:rtl/>
          </w:rPr>
          <w:tab/>
          <w:delText xml:space="preserve"> </w:delText>
        </w:r>
      </w:del>
      <w:r>
        <w:rPr>
          <w:rtl/>
        </w:rPr>
        <w:tab/>
        <w:t xml:space="preserve">מכפרת, כיון דאמר תיקרב, כפרה ממילא אתי.</w:t>
      </w:r>
    </w:p>
    <w:p>
      <w:pPr>
        <w:pStyle w:val="38"/>
        <w:rPr>
          <w:ins w:id="93371" w:author="מנוע מכני" w:date="2026-10-11T12:04:39Z"/>
        </w:rPr>
      </w:pPr>
      <w:ins w:id="90383" w:author="מנוע מכני" w:date="2026-10-11T12:04:39Z">
        <w:r>
          <w:t xml:space="preserve">ואח"כ</w:t>
        </w:r>
      </w:ins>
      <w:del w:id="90384" w:author="מנוע מכני" w:date="2026-10-11T12:04:39Z">
        <w:r>
          <w:delText xml:space="preserve">והדר</w:delText>
        </w:r>
      </w:del>
      <w:r>
        <w:t xml:space="preserve"> </w:t>
      </w:r>
      <w:ins w:id="91055" w:author="מנוע מכני" w:date="2026-10-11T12:04:39Z">
        <w:r>
          <w:t xml:space="preserve">בו</w:t>
        </w:r>
      </w:ins>
      <w:del w:id="91056" w:author="מנוע מכני" w:date="2026-10-11T12:04:39Z">
        <w:r>
          <w:delText xml:space="preserve">ביה</w:delText>
        </w:r>
      </w:del>
      <w:r>
        <w:t xml:space="preserve"> רבא, כדתניא:</w:t>
      </w:r>
    </w:p>
    <w:p w:rsidR="00E403F0" w:rsidRPr="00AD695E" w:rsidRDefault="00E403F0" w:rsidP="00E403F0">
      <w:pPr>
        <w:rPr>
          <w:rtl/>
        </w:rPr>
      </w:pPr>
      <w:del w:id="93372" w:author="מנוע מכני" w:date="2026-10-11T12:04:39Z">
        <w:r>
          <w:rPr>
            <w:rtl/>
          </w:rPr>
          <w:delText xml:space="preserve"> </w:delText>
        </w:r>
      </w:del>
      <w:r>
        <w:rPr>
          <w:rtl/>
        </w:rPr>
        <w:t xml:space="preserve">יכול יהא יום הכיפורים מכפר על שבין ועל שאין שבין? </w:t>
      </w:r>
    </w:p>
    <w:p w:rsidR="00E403F0" w:rsidRPr="00AD695E" w:rsidRDefault="00E403F0" w:rsidP="00E403F0">
      <w:pPr>
        <w:rPr>
          <w:rtl/>
        </w:rPr>
      </w:pPr>
      <w:r>
        <w:rPr>
          <w:rtl/>
        </w:rPr>
        <w:t>ו</w:t>
      </w:r>
      <w:ins w:id="90011" w:author="מנוע מכני" w:date="2026-10-11T12:04:39Z">
        <w:r>
          <w:rPr>
            <w:rFonts w:hint="cs"/>
            <w:rtl/>
          </w:rPr>
          <w:t xml:space="preserve">ק"ו</w:t>
        </w:r>
      </w:ins>
      <w:del w:id="90012" w:author="מנוע מכני" w:date="2026-10-11T12:04:39Z">
        <w:r>
          <w:rPr>
            <w:rFonts w:hint="cs"/>
            <w:rtl/>
          </w:rPr>
          <w:delText xml:space="preserve">ק''ו</w:delText>
        </w:r>
      </w:del>
      <w:r>
        <w:rPr>
          <w:rFonts w:hint="cs"/>
          <w:rtl/>
        </w:rPr>
        <w:t xml:space="preserve"> מ</w:t>
      </w:r>
      <w:r>
        <w:rPr>
          <w:rtl/>
        </w:rPr>
        <w:t xml:space="preserve">חטאת ואשם </w:t>
      </w:r>
      <w:r>
        <w:rPr>
          <w:rFonts w:hint="cs"/>
          <w:rtl/>
        </w:rPr>
        <w:t>ד</w:t>
      </w:r>
      <w:r>
        <w:rPr>
          <w:rtl/>
        </w:rPr>
        <w:t xml:space="preserve">מכפרין ויוה"כ מכפר, </w:t>
      </w:r>
      <w:r>
        <w:rPr>
          <w:rFonts w:hint="cs"/>
          <w:rtl/>
        </w:rPr>
        <w:t>ו</w:t>
      </w:r>
      <w:r>
        <w:rPr>
          <w:rtl/>
        </w:rPr>
        <w:t xml:space="preserve">אין מכפרין אלא על השבין, אף יוה"כ אין מכפר אלא על השבין! </w:t>
      </w:r>
    </w:p>
    <w:p w:rsidR="00E403F0" w:rsidRPr="00AD695E" w:rsidRDefault="00E403F0" w:rsidP="00E403F0">
      <w:pPr>
        <w:pStyle w:val="affffb"/>
        <w:rPr>
          <w:rtl/>
        </w:rPr>
      </w:pPr>
      <w:r>
        <w:rPr>
          <w:rtl/>
        </w:rPr>
        <w:t xml:space="preserve">- </w:t>
      </w:r>
      <w:ins w:id="90013" w:author="מנוע מכני" w:date="2026-10-11T12:04:39Z">
        <w:r>
          <w:rPr>
            <w:rFonts w:hint="cs"/>
            <w:rtl/>
          </w:rPr>
          <w:t xml:space="preserve">כ"ש</w:t>
        </w:r>
      </w:ins>
      <w:del w:id="90014" w:author="מנוע מכני" w:date="2026-10-11T12:04:39Z">
        <w:r>
          <w:rPr>
            <w:rFonts w:hint="cs"/>
            <w:rtl/>
          </w:rPr>
          <w:delText xml:space="preserve">כ''ש</w:delText>
        </w:r>
      </w:del>
      <w:r w:rsidRPr="00C577EF">
        <w:rPr>
          <w:rtl/>
        </w:rPr>
        <w:t xml:space="preserve"> בחטאת ואשם שאין מכפרין על המזיד כשוגג, תאמר ביוה"כ שמכפר על המזיד </w:t>
      </w:r>
      <w:r w:rsidRPr="002B4E05">
        <w:rPr>
          <w:spacing w:val="-2"/>
          <w:rtl/>
        </w:rPr>
        <w:t>כשוגג</w:t>
      </w:r>
      <w:r w:rsidRPr="002B4E05">
        <w:rPr>
          <w:rFonts w:hint="cs"/>
          <w:spacing w:val="-2"/>
          <w:rtl/>
        </w:rPr>
        <w:t xml:space="preserve">. </w:t>
      </w:r>
      <w:r w:rsidRPr="002B4E05">
        <w:rPr>
          <w:spacing w:val="-2"/>
          <w:rtl/>
        </w:rPr>
        <w:t xml:space="preserve">והואיל ומכפר על המזיד כשוגג, מכפר על שבין ועל שאין שבין? </w:t>
      </w:r>
      <w:r w:rsidRPr="002B4E05">
        <w:rPr>
          <w:spacing w:val="-2"/>
          <w:rtl/>
        </w:rPr>
        <w:t xml:space="preserve">ת"ל</w:t>
      </w:r>
      <w:r w:rsidRPr="002B4E05">
        <w:rPr>
          <w:spacing w:val="-2"/>
          <w:rtl/>
        </w:rPr>
        <w:t xml:space="preserve">: </w:t>
      </w:r>
      <w:r w:rsidRPr="002B4E05">
        <w:rPr>
          <w:rFonts w:hint="cs"/>
          <w:spacing w:val="-2"/>
          <w:rtl/>
        </w:rPr>
        <w:t>'</w:t>
      </w:r>
      <w:ins w:id="90293" w:author="Claude - סמנטי" w:date="2026-10-11T12:21:47Z">
        <w:r>
          <w:rPr>
            <w:rStyle w:val="afffff0"/>
            <w:bCs/>
            <w:spacing w:val="-2"/>
            <w:rtl/>
          </w:rPr>
          <w:t xml:space="preserve">אַךְ</w:t>
        </w:r>
      </w:ins>
      <w:del w:id="90294" w:author="Claude - סמנטי" w:date="2026-10-11T12:21:47Z">
        <w:r w:rsidRPr="002B4E05">
          <w:rPr>
            <w:bCs/>
            <w:spacing w:val="-2"/>
            <w:rtl/>
          </w:rPr>
          <w:delText xml:space="preserve">אך</w:delText>
        </w:r>
      </w:del>
      <w:r w:rsidRPr="002B4E05">
        <w:rPr>
          <w:rFonts w:hint="cs"/>
          <w:spacing w:val="-2"/>
          <w:rtl/>
        </w:rPr>
        <w:t>'</w:t>
      </w:r>
      <w:r w:rsidRPr="002B4E05">
        <w:rPr>
          <w:spacing w:val="-2"/>
          <w:rtl/>
        </w:rPr>
        <w:t xml:space="preserve"> חלק</w:t>
      </w:r>
    </w:p>
    <w:p w:rsidR="00E403F0" w:rsidRPr="00AD695E" w:rsidRDefault="00E403F0" w:rsidP="00E403F0">
      <w:pPr>
        <w:rPr>
          <w:rtl/>
        </w:rPr>
      </w:pPr>
    </w:p>
    <w:p w:rsidR="00E403F0" w:rsidRPr="00E87E21" w:rsidRDefault="00E403F0" w:rsidP="00E403F0">
      <w:pPr>
        <w:rPr>
          <w:spacing w:val="-4"/>
          <w:rtl/>
        </w:rPr>
      </w:pPr>
      <w:r w:rsidRPr="00E87E21">
        <w:rPr>
          <w:spacing w:val="-4"/>
          <w:rtl/>
        </w:rPr>
        <w:t xml:space="preserve">שבין ושאין שבין? אלימא שבין שוגג, </w:t>
      </w:r>
      <w:r w:rsidRPr="00E87E21">
        <w:rPr>
          <w:spacing w:val="-4"/>
          <w:rtl/>
        </w:rPr>
        <w:t xml:space="preserve">לא</w:t>
      </w:r>
      <w:r w:rsidRPr="00E87E21">
        <w:rPr>
          <w:spacing w:val="-4"/>
          <w:rtl/>
        </w:rPr>
        <w:t xml:space="preserve"> שבין מזיד, הא קתני: </w:t>
      </w:r>
      <w:r w:rsidRPr="00E87E21">
        <w:rPr>
          <w:spacing w:val="-4"/>
          <w:rtl/>
        </w:rPr>
        <w:t xml:space="preserve">לא</w:t>
      </w:r>
      <w:r w:rsidRPr="00E87E21">
        <w:rPr>
          <w:spacing w:val="-4"/>
          <w:rtl/>
        </w:rPr>
        <w:t xml:space="preserve">, אם אמרת בחטאת ואשם כו'! </w:t>
      </w:r>
    </w:p>
    <w:p>
      <w:pPr>
        <w:pStyle w:val="38"/>
        <w:rPr>
          <w:ins w:id="93373" w:author="מנוע מכני" w:date="2026-10-11T12:04:39Z"/>
        </w:rPr>
      </w:pPr>
      <w:r>
        <w:t xml:space="preserve">אלא כי הא דעולא </w:t>
      </w:r>
      <w:r>
        <w:t>מרי</w:t>
      </w:r>
      <w:r>
        <w:t>"</w:t>
      </w:r>
      <w:r>
        <w:t>ו</w:t>
      </w:r>
      <w:r>
        <w:t xml:space="preserve">:</w:t>
      </w:r>
    </w:p>
    <w:p w:rsidR="00E403F0" w:rsidRPr="00AD695E" w:rsidRDefault="00E403F0" w:rsidP="00E403F0">
      <w:pPr>
        <w:rPr>
          <w:rtl/>
        </w:rPr>
      </w:pPr>
      <w:del w:id="93374" w:author="מנוע מכני" w:date="2026-10-11T12:04:39Z">
        <w:r>
          <w:rPr>
            <w:rtl/>
          </w:rPr>
          <w:delText xml:space="preserve"> </w:delText>
        </w:r>
      </w:del>
      <w:r>
        <w:rPr>
          <w:rtl/>
        </w:rPr>
        <w:t xml:space="preserve">אכל חלב והפריש קרבן, והמיר דתו וחזר בו הואיל ונדחה ידחה, </w:t>
      </w:r>
    </w:p>
    <w:p w:rsidR="00E403F0" w:rsidRPr="00AD695E" w:rsidRDefault="00E403F0" w:rsidP="00E403F0">
      <w:pPr>
        <w:rPr>
          <w:rtl/>
        </w:rPr>
      </w:pPr>
      <w:r>
        <w:rPr>
          <w:rtl/>
        </w:rPr>
        <w:t xml:space="preserve">נהי דאידחי קרבן, </w:t>
      </w:r>
      <w:ins w:id="92849" w:author="מנוע מכני" w:date="2026-10-11T12:04:39Z">
        <w:r>
          <w:rPr>
            <w:rtl/>
          </w:rPr>
          <w:t xml:space="preserve">אדם</w:t>
        </w:r>
      </w:ins>
      <w:del w:id="92850" w:author="מנוע מכני" w:date="2026-10-11T12:04:39Z">
        <w:r>
          <w:rPr>
            <w:rtl/>
          </w:rPr>
          <w:delText xml:space="preserve">גברא</w:delText>
        </w:r>
      </w:del>
      <w:r>
        <w:rPr>
          <w:rtl/>
        </w:rPr>
        <w:t xml:space="preserve"> בר כפרה הוא! </w:t>
      </w:r>
    </w:p>
    <w:p>
      <w:pPr>
        <w:pStyle w:val="38"/>
        <w:rPr>
          <w:ins w:id="94457" w:author="מנוע מכני" w:date="2026-10-11T12:04:39Z"/>
        </w:rPr>
      </w:pPr>
      <w:r>
        <w:t xml:space="preserve">אלא,</w:t>
      </w:r>
    </w:p>
    <w:p w:rsidR="00E403F0" w:rsidRPr="00AD695E" w:rsidRDefault="00E403F0" w:rsidP="00E403F0">
      <w:pPr>
        <w:rPr>
          <w:rtl/>
        </w:rPr>
      </w:pPr>
      <w:del w:id="94458" w:author="מנוע מכני" w:date="2026-10-11T12:04:39Z">
        <w:r>
          <w:rPr>
            <w:rtl/>
          </w:rPr>
          <w:delText xml:space="preserve"> </w:delText>
        </w:r>
      </w:del>
      <w:r>
        <w:rPr>
          <w:rtl/>
        </w:rPr>
        <w:t xml:space="preserve">שבין דאמר יכפר עלי חטאתי, שאין שבין דאמר </w:t>
      </w:r>
      <w:r>
        <w:rPr>
          <w:rtl/>
        </w:rPr>
        <w:t xml:space="preserve">לא</w:t>
      </w:r>
      <w:r>
        <w:rPr>
          <w:rtl/>
        </w:rPr>
        <w:t xml:space="preserve"> תכפר עלי חטאתי, </w:t>
      </w:r>
      <w:r>
        <w:rPr>
          <w:rtl/>
        </w:rPr>
        <w:t xml:space="preserve">ש"מ</w:t>
      </w:r>
      <w:r>
        <w:rPr>
          <w:rtl/>
        </w:rPr>
        <w:t xml:space="preserve">.</w:t>
      </w:r>
    </w:p>
    <w:p w:rsidR="00E403F0" w:rsidRPr="00AD695E" w:rsidRDefault="00E403F0" w:rsidP="00E403F0">
      <w:pPr>
        <w:rPr>
          <w:rtl/>
        </w:rPr>
      </w:pPr>
      <w:r>
        <w:rPr>
          <w:rtl/>
        </w:rPr>
        <w:t xml:space="preserve">ורמינהי: יכול </w:t>
      </w:r>
      <w:r>
        <w:rPr>
          <w:rtl/>
        </w:rPr>
        <w:t xml:space="preserve">לא</w:t>
      </w:r>
      <w:r>
        <w:rPr>
          <w:rtl/>
        </w:rPr>
        <w:t xml:space="preserve"> יהא יום הכפורים מכפר אלא על שנתענה בו ולא עשה בו מלאכה וקראו מקרא קודש, </w:t>
      </w:r>
      <w:r>
        <w:rPr>
          <w:rtl/>
        </w:rPr>
        <w:t xml:space="preserve">לא</w:t>
      </w:r>
      <w:r>
        <w:rPr>
          <w:rtl/>
        </w:rPr>
        <w:t xml:space="preserve"> נתענה בו ועשה בו מלאכה ולא קראו מקרא קודש יכול </w:t>
      </w:r>
      <w:r>
        <w:rPr>
          <w:rtl/>
        </w:rPr>
        <w:t xml:space="preserve">לא</w:t>
      </w:r>
      <w:r>
        <w:rPr>
          <w:rtl/>
        </w:rPr>
        <w:t xml:space="preserve"> יהא יום כיפורים מכפר? </w:t>
      </w:r>
      <w:r>
        <w:rPr>
          <w:rtl/>
        </w:rPr>
        <w:t xml:space="preserve">ת"ל</w:t>
      </w:r>
      <w:r>
        <w:rPr>
          <w:rtl/>
        </w:rPr>
        <w:t xml:space="preserve">: יוה"כ הוא, מ"מ</w:t>
      </w:r>
      <w:ins w:id="91767" w:author="מנוע מכני" w:date="2026-10-11T12:04:39Z">
        <w:r>
          <w:rPr>
            <w:rtl/>
          </w:rPr>
          <w:t xml:space="preserve">,</w:t>
        </w:r>
      </w:ins>
      <w:del w:id="91768" w:author="מנוע מכני" w:date="2026-10-11T12:04:39Z">
        <w:r>
          <w:rPr>
            <w:rtl/>
          </w:rPr>
          <w:delText xml:space="preserve">;</w:delText>
        </w:r>
      </w:del>
    </w:p>
    <w:p w:rsidR="00E403F0" w:rsidRPr="00AD695E" w:rsidRDefault="00E403F0" w:rsidP="00E403F0">
      <w:pPr>
        <w:rPr>
          <w:rtl/>
        </w:rPr>
      </w:pPr>
      <w:ins w:id="90385" w:author="מנוע מכני" w:date="2026-10-11T12:04:39Z">
        <w:r>
          <w:rPr>
            <w:rtl/>
          </w:rPr>
          <w:t xml:space="preserve">ושניהם</w:t>
        </w:r>
      </w:ins>
      <w:del w:id="90386" w:author="מנוע מכני" w:date="2026-10-11T12:04:39Z">
        <w:r>
          <w:rPr>
            <w:rtl/>
          </w:rPr>
          <w:delText xml:space="preserve">ותרוייהו</w:delText>
        </w:r>
      </w:del>
      <w:r>
        <w:rPr>
          <w:rtl/>
        </w:rPr>
        <w:t xml:space="preserve"> סתם סיפרא הוא, קשיין אהדדי! </w:t>
      </w:r>
    </w:p>
    <w:p>
      <w:pPr>
        <w:pStyle w:val="38"/>
        <w:rPr>
          <w:ins w:id="93375" w:author="מנוע מכני" w:date="2026-10-11T12:04:39Z"/>
        </w:rPr>
      </w:pPr>
      <w:r>
        <w:t xml:space="preserve">- </w:t>
      </w:r>
      <w:r>
        <w:t xml:space="preserve">אמר</w:t>
      </w:r>
      <w:r>
        <w:t xml:space="preserve"> אביי</w:t>
      </w:r>
      <w:r>
        <w:t xml:space="preserve"> </w:t>
      </w:r>
      <w:r>
        <w:t xml:space="preserve">ל</w:t>
      </w:r>
      <w:r>
        <w:t>"</w:t>
      </w:r>
      <w:r>
        <w:t>ק</w:t>
      </w:r>
      <w:r>
        <w:t xml:space="preserve">:</w:t>
      </w:r>
    </w:p>
    <w:p w:rsidR="00E403F0" w:rsidRPr="00AD695E" w:rsidRDefault="00E403F0" w:rsidP="00E403F0">
      <w:pPr>
        <w:pStyle w:val="affffb"/>
        <w:rPr>
          <w:rtl/>
        </w:rPr>
      </w:pPr>
      <w:del w:id="93376" w:author="מנוע מכני" w:date="2026-10-11T12:04:39Z">
        <w:r>
          <w:rPr>
            <w:rtl/>
          </w:rPr>
          <w:delText xml:space="preserve"> </w:delText>
        </w:r>
      </w:del>
      <w:r>
        <w:rPr>
          <w:rtl/>
        </w:rPr>
        <w:t xml:space="preserve">הא </w:t>
      </w:r>
      <w:r>
        <w:rPr>
          <w:rStyle w:val="2fb"/>
          <w:rtl/>
        </w:rPr>
        <w:t xml:space="preserve">רבי</w:t>
      </w:r>
      <w:r>
        <w:rPr>
          <w:rtl/>
        </w:rPr>
        <w:t xml:space="preserve"> אליבא </w:t>
      </w:r>
      <w:ins w:id="90077" w:author="מנוע מכני" w:date="2026-10-11T12:04:39Z">
        <w:r>
          <w:rPr>
            <w:rStyle w:val="2fb"/>
            <w:rtl/>
          </w:rPr>
          <w:t xml:space="preserve">דר"י</w:t>
        </w:r>
      </w:ins>
      <w:del w:id="90078" w:author="מנוע מכני" w:date="2026-10-11T12:04:39Z">
        <w:r>
          <w:rPr>
            <w:rtl/>
          </w:rPr>
          <w:delText xml:space="preserve">דרבי יהודה</w:delText>
        </w:r>
      </w:del>
      <w:r>
        <w:rPr>
          <w:rtl/>
        </w:rPr>
        <w:t xml:space="preserve">, הא </w:t>
      </w:r>
      <w:r>
        <w:rPr>
          <w:rStyle w:val="2fb"/>
          <w:rtl/>
        </w:rPr>
        <w:t xml:space="preserve">רבי</w:t>
      </w:r>
      <w:r>
        <w:rPr>
          <w:rtl/>
        </w:rPr>
        <w:t xml:space="preserve"> אליבא </w:t>
      </w:r>
      <w:ins w:id="91057" w:author="מנוע מכני" w:date="2026-10-11T12:04:39Z">
        <w:r>
          <w:rPr>
            <w:rtl/>
          </w:rPr>
          <w:t xml:space="preserve">שלו</w:t>
        </w:r>
      </w:ins>
      <w:del w:id="91058" w:author="מנוע מכני" w:date="2026-10-11T12:04:39Z">
        <w:r>
          <w:rPr>
            <w:rtl/>
          </w:rPr>
          <w:delText xml:space="preserve">דידיה</w:delText>
        </w:r>
      </w:del>
      <w:ins w:id="91769" w:author="מנוע מכני" w:date="2026-10-11T12:04:39Z">
        <w:r>
          <w:rPr>
            <w:rtl/>
          </w:rPr>
          <w:t xml:space="preserve">,</w:t>
        </w:r>
      </w:ins>
      <w:del w:id="91770" w:author="מנוע מכני" w:date="2026-10-11T12:04:39Z">
        <w:r>
          <w:rPr>
            <w:rtl/>
          </w:rPr>
          <w:delText xml:space="preserve">;</w:delText>
        </w:r>
      </w:del>
    </w:p>
    <w:p>
      <w:pPr>
        <w:pStyle w:val="38"/>
        <w:rPr>
          <w:ins w:id="93377" w:author="מנוע מכני" w:date="2026-10-11T12:04:39Z"/>
        </w:rPr>
      </w:pPr>
      <w:r>
        <w:t xml:space="preserve">דתניא</w:t>
      </w:r>
      <w:r>
        <w:t xml:space="preserve"> רבי</w:t>
      </w:r>
      <w:del w:id="94487" w:author="מנוע מכני" w:date="2026-10-11T12:04:39Z">
        <w:r>
          <w:delText xml:space="preserve"> אומר</w:delText>
        </w:r>
      </w:del>
      <w:r>
        <w:t xml:space="preserve">:</w:t>
      </w:r>
    </w:p>
    <w:p w:rsidR="00E403F0" w:rsidRPr="00AD695E" w:rsidRDefault="00E403F0" w:rsidP="00E403F0">
      <w:pPr>
        <w:rPr>
          <w:rtl/>
        </w:rPr>
      </w:pPr>
      <w:del w:id="93378" w:author="מנוע מכני" w:date="2026-10-11T12:04:39Z">
        <w:r>
          <w:rPr>
            <w:rtl/>
          </w:rPr>
          <w:delText xml:space="preserve"> </w:delText>
        </w:r>
      </w:del>
      <w:r>
        <w:rPr>
          <w:rtl/>
        </w:rPr>
        <w:t xml:space="preserve">כל עבירות שבתורה, בין עשה תשובה ובין </w:t>
      </w:r>
      <w:r>
        <w:rPr>
          <w:rtl/>
        </w:rPr>
        <w:t xml:space="preserve">לא</w:t>
      </w:r>
      <w:r>
        <w:rPr>
          <w:rtl/>
        </w:rPr>
        <w:t xml:space="preserve"> עשה תשובה - יוה"כ מכפר, חוץ מפורק עול ומגלה פנים בתורה ומפר ברית בשר, שאם עשה תשובה יוה"כ מכפר, ואם </w:t>
      </w:r>
      <w:ins w:id="90387" w:author="מנוע מכני" w:date="2026-10-11T12:04:39Z">
        <w:r>
          <w:rPr>
            <w:rtl/>
          </w:rPr>
          <w:t xml:space="preserve">לא</w:t>
        </w:r>
      </w:ins>
      <w:del w:id="90388" w:author="מנוע מכני" w:date="2026-10-11T12:04:39Z">
        <w:r>
          <w:rPr>
            <w:rtl/>
          </w:rPr>
          <w:delText xml:space="preserve">לאו</w:delText>
        </w:r>
      </w:del>
      <w:r>
        <w:rPr>
          <w:rtl/>
        </w:rPr>
        <w:t xml:space="preserve"> - אין יוה"כ מכפר.</w:t>
      </w:r>
    </w:p>
    <w:p>
      <w:pPr>
        <w:pStyle w:val="38"/>
        <w:rPr>
          <w:ins w:id="93379" w:author="מנוע מכני" w:date="2026-10-11T12:04:39Z"/>
        </w:rPr>
      </w:pPr>
      <w:r>
        <w:t xml:space="preserve">רבא:</w:t>
      </w:r>
    </w:p>
    <w:p w:rsidR="00E403F0" w:rsidRPr="00AD695E" w:rsidRDefault="00E403F0" w:rsidP="00E403F0">
      <w:pPr>
        <w:rPr>
          <w:rtl/>
        </w:rPr>
      </w:pPr>
      <w:del w:id="93380" w:author="מנוע מכני" w:date="2026-10-11T12:04:39Z">
        <w:r>
          <w:rPr>
            <w:rtl/>
          </w:rPr>
          <w:delText xml:space="preserve"> </w:delText>
        </w:r>
      </w:del>
      <w:r>
        <w:rPr>
          <w:rtl/>
        </w:rPr>
        <w:t xml:space="preserve">הא והא </w:t>
      </w:r>
      <w:r>
        <w:rPr>
          <w:rStyle w:val="2fb"/>
          <w:rtl/>
        </w:rPr>
        <w:t xml:space="preserve">רבי</w:t>
      </w:r>
      <w:r>
        <w:rPr>
          <w:rtl/>
        </w:rPr>
        <w:t xml:space="preserve"> אליבא דנפשיה, ומודה </w:t>
      </w:r>
      <w:r>
        <w:rPr>
          <w:rStyle w:val="2fb"/>
          <w:rtl/>
        </w:rPr>
        <w:t xml:space="preserve">רבי</w:t>
      </w:r>
      <w:r>
        <w:rPr>
          <w:rtl/>
        </w:rPr>
        <w:t xml:space="preserve"> בעבירות דיוה"כ </w:t>
      </w:r>
      <w:ins w:id="92531" w:author="מנוע מכני" w:date="2026-10-11T12:04:39Z">
        <w:r>
          <w:rPr>
            <w:rtl/>
          </w:rPr>
          <w:t xml:space="preserve">גופו</w:t>
        </w:r>
      </w:ins>
      <w:del w:id="92532" w:author="מנוע מכני" w:date="2026-10-11T12:04:39Z">
        <w:r>
          <w:rPr>
            <w:rtl/>
          </w:rPr>
          <w:delText xml:space="preserve">גופיה</w:delText>
        </w:r>
      </w:del>
      <w:r>
        <w:rPr>
          <w:rtl/>
        </w:rPr>
        <w:t xml:space="preserve"> דלא מכפר.</w:t>
      </w:r>
    </w:p>
    <w:p w:rsidR="00E403F0" w:rsidRPr="00AD695E" w:rsidRDefault="00E403F0" w:rsidP="00E403F0">
      <w:pPr>
        <w:rPr>
          <w:rtl/>
        </w:rPr>
      </w:pPr>
      <w:r>
        <w:rPr>
          <w:rtl/>
        </w:rPr>
        <w:t>דא</w:t>
      </w:r>
      <w:r>
        <w:rPr>
          <w:rFonts w:hint="cs"/>
          <w:rtl/>
        </w:rPr>
        <w:t>לת</w:t>
      </w:r>
      <w:r>
        <w:rPr>
          <w:rtl/>
        </w:rPr>
        <w:t>"</w:t>
      </w:r>
      <w:r>
        <w:rPr>
          <w:rFonts w:hint="cs"/>
          <w:rtl/>
        </w:rPr>
        <w:t>ה</w:t>
      </w:r>
      <w:r>
        <w:rPr>
          <w:rtl/>
        </w:rPr>
        <w:t xml:space="preserve">, כרת דיוה"כ, </w:t>
      </w:r>
      <w:r>
        <w:rPr>
          <w:rStyle w:val="2fb"/>
          <w:rtl/>
        </w:rPr>
        <w:t xml:space="preserve">לרבי</w:t>
      </w:r>
      <w:r>
        <w:rPr>
          <w:rtl/>
        </w:rPr>
        <w:t xml:space="preserve">, כיון דבכל </w:t>
      </w:r>
      <w:ins w:id="90039" w:author="Claude - סמנטי" w:date="2026-10-11T12:21:47Z">
        <w:r>
          <w:rPr>
            <w:rtl/>
          </w:rPr>
          <w:t xml:space="preserve">שעה</w:t>
        </w:r>
      </w:ins>
      <w:del w:id="90040" w:author="Claude - סמנטי" w:date="2026-10-11T12:21:47Z">
        <w:r>
          <w:rPr>
            <w:rtl/>
          </w:rPr>
          <w:delText xml:space="preserve">שעתא</w:delText>
        </w:r>
      </w:del>
      <w:r>
        <w:rPr>
          <w:rtl/>
        </w:rPr>
        <w:t xml:space="preserve"> </w:t>
      </w:r>
      <w:ins w:id="90037" w:author="Claude - סמנטי" w:date="2026-10-11T12:21:47Z">
        <w:r>
          <w:rPr>
            <w:rtl/>
          </w:rPr>
          <w:t xml:space="preserve">ושעה</w:t>
        </w:r>
      </w:ins>
      <w:del w:id="90038" w:author="Claude - סמנטי" w:date="2026-10-11T12:21:47Z">
        <w:r>
          <w:rPr>
            <w:rtl/>
          </w:rPr>
          <w:delText xml:space="preserve">ושעתא</w:delText>
        </w:r>
      </w:del>
      <w:r>
        <w:rPr>
          <w:rtl/>
        </w:rPr>
        <w:t xml:space="preserve"> מכפר, </w:t>
      </w:r>
      <w:ins w:id="92851" w:author="מנוע מכני" w:date="2026-10-11T12:04:39Z">
        <w:r>
          <w:rPr>
            <w:rtl/>
          </w:rPr>
          <w:t xml:space="preserve">איך</w:t>
        </w:r>
      </w:ins>
      <w:del w:id="92852" w:author="מנוע מכני" w:date="2026-10-11T12:04:39Z">
        <w:r>
          <w:rPr>
            <w:rtl/>
          </w:rPr>
          <w:delText xml:space="preserve">היכי</w:delText>
        </w:r>
      </w:del>
      <w:r>
        <w:rPr>
          <w:rtl/>
        </w:rPr>
        <w:t xml:space="preserve"> משכחת לה? </w:t>
      </w:r>
    </w:p>
    <w:p w:rsidR="00E403F0" w:rsidRPr="00E87E21" w:rsidRDefault="00E403F0" w:rsidP="00E403F0">
      <w:pPr>
        <w:rPr>
          <w:spacing w:val="-4"/>
          <w:rtl/>
        </w:rPr>
      </w:pPr>
      <w:ins w:id="91063" w:author="מנוע מכני" w:date="2026-10-11T12:04:39Z">
        <w:r>
          <w:rPr>
            <w:spacing w:val="-4"/>
            <w:rtl/>
          </w:rPr>
          <w:t xml:space="preserve">ומה</w:t>
        </w:r>
      </w:ins>
      <w:del w:id="91064" w:author="מנוע מכני" w:date="2026-10-11T12:04:39Z">
        <w:r w:rsidRPr="00E87E21">
          <w:rPr>
            <w:spacing w:val="-4"/>
            <w:rtl/>
          </w:rPr>
          <w:delText xml:space="preserve">ומאי</w:delText>
        </w:r>
      </w:del>
      <w:r w:rsidRPr="00E87E21">
        <w:rPr>
          <w:spacing w:val="-4"/>
          <w:rtl/>
        </w:rPr>
        <w:t xml:space="preserve"> קושיא? </w:t>
      </w:r>
      <w:ins w:id="91059" w:author="מנוע מכני" w:date="2026-10-11T12:04:39Z">
        <w:r>
          <w:rPr>
            <w:spacing w:val="-4"/>
            <w:rtl/>
          </w:rPr>
          <w:t xml:space="preserve">שמא</w:t>
        </w:r>
      </w:ins>
      <w:del w:id="91060" w:author="מנוע מכני" w:date="2026-10-11T12:04:39Z">
        <w:r w:rsidRPr="00E87E21">
          <w:rPr>
            <w:spacing w:val="-4"/>
            <w:rtl/>
          </w:rPr>
          <w:delText xml:space="preserve">דילמא</w:delText>
        </w:r>
      </w:del>
      <w:r w:rsidRPr="00E87E21">
        <w:rPr>
          <w:spacing w:val="-4"/>
          <w:rtl/>
        </w:rPr>
        <w:t xml:space="preserve"> דעבד </w:t>
      </w:r>
      <w:ins w:id="90041" w:author="Claude - סמנטי" w:date="2026-10-11T12:21:47Z">
        <w:r>
          <w:rPr>
            <w:spacing w:val="-4"/>
            <w:rtl/>
          </w:rPr>
          <w:t xml:space="preserve">מלאכה</w:t>
        </w:r>
      </w:ins>
      <w:del w:id="90042" w:author="Claude - סמנטי" w:date="2026-10-11T12:21:47Z">
        <w:r w:rsidRPr="00E87E21">
          <w:rPr>
            <w:spacing w:val="-4"/>
            <w:rtl/>
          </w:rPr>
          <w:delText xml:space="preserve">עבידתא</w:delText>
        </w:r>
      </w:del>
      <w:r w:rsidRPr="00E87E21">
        <w:rPr>
          <w:spacing w:val="-4"/>
          <w:rtl/>
        </w:rPr>
        <w:t xml:space="preserve"> כולי ליליא ובהדי עמוד השחר מית, דלא </w:t>
      </w:r>
      <w:ins w:id="92627" w:author="מנוע מכני" w:date="2026-10-11T12:04:39Z">
        <w:r>
          <w:rPr>
            <w:spacing w:val="-4"/>
            <w:rtl/>
          </w:rPr>
          <w:t xml:space="preserve">היה</w:t>
        </w:r>
      </w:ins>
      <w:del w:id="92628" w:author="מנוע מכני" w:date="2026-10-11T12:04:39Z">
        <w:r w:rsidRPr="00E87E21">
          <w:rPr>
            <w:spacing w:val="-4"/>
            <w:rtl/>
          </w:rPr>
          <w:delText xml:space="preserve">הוה</w:delText>
        </w:r>
      </w:del>
      <w:r w:rsidRPr="00E87E21">
        <w:rPr>
          <w:spacing w:val="-4"/>
          <w:rtl/>
        </w:rPr>
        <w:t xml:space="preserve"> י</w:t>
      </w:r>
      <w:r w:rsidRPr="00E87E21">
        <w:rPr>
          <w:rFonts w:hint="cs"/>
          <w:spacing w:val="-4"/>
          <w:rtl/>
        </w:rPr>
        <w:t>ום</w:t>
      </w:r>
      <w:r w:rsidRPr="00E87E21">
        <w:rPr>
          <w:spacing w:val="-4"/>
          <w:rtl/>
        </w:rPr>
        <w:t xml:space="preserve"> דלכפר </w:t>
      </w:r>
      <w:ins w:id="91061" w:author="מנוע מכני" w:date="2026-10-11T12:04:39Z">
        <w:r>
          <w:rPr>
            <w:spacing w:val="-4"/>
            <w:rtl/>
          </w:rPr>
          <w:t xml:space="preserve">לו</w:t>
        </w:r>
      </w:ins>
      <w:del w:id="91062" w:author="מנוע מכני" w:date="2026-10-11T12:04:39Z">
        <w:r w:rsidRPr="00E87E21">
          <w:rPr>
            <w:spacing w:val="-4"/>
            <w:rtl/>
          </w:rPr>
          <w:delText xml:space="preserve">ליה</w:delText>
        </w:r>
      </w:del>
      <w:r w:rsidRPr="00E87E21">
        <w:rPr>
          <w:spacing w:val="-4"/>
          <w:rtl/>
        </w:rPr>
        <w:t xml:space="preserve">.</w:t>
      </w:r>
    </w:p>
    <w:p w:rsidR="00E403F0" w:rsidRPr="00AD695E" w:rsidRDefault="00E403F0" w:rsidP="00E403F0">
      <w:pPr>
        <w:rPr>
          <w:rtl/>
        </w:rPr>
      </w:pPr>
      <w:r>
        <w:rPr>
          <w:rtl/>
        </w:rPr>
        <w:t xml:space="preserve">תינח כרת </w:t>
      </w:r>
      <w:ins w:id="90043" w:author="Claude - סמנטי" w:date="2026-10-11T12:21:47Z">
        <w:r>
          <w:rPr>
            <w:rtl/>
          </w:rPr>
          <w:t xml:space="preserve">של לילה</w:t>
        </w:r>
      </w:ins>
      <w:del w:id="90044" w:author="Claude - סמנטי" w:date="2026-10-11T12:21:47Z">
        <w:r>
          <w:rPr>
            <w:rtl/>
          </w:rPr>
          <w:delText xml:space="preserve">דליליא</w:delText>
        </w:r>
      </w:del>
      <w:r>
        <w:rPr>
          <w:rtl/>
        </w:rPr>
        <w:t xml:space="preserve">, </w:t>
      </w:r>
    </w:p>
    <w:p w:rsidR="00E403F0" w:rsidRPr="00AD695E" w:rsidRDefault="00E403F0" w:rsidP="00E403F0">
      <w:pPr>
        <w:rPr>
          <w:rtl/>
        </w:rPr>
      </w:pPr>
      <w:r>
        <w:rPr>
          <w:rtl/>
        </w:rPr>
        <w:t>כרת דיממא</w:t>
      </w:r>
      <w:r>
        <w:rPr>
          <w:rFonts w:hint="cs"/>
          <w:rtl/>
        </w:rPr>
        <w:t xml:space="preserve">- א. בזמן שאכל לחם חנקתו </w:t>
      </w:r>
      <w:r>
        <w:rPr>
          <w:rtl/>
        </w:rPr>
        <w:t xml:space="preserve">אומצא ומת, דלא </w:t>
      </w:r>
      <w:r>
        <w:rPr>
          <w:rtl/>
        </w:rPr>
        <w:t xml:space="preserve">הו"</w:t>
      </w:r>
      <w:r>
        <w:rPr>
          <w:rFonts w:hint="cs"/>
          <w:rtl/>
        </w:rPr>
        <w:t xml:space="preserve">ל</w:t>
      </w:r>
      <w:r>
        <w:rPr>
          <w:rFonts w:hint="cs"/>
          <w:rtl/>
        </w:rPr>
        <w:t xml:space="preserve"> </w:t>
      </w:r>
      <w:r>
        <w:rPr>
          <w:rtl/>
        </w:rPr>
        <w:t>שהות בי</w:t>
      </w:r>
      <w:r>
        <w:rPr>
          <w:rFonts w:hint="cs"/>
          <w:rtl/>
        </w:rPr>
        <w:t xml:space="preserve">ום להתכפר </w:t>
      </w:r>
    </w:p>
    <w:p w:rsidR="00E403F0" w:rsidRPr="00AD695E" w:rsidRDefault="00E403F0" w:rsidP="00E403F0">
      <w:pPr>
        <w:rPr>
          <w:rtl/>
        </w:rPr>
      </w:pPr>
      <w:r>
        <w:rPr>
          <w:rtl/>
        </w:rPr>
        <w:tab/>
      </w:r>
      <w:r>
        <w:rPr>
          <w:rtl/>
        </w:rPr>
        <w:tab/>
      </w:r>
      <w:r>
        <w:rPr>
          <w:rFonts w:hint="cs"/>
          <w:rtl/>
        </w:rPr>
        <w:t xml:space="preserve">ב. </w:t>
      </w:r>
      <w:r>
        <w:rPr>
          <w:rtl/>
        </w:rPr>
        <w:t xml:space="preserve">דעבד </w:t>
      </w:r>
      <w:r>
        <w:rPr>
          <w:rFonts w:hint="cs"/>
          <w:rtl/>
        </w:rPr>
        <w:t xml:space="preserve">עבודה </w:t>
      </w:r>
      <w:r>
        <w:rPr>
          <w:rtl/>
        </w:rPr>
        <w:t xml:space="preserve">סמוך לשקיעת החמה</w:t>
      </w:r>
      <w:ins w:id="91771" w:author="מנוע מכני" w:date="2026-10-11T12:04:39Z">
        <w:r>
          <w:rPr>
            <w:rtl/>
          </w:rPr>
          <w:t xml:space="preserve">,</w:t>
        </w:r>
      </w:ins>
      <w:del w:id="91772" w:author="מנוע מכני" w:date="2026-10-11T12:04:39Z">
        <w:r>
          <w:rPr>
            <w:rtl/>
          </w:rPr>
          <w:delText xml:space="preserve">;</w:delText>
        </w:r>
      </w:del>
    </w:p>
    <w:p w:rsidR="00E403F0" w:rsidRPr="00AD695E" w:rsidRDefault="00E403F0" w:rsidP="00E403F0">
      <w:pPr>
        <w:rPr>
          <w:rtl/>
        </w:rPr>
      </w:pPr>
      <w:r>
        <w:rPr>
          <w:rtl/>
        </w:rPr>
        <w:tab/>
      </w:r>
      <w:r>
        <w:rPr>
          <w:rtl/>
        </w:rPr>
        <w:tab/>
      </w:r>
      <w:r>
        <w:rPr>
          <w:rFonts w:hint="cs"/>
          <w:rtl/>
        </w:rPr>
        <w:t xml:space="preserve">ג. בזמן שעבד </w:t>
      </w:r>
      <w:r>
        <w:rPr>
          <w:rtl/>
        </w:rPr>
        <w:t xml:space="preserve">פסקיה מרא לשקיה ומת, דלא </w:t>
      </w:r>
      <w:r>
        <w:rPr>
          <w:rtl/>
        </w:rPr>
        <w:t xml:space="preserve">הו"</w:t>
      </w:r>
      <w:r>
        <w:rPr>
          <w:rFonts w:hint="cs"/>
          <w:rtl/>
        </w:rPr>
        <w:t xml:space="preserve">ל</w:t>
      </w:r>
      <w:r>
        <w:rPr>
          <w:rFonts w:hint="cs"/>
          <w:rtl/>
        </w:rPr>
        <w:t xml:space="preserve"> שהות ביום להתכפר </w:t>
      </w:r>
    </w:p>
    <w:p w:rsidR="00E403F0" w:rsidRPr="00AD695E" w:rsidRDefault="00E403F0" w:rsidP="00E403F0">
      <w:pPr>
        <w:jc w:val="center"/>
        <w:rPr>
          <w:del w:id="90002" w:author="מנוע עיצוב" w:date="2026-10-11T12:09:26Z"/>
          <w:rtl/>
        </w:rPr>
      </w:pPr>
      <w:del w:id="9000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1" w:author="קלוד" w:date="2026-10-11T09:07:19Z">
          <w:pPr>
            <w:pStyle w:val="affff1"/>
            <w:rPr>
              <w:rtl/>
            </w:rPr>
          </w:pPr>
        </w:pPrChange>
      </w:pPr>
      <w:ins w:id="9801" w:author="מספור קטעי משנה" w:date="2026-10-11T09:35:06Z">
        <w:r>
          <w:rPr>
            <w:rStyle w:val="MisparKeta"/>
          </w:rPr>
          <w:t xml:space="preserve">ג. </w:t>
        </w:r>
      </w:ins>
      <w:r w:rsidRPr="00260AEF">
        <w:rPr>
          <w:rtl/>
        </w:rPr>
        <w:t>וחכמים אומרים: אף המגדף כו'.</w:t>
      </w:r>
    </w:p>
    <w:p w:rsidR="00E403F0" w:rsidRPr="00AD695E" w:rsidRDefault="00E403F0" w:rsidP="00E403F0">
      <w:pPr>
        <w:rPr>
          <w:rtl/>
        </w:rPr>
      </w:pPr>
      <w:r>
        <w:rPr>
          <w:rtl/>
        </w:rPr>
        <w:t xml:space="preserve">אף המגדף </w:t>
      </w:r>
      <w:r>
        <w:rPr>
          <w:rFonts w:hint="cs"/>
          <w:rtl/>
        </w:rPr>
        <w:t>-</w:t>
      </w:r>
      <w:r>
        <w:rPr>
          <w:rtl/>
        </w:rPr>
        <w:t xml:space="preserve">רבנן שמעו לר' עקיבא דתני בעל אוב ולא תני ידעוני, </w:t>
      </w:r>
    </w:p>
    <w:p>
      <w:pPr>
        <w:pStyle w:val="38"/>
        <w:rPr>
          <w:ins w:id="93381" w:author="מנוע מכני" w:date="2026-10-11T12:04:39Z"/>
        </w:rPr>
      </w:pPr>
      <w:r>
        <w:t>א"</w:t>
      </w:r>
      <w:r>
        <w:t>ל</w:t>
      </w:r>
      <w:r>
        <w:t xml:space="preserve">:</w:t>
      </w:r>
    </w:p>
    <w:p w:rsidR="00E403F0" w:rsidRPr="00AD695E" w:rsidRDefault="00E403F0" w:rsidP="00E403F0">
      <w:pPr>
        <w:rPr>
          <w:rtl/>
        </w:rPr>
      </w:pPr>
      <w:del w:id="93382" w:author="מנוע מכני" w:date="2026-10-11T12:04:39Z">
        <w:r>
          <w:rPr>
            <w:rtl/>
          </w:rPr>
          <w:delText xml:space="preserve"> </w:delText>
        </w:r>
      </w:del>
      <w:r>
        <w:rPr>
          <w:rtl/>
        </w:rPr>
        <w:t xml:space="preserve">מ"</w:t>
      </w:r>
      <w:r>
        <w:rPr>
          <w:rFonts w:hint="cs"/>
          <w:rtl/>
        </w:rPr>
        <w:t>ש</w:t>
      </w:r>
      <w:r>
        <w:rPr>
          <w:rtl/>
        </w:rPr>
        <w:t xml:space="preserve"> דלא </w:t>
      </w:r>
      <w:ins w:id="92853" w:author="מנוע מכני" w:date="2026-10-11T12:04:39Z">
        <w:r>
          <w:rPr>
            <w:rtl/>
          </w:rPr>
          <w:t xml:space="preserve">מביא</w:t>
        </w:r>
      </w:ins>
      <w:del w:id="92854" w:author="מנוע מכני" w:date="2026-10-11T12:04:39Z">
        <w:r>
          <w:rPr>
            <w:rtl/>
          </w:rPr>
          <w:delText xml:space="preserve">מייתי</w:delText>
        </w:r>
      </w:del>
      <w:r>
        <w:rPr>
          <w:rtl/>
        </w:rPr>
        <w:t xml:space="preserve"> קרבן? משום </w:t>
      </w:r>
      <w:ins w:id="91069" w:author="מנוע מכני" w:date="2026-10-11T12:04:39Z">
        <w:r>
          <w:rPr>
            <w:rtl/>
          </w:rPr>
          <w:t xml:space="preserve">דאין</w:t>
        </w:r>
      </w:ins>
      <w:del w:id="91070" w:author="מנוע מכני" w:date="2026-10-11T12:04:39Z">
        <w:r>
          <w:rPr>
            <w:rtl/>
          </w:rPr>
          <w:delText xml:space="preserve">דלית</w:delText>
        </w:r>
      </w:del>
      <w:r>
        <w:rPr>
          <w:rtl/>
        </w:rPr>
        <w:t xml:space="preserve"> </w:t>
      </w:r>
      <w:ins w:id="91065" w:author="מנוע מכני" w:date="2026-10-11T12:04:39Z">
        <w:r>
          <w:rPr>
            <w:rtl/>
          </w:rPr>
          <w:t xml:space="preserve">בו</w:t>
        </w:r>
      </w:ins>
      <w:del w:id="91066" w:author="מנוע מכני" w:date="2026-10-11T12:04:39Z">
        <w:r>
          <w:rPr>
            <w:rtl/>
          </w:rPr>
          <w:delText xml:space="preserve">ביה</w:delText>
        </w:r>
      </w:del>
      <w:r>
        <w:rPr>
          <w:rtl/>
        </w:rPr>
        <w:t xml:space="preserve"> מעשה, מגדף </w:t>
      </w:r>
      <w:ins w:id="90389" w:author="מנוע מכני" w:date="2026-10-11T12:04:39Z">
        <w:r>
          <w:rPr>
            <w:rtl/>
          </w:rPr>
          <w:t xml:space="preserve">גם</w:t>
        </w:r>
      </w:ins>
      <w:del w:id="90390" w:author="מנוע מכני" w:date="2026-10-11T12:04:39Z">
        <w:r>
          <w:rPr>
            <w:rtl/>
          </w:rPr>
          <w:delText xml:space="preserve">נמי</w:delText>
        </w:r>
      </w:del>
      <w:r>
        <w:rPr>
          <w:rtl/>
        </w:rPr>
        <w:t xml:space="preserve"> </w:t>
      </w:r>
      <w:ins w:id="91071" w:author="מנוע מכני" w:date="2026-10-11T12:04:39Z">
        <w:r>
          <w:rPr>
            <w:rtl/>
          </w:rPr>
          <w:t xml:space="preserve">אין</w:t>
        </w:r>
      </w:ins>
      <w:del w:id="91072" w:author="מנוע מכני" w:date="2026-10-11T12:04:39Z">
        <w:r>
          <w:rPr>
            <w:rtl/>
          </w:rPr>
          <w:delText xml:space="preserve">לית</w:delText>
        </w:r>
      </w:del>
      <w:r>
        <w:rPr>
          <w:rtl/>
        </w:rPr>
        <w:t xml:space="preserve"> </w:t>
      </w:r>
      <w:ins w:id="91067" w:author="מנוע מכני" w:date="2026-10-11T12:04:39Z">
        <w:r>
          <w:rPr>
            <w:rtl/>
          </w:rPr>
          <w:t xml:space="preserve">בו</w:t>
        </w:r>
      </w:ins>
      <w:del w:id="91068" w:author="מנוע מכני" w:date="2026-10-11T12:04:39Z">
        <w:r>
          <w:rPr>
            <w:rtl/>
          </w:rPr>
          <w:delText xml:space="preserve">ביה</w:delText>
        </w:r>
      </w:del>
      <w:r>
        <w:rPr>
          <w:rtl/>
        </w:rPr>
        <w:t xml:space="preserve"> מעשה.</w:t>
      </w:r>
    </w:p>
    <w:p>
      <w:pPr>
        <w:pStyle w:val="afffff8"/>
        <w:rPr>
          <w:ins w:id="90183" w:author="קלוד" w:date="2026-10-11T12:26:18Z"/>
        </w:rPr>
      </w:pPr>
      <w:ins w:id="90184" w:author="קלוד" w:date="2026-10-11T12:26:18Z">
        <w:r>
          <w:rPr>
            <w:color w:val="7B3F00"/>
          </w:rPr>
          <w:t xml:space="preserve">מגדף - האם מביא קרבן</w:t>
        </w:r>
      </w:ins>
    </w:p>
    <w:p>
      <w:pPr>
        <w:pStyle w:val="38"/>
        <w:rPr>
          <w:ins w:id="93384" w:author="מנוע מכני" w:date="2026-10-11T12:04:39Z"/>
        </w:rPr>
      </w:pPr>
      <w:del w:id="93383"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385" w:author="מנוע מכני" w:date="2026-10-11T12:04:39Z">
        <w:r>
          <w:rPr>
            <w:rtl/>
          </w:rPr>
          <w:delText xml:space="preserve"> </w:delText>
        </w:r>
      </w:del>
      <w:r>
        <w:rPr>
          <w:rtl/>
        </w:rPr>
        <w:t xml:space="preserve">מגדף מביא קרבן הואיל ונאמר בו כרת, דברי </w:t>
      </w:r>
      <w:r>
        <w:rPr>
          <w:rStyle w:val="2fb"/>
          <w:rtl/>
        </w:rPr>
        <w:t xml:space="preserve">ר"ע</w:t>
      </w:r>
      <w:r>
        <w:rPr>
          <w:rtl/>
        </w:rPr>
        <w:t xml:space="preserve">, ואומר: ונשא חטאו.</w:t>
      </w:r>
    </w:p>
    <w:p w:rsidR="00E403F0" w:rsidRPr="00AD695E" w:rsidRDefault="00E403F0" w:rsidP="00E403F0">
      <w:pPr>
        <w:rPr>
          <w:rtl/>
        </w:rPr>
      </w:pPr>
      <w:r>
        <w:rPr>
          <w:rtl/>
        </w:rPr>
        <w:t xml:space="preserve">וכללא הוא, כל </w:t>
      </w:r>
      <w:ins w:id="90391" w:author="מנוע מכני" w:date="2026-10-11T12:04:39Z">
        <w:r>
          <w:rPr>
            <w:rtl/>
          </w:rPr>
          <w:t xml:space="preserve">מקום</w:t>
        </w:r>
      </w:ins>
      <w:del w:id="90392" w:author="מנוע מכני" w:date="2026-10-11T12:04:39Z">
        <w:r>
          <w:rPr>
            <w:rtl/>
          </w:rPr>
          <w:delText xml:space="preserve">היכא</w:delText>
        </w:r>
      </w:del>
      <w:r>
        <w:rPr>
          <w:rtl/>
        </w:rPr>
        <w:t xml:space="preserve"> דכתיב </w:t>
      </w:r>
      <w:ins w:id="91073" w:author="מנוע מכני" w:date="2026-10-11T12:04:39Z">
        <w:r>
          <w:rPr>
            <w:rtl/>
          </w:rPr>
          <w:t xml:space="preserve">בו</w:t>
        </w:r>
      </w:ins>
      <w:del w:id="91074" w:author="מנוע מכני" w:date="2026-10-11T12:04:39Z">
        <w:r>
          <w:rPr>
            <w:rtl/>
          </w:rPr>
          <w:delText xml:space="preserve">ביה</w:delText>
        </w:r>
      </w:del>
      <w:r>
        <w:rPr>
          <w:rtl/>
        </w:rPr>
        <w:t xml:space="preserve"> כרת </w:t>
      </w:r>
      <w:ins w:id="92855" w:author="מנוע מכני" w:date="2026-10-11T12:04:39Z">
        <w:r>
          <w:rPr>
            <w:rtl/>
          </w:rPr>
          <w:t xml:space="preserve">מביא</w:t>
        </w:r>
      </w:ins>
      <w:del w:id="92856" w:author="מנוע מכני" w:date="2026-10-11T12:04:39Z">
        <w:r>
          <w:rPr>
            <w:rtl/>
          </w:rPr>
          <w:delText xml:space="preserve">מייתי</w:delText>
        </w:r>
      </w:del>
      <w:r>
        <w:rPr>
          <w:rtl/>
        </w:rPr>
        <w:t xml:space="preserve"> קרבן? </w:t>
      </w:r>
    </w:p>
    <w:p w:rsidR="00E403F0" w:rsidRPr="00AD695E" w:rsidRDefault="00E403F0" w:rsidP="00E403F0">
      <w:pPr>
        <w:rPr>
          <w:rtl/>
        </w:rPr>
      </w:pPr>
      <w:r>
        <w:rPr>
          <w:rtl/>
        </w:rPr>
        <w:t xml:space="preserve">והא פסח ומילה דכתיב </w:t>
      </w:r>
      <w:ins w:id="91075" w:author="מנוע מכני" w:date="2026-10-11T12:04:39Z">
        <w:r>
          <w:rPr>
            <w:rtl/>
          </w:rPr>
          <w:t xml:space="preserve">בהם</w:t>
        </w:r>
      </w:ins>
      <w:del w:id="91076" w:author="מנוע מכני" w:date="2026-10-11T12:04:39Z">
        <w:r>
          <w:rPr>
            <w:rtl/>
          </w:rPr>
          <w:delText xml:space="preserve">בהו</w:delText>
        </w:r>
      </w:del>
      <w:r>
        <w:rPr>
          <w:rtl/>
        </w:rPr>
        <w:t xml:space="preserve"> כרת ולא </w:t>
      </w:r>
      <w:ins w:id="92857" w:author="מנוע מכני" w:date="2026-10-11T12:04:39Z">
        <w:r>
          <w:rPr>
            <w:rtl/>
          </w:rPr>
          <w:t xml:space="preserve">מביא</w:t>
        </w:r>
      </w:ins>
      <w:del w:id="92858" w:author="מנוע מכני" w:date="2026-10-11T12:04:39Z">
        <w:r>
          <w:rPr>
            <w:rtl/>
          </w:rPr>
          <w:delText xml:space="preserve">מייתי</w:delText>
        </w:r>
      </w:del>
      <w:r>
        <w:rPr>
          <w:rtl/>
        </w:rPr>
        <w:t xml:space="preserve"> קרבן! </w:t>
      </w:r>
    </w:p>
    <w:p w:rsidR="00E403F0" w:rsidRPr="00AD695E" w:rsidRDefault="00E403F0" w:rsidP="00E403F0">
      <w:pPr>
        <w:pStyle w:val="afff3"/>
        <w:framePr w:wrap="around"/>
        <w:spacing w:line="240" w:lineRule="exact"/>
        <w:rPr>
          <w:rtl/>
        </w:rPr>
      </w:pPr>
      <w:r w:rsidRPr="009239E9">
        <w:rPr>
          <w:rFonts w:hint="cs"/>
          <w:szCs w:val="18"/>
          <w:rtl/>
        </w:rPr>
        <w:lastRenderedPageBreak/>
        <w:t>ז:</w:t>
      </w:r>
    </w:p>
    <w:p>
      <w:pPr>
        <w:pStyle w:val="38"/>
        <w:rPr>
          <w:ins w:id="93386" w:author="מנוע מכני" w:date="2026-10-11T12:04:39Z"/>
        </w:rPr>
      </w:pPr>
      <w:r>
        <w:t>ה"</w:t>
      </w:r>
      <w:r>
        <w:t>ק</w:t>
      </w:r>
      <w:r>
        <w:t xml:space="preserve">:</w:t>
      </w:r>
    </w:p>
    <w:p w:rsidR="00E403F0" w:rsidRPr="00AD695E" w:rsidRDefault="00E403F0" w:rsidP="00E403F0">
      <w:pPr>
        <w:rPr>
          <w:rtl/>
        </w:rPr>
      </w:pPr>
      <w:del w:id="93387" w:author="מנוע מכני" w:date="2026-10-11T12:04:39Z">
        <w:r>
          <w:rPr>
            <w:rtl/>
          </w:rPr>
          <w:delText xml:space="preserve"> </w:delText>
        </w:r>
      </w:del>
      <w:r>
        <w:rPr>
          <w:rtl/>
        </w:rPr>
        <w:t xml:space="preserve">מגדף מביא קרבן, הואיל ובא בו כרת במקום קרבן, דברי </w:t>
      </w:r>
      <w:r>
        <w:rPr>
          <w:rStyle w:val="2fb"/>
          <w:rtl/>
        </w:rPr>
        <w:t xml:space="preserve">ר"ע</w:t>
      </w:r>
      <w:ins w:id="91773" w:author="מנוע מכני" w:date="2026-10-11T12:04:39Z">
        <w:r>
          <w:rPr>
            <w:rtl/>
          </w:rPr>
          <w:t xml:space="preserve">,</w:t>
        </w:r>
      </w:ins>
      <w:del w:id="91774" w:author="מנוע מכני" w:date="2026-10-11T12:04:39Z">
        <w:r>
          <w:rPr>
            <w:rtl/>
          </w:rPr>
          <w:delText xml:space="preserve">;</w:delText>
        </w:r>
      </w:del>
    </w:p>
    <w:p w:rsidR="00E403F0" w:rsidRPr="00AD695E" w:rsidRDefault="00E403F0" w:rsidP="00E403F0">
      <w:pPr>
        <w:rPr>
          <w:rtl/>
        </w:rPr>
      </w:pPr>
      <w:r>
        <w:rPr>
          <w:rFonts w:hint="cs"/>
          <w:rtl/>
        </w:rPr>
        <w:t>ד</w:t>
      </w:r>
      <w:r>
        <w:rPr>
          <w:rtl/>
        </w:rPr>
        <w:t xml:space="preserve">סבר: מיגו דבעי מכתב כרת </w:t>
      </w:r>
      <w:ins w:id="91077" w:author="מנוע מכני" w:date="2026-10-11T12:04:39Z">
        <w:r>
          <w:rPr>
            <w:rtl/>
          </w:rPr>
          <w:t xml:space="preserve">סתם</w:t>
        </w:r>
      </w:ins>
      <w:del w:id="91078" w:author="מנוע מכני" w:date="2026-10-11T12:04:39Z">
        <w:r>
          <w:rPr>
            <w:rtl/>
          </w:rPr>
          <w:delText xml:space="preserve">בעלמא</w:delText>
        </w:r>
      </w:del>
      <w:r>
        <w:rPr>
          <w:rtl/>
        </w:rPr>
        <w:t xml:space="preserve"> וכתיב כרת במקום קרבן, </w:t>
      </w:r>
      <w:r>
        <w:rPr>
          <w:rtl/>
        </w:rPr>
        <w:t xml:space="preserve">ש"מ</w:t>
      </w:r>
      <w:r>
        <w:rPr>
          <w:rtl/>
        </w:rPr>
        <w:t xml:space="preserve"> </w:t>
      </w:r>
      <w:ins w:id="92859" w:author="מנוע מכני" w:date="2026-10-11T12:04:39Z">
        <w:r>
          <w:rPr>
            <w:rtl/>
          </w:rPr>
          <w:t xml:space="preserve">מביא</w:t>
        </w:r>
      </w:ins>
      <w:del w:id="92860" w:author="מנוע מכני" w:date="2026-10-11T12:04:39Z">
        <w:r>
          <w:rPr>
            <w:rtl/>
          </w:rPr>
          <w:delText xml:space="preserve">מייתי</w:delText>
        </w:r>
      </w:del>
      <w:r>
        <w:rPr>
          <w:rtl/>
        </w:rPr>
        <w:t xml:space="preserve"> קרבן.</w:t>
      </w:r>
    </w:p>
    <w:p>
      <w:pPr>
        <w:pStyle w:val="38"/>
        <w:rPr>
          <w:ins w:id="93388" w:author="מנוע מכני" w:date="2026-10-11T12:04:39Z"/>
        </w:rPr>
      </w:pPr>
      <w:r>
        <w:t xml:space="preserve">ואומר:</w:t>
      </w:r>
    </w:p>
    <w:p w:rsidR="00E403F0" w:rsidRPr="00AD695E" w:rsidRDefault="00E403F0" w:rsidP="00E403F0">
      <w:pPr>
        <w:rPr>
          <w:rtl/>
        </w:rPr>
      </w:pPr>
      <w:del w:id="93389" w:author="מנוע מכני" w:date="2026-10-11T12:04:39Z">
        <w:r>
          <w:rPr>
            <w:rtl/>
          </w:rPr>
          <w:delText xml:space="preserve"> </w:delText>
        </w:r>
      </w:del>
      <w:r>
        <w:rPr>
          <w:rFonts w:hint="cs"/>
          <w:rtl/>
        </w:rPr>
        <w:t>'</w:t>
      </w:r>
      <w:ins w:id="90295" w:author="Claude - סמנטי" w:date="2026-10-11T12:21:47Z">
        <w:r>
          <w:rPr>
            <w:rStyle w:val="afffff0"/>
            <w:rtl/>
          </w:rPr>
          <w:t xml:space="preserve">חֶטְאוֹ יִשָּׂא</w:t>
        </w:r>
      </w:ins>
      <w:del w:id="90296" w:author="Claude - סמנטי" w:date="2026-10-11T12:21:47Z">
        <w:r>
          <w:rPr>
            <w:rtl/>
          </w:rPr>
          <w:delText xml:space="preserve">חטאו ישא</w:delText>
        </w:r>
      </w:del>
      <w:r>
        <w:rPr>
          <w:rFonts w:hint="cs"/>
          <w:rtl/>
        </w:rPr>
        <w:t>'</w:t>
      </w:r>
      <w:r>
        <w:rPr>
          <w:rtl/>
        </w:rPr>
        <w:t>.</w:t>
      </w:r>
    </w:p>
    <w:p>
      <w:pPr>
        <w:pStyle w:val="38"/>
        <w:rPr>
          <w:ins w:id="93390" w:author="מנוע מכני" w:date="2026-10-11T12:04:39Z"/>
        </w:rPr>
      </w:pPr>
      <w:ins w:id="91083" w:author="מנוע מכני" w:date="2026-10-11T12:04:39Z">
        <w:r>
          <w:t xml:space="preserve">בא</w:t>
        </w:r>
      </w:ins>
      <w:del w:id="91084" w:author="מנוע מכני" w:date="2026-10-11T12:04:39Z">
        <w:r>
          <w:delText xml:space="preserve">אתא</w:delText>
        </w:r>
      </w:del>
      <w:r>
        <w:t xml:space="preserve"> לרבנן, וה"</w:t>
      </w:r>
      <w:r>
        <w:t>ק</w:t>
      </w:r>
      <w:r>
        <w:t xml:space="preserve"> ר"ע לרבנן:</w:t>
      </w:r>
    </w:p>
    <w:p w:rsidR="00E403F0" w:rsidRPr="00AD695E" w:rsidRDefault="00E403F0" w:rsidP="00E403F0">
      <w:pPr>
        <w:rPr>
          <w:rtl/>
        </w:rPr>
      </w:pPr>
      <w:del w:id="93391" w:author="מנוע מכני" w:date="2026-10-11T12:04:39Z">
        <w:r>
          <w:rPr>
            <w:rtl/>
          </w:rPr>
          <w:delText xml:space="preserve"> </w:delText>
        </w:r>
      </w:del>
      <w:r>
        <w:rPr>
          <w:rtl/>
        </w:rPr>
        <w:t xml:space="preserve">אמריתו מגדף </w:t>
      </w:r>
      <w:ins w:id="91081" w:author="מנוע מכני" w:date="2026-10-11T12:04:39Z">
        <w:r>
          <w:rPr>
            <w:rtl/>
          </w:rPr>
          <w:t xml:space="preserve">אין</w:t>
        </w:r>
      </w:ins>
      <w:del w:id="91082" w:author="מנוע מכני" w:date="2026-10-11T12:04:39Z">
        <w:r>
          <w:rPr>
            <w:rtl/>
          </w:rPr>
          <w:delText xml:space="preserve">לית</w:delText>
        </w:r>
      </w:del>
      <w:r>
        <w:rPr>
          <w:rtl/>
        </w:rPr>
        <w:t xml:space="preserve"> </w:t>
      </w:r>
      <w:ins w:id="91079" w:author="מנוע מכני" w:date="2026-10-11T12:04:39Z">
        <w:r>
          <w:rPr>
            <w:rtl/>
          </w:rPr>
          <w:t xml:space="preserve">בו</w:t>
        </w:r>
      </w:ins>
      <w:del w:id="91080" w:author="מנוע מכני" w:date="2026-10-11T12:04:39Z">
        <w:r>
          <w:rPr>
            <w:rtl/>
          </w:rPr>
          <w:delText xml:space="preserve">ביה</w:delText>
        </w:r>
      </w:del>
      <w:r>
        <w:rPr>
          <w:rtl/>
        </w:rPr>
        <w:t xml:space="preserve"> מעשה, מהו מגדף? מברך את השם, </w:t>
      </w:r>
    </w:p>
    <w:p>
      <w:pPr>
        <w:pStyle w:val="38"/>
        <w:rPr>
          <w:ins w:id="93392" w:author="מנוע מכני" w:date="2026-10-11T12:04:39Z"/>
        </w:rPr>
      </w:pPr>
      <w:r w:rsidRPr="00E87E21">
        <w:t xml:space="preserve">אלא כרת:</w:t>
      </w:r>
    </w:p>
    <w:p w:rsidR="00E403F0" w:rsidRPr="00E87E21" w:rsidRDefault="00E403F0" w:rsidP="00E403F0">
      <w:pPr>
        <w:rPr>
          <w:spacing w:val="-4"/>
          <w:rtl/>
        </w:rPr>
      </w:pPr>
      <w:del w:id="93393" w:author="מנוע מכני" w:date="2026-10-11T12:04:39Z">
        <w:r w:rsidRPr="00E87E21">
          <w:rPr>
            <w:spacing w:val="-4"/>
            <w:rtl/>
          </w:rPr>
          <w:delText xml:space="preserve"> </w:delText>
        </w:r>
      </w:del>
      <w:r w:rsidRPr="00E87E21">
        <w:rPr>
          <w:spacing w:val="-4"/>
          <w:rtl/>
        </w:rPr>
        <w:t xml:space="preserve">ליתן כרת למקלל, ד</w:t>
      </w:r>
      <w:r w:rsidRPr="00E87E21">
        <w:rPr>
          <w:rFonts w:hint="cs"/>
          <w:spacing w:val="-4"/>
          <w:rtl/>
        </w:rPr>
        <w:t>'</w:t>
      </w:r>
      <w:ins w:id="90299" w:author="Claude - סמנטי" w:date="2026-10-11T12:21:47Z">
        <w:r>
          <w:rPr>
            <w:rStyle w:val="afffff0"/>
            <w:spacing w:val="-4"/>
            <w:rtl/>
          </w:rPr>
          <w:t xml:space="preserve">וְנָשָׂא חֶטְאוֹ</w:t>
        </w:r>
      </w:ins>
      <w:del w:id="90300" w:author="Claude - סמנטי" w:date="2026-10-11T12:21:47Z">
        <w:r w:rsidRPr="00E87E21">
          <w:rPr>
            <w:spacing w:val="-4"/>
            <w:rtl/>
          </w:rPr>
          <w:delText xml:space="preserve">ונשא חטאו</w:delText>
        </w:r>
      </w:del>
      <w:r w:rsidRPr="00E87E21">
        <w:rPr>
          <w:rFonts w:hint="cs"/>
          <w:spacing w:val="-4"/>
          <w:rtl/>
        </w:rPr>
        <w:t>'</w:t>
      </w:r>
      <w:ins w:id="91775" w:author="מנוע מכני" w:date="2026-10-11T12:04:39Z">
        <w:r>
          <w:rPr>
            <w:spacing w:val="-4"/>
            <w:rtl/>
          </w:rPr>
          <w:t xml:space="preserve"> </w:t>
        </w:r>
      </w:ins>
      <w:del w:id="91776" w:author="מנוע מכני" w:date="2026-10-11T12:04:39Z">
        <w:r w:rsidRPr="00E87E21">
          <w:rPr>
            <w:spacing w:val="-4"/>
            <w:rtl/>
          </w:rPr>
          <w:delText xml:space="preserve">  </w:delText>
        </w:r>
      </w:del>
      <w:r w:rsidRPr="00E87E21">
        <w:rPr>
          <w:spacing w:val="-4"/>
          <w:rtl/>
        </w:rPr>
        <w:t xml:space="preserve">ובפסח שני </w:t>
      </w:r>
      <w:r w:rsidRPr="00E87E21">
        <w:rPr>
          <w:rFonts w:hint="cs"/>
          <w:spacing w:val="-4"/>
          <w:rtl/>
        </w:rPr>
        <w:t>כתיב '</w:t>
      </w:r>
      <w:ins w:id="90297" w:author="Claude - סמנטי" w:date="2026-10-11T12:21:47Z">
        <w:r>
          <w:rPr>
            <w:rStyle w:val="afffff0"/>
            <w:spacing w:val="-4"/>
            <w:rtl/>
          </w:rPr>
          <w:t xml:space="preserve">חֶטְאוֹ יִשָּׂא</w:t>
        </w:r>
      </w:ins>
      <w:del w:id="90298" w:author="Claude - סמנטי" w:date="2026-10-11T12:21:47Z">
        <w:r w:rsidRPr="00E87E21">
          <w:rPr>
            <w:spacing w:val="-4"/>
            <w:rtl/>
          </w:rPr>
          <w:delText xml:space="preserve">חטאו ישא</w:delText>
        </w:r>
      </w:del>
      <w:r w:rsidRPr="00E87E21">
        <w:rPr>
          <w:rFonts w:hint="cs"/>
          <w:spacing w:val="-4"/>
          <w:rtl/>
        </w:rPr>
        <w:t>'</w:t>
      </w:r>
      <w:r w:rsidRPr="00E87E21">
        <w:rPr>
          <w:spacing w:val="-4"/>
          <w:rtl/>
        </w:rPr>
        <w:t xml:space="preserve">, מה להלן </w:t>
      </w:r>
      <w:r w:rsidRPr="00E87E21">
        <w:rPr>
          <w:rFonts w:hint="cs"/>
          <w:spacing w:val="-4"/>
          <w:rtl/>
        </w:rPr>
        <w:t>א</w:t>
      </w:r>
      <w:r w:rsidRPr="00E87E21">
        <w:rPr>
          <w:spacing w:val="-4"/>
          <w:rtl/>
        </w:rPr>
        <w:t>ף כאן כרת.</w:t>
      </w:r>
    </w:p>
    <w:p w:rsidR="00E403F0" w:rsidRPr="00AD695E" w:rsidRDefault="00E403F0" w:rsidP="00E403F0">
      <w:pPr>
        <w:rPr>
          <w:rtl/>
        </w:rPr>
      </w:pPr>
    </w:p>
    <w:p>
      <w:pPr>
        <w:pStyle w:val="afffff8"/>
        <w:rPr>
          <w:ins w:id="90181" w:author="קלוד" w:date="2026-10-11T12:26:18Z"/>
        </w:rPr>
      </w:pPr>
      <w:ins w:id="90182" w:author="קלוד" w:date="2026-10-11T12:26:18Z">
        <w:r>
          <w:rPr>
            <w:color w:val="7B3F00"/>
          </w:rPr>
          <w:t xml:space="preserve">'את ה' הוא מגדף' - מברך השם או עובד ע"ז</w:t>
        </w:r>
      </w:ins>
    </w:p>
    <w:p>
      <w:pPr>
        <w:pStyle w:val="38"/>
        <w:rPr>
          <w:ins w:id="93395" w:author="מנוע מכני" w:date="2026-10-11T12:04:39Z"/>
        </w:rPr>
      </w:pPr>
      <w:del w:id="93394"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396" w:author="מנוע מכני" w:date="2026-10-11T12:04:39Z">
        <w:r>
          <w:rPr>
            <w:rtl/>
          </w:rPr>
          <w:delText xml:space="preserve"> </w:delText>
        </w:r>
      </w:del>
      <w:r>
        <w:rPr>
          <w:rFonts w:hint="cs"/>
          <w:rtl/>
        </w:rPr>
        <w:t>'</w:t>
      </w:r>
      <w:r>
        <w:rPr>
          <w:rStyle w:val="afffff0"/>
          <w:rtl/>
        </w:rPr>
        <w:t xml:space="preserve">את </w:t>
      </w:r>
      <w:r>
        <w:rPr>
          <w:rStyle w:val="afffff0"/>
          <w:rtl/>
          <w:rPrChange w:id="9016" w:author="מנוע פסוקים" w:date="2026-10-11T09:26:20Z">
            <w:rPr>
              <w:rStyle w:val="afffff0"/>
              <w:rtl/>
            </w:rPr>
          </w:rPrChange>
        </w:rPr>
        <w:t xml:space="preserve">ה</w:t>
      </w:r>
      <w:r>
        <w:rPr>
          <w:rStyle w:val="afffff0"/>
          <w:rtl/>
          <w:rPrChange w:id="9017" w:author="מנוע פסוקים" w:date="2026-10-11T09:26:20Z">
            <w:rPr>
              <w:rtl/>
            </w:rPr>
          </w:rPrChange>
        </w:rPr>
        <w:t xml:space="preserve">'</w:t>
      </w:r>
      <w:r>
        <w:rPr>
          <w:rStyle w:val="afffff0"/>
          <w:rtl/>
          <w:rPrChange w:id="9018" w:author="מנוע פסוקים" w:date="2026-10-11T09:26:20Z">
            <w:rPr>
              <w:rtl/>
            </w:rPr>
          </w:rPrChange>
        </w:rPr>
        <w:t xml:space="preserve"> הוא מגדף</w:t>
      </w:r>
      <w:r>
        <w:rPr>
          <w:rFonts w:hint="cs"/>
          <w:rtl/>
        </w:rPr>
        <w:t>'</w:t>
      </w:r>
      <w:r>
        <w:rPr>
          <w:rtl/>
        </w:rPr>
        <w:t xml:space="preserve"> </w:t>
      </w:r>
    </w:p>
    <w:p w:rsidR="00E403F0" w:rsidRPr="00E87E21" w:rsidRDefault="00E403F0" w:rsidP="00E403F0">
      <w:pPr>
        <w:rPr>
          <w:spacing w:val="-4"/>
          <w:rtl/>
        </w:rPr>
      </w:pPr>
      <w:r w:rsidRPr="00E87E21">
        <w:rPr>
          <w:spacing w:val="-4"/>
          <w:rtl/>
        </w:rPr>
        <w:t xml:space="preserve">איסי בן יהודה: כאדם האומר לחבירו גירפתה הקערה וחיסרתה, </w:t>
      </w:r>
      <w:ins w:id="90393" w:author="מנוע מכני" w:date="2026-10-11T12:04:39Z">
        <w:r>
          <w:rPr>
            <w:b/>
            <w:bCs/>
            <w:spacing w:val="-4"/>
            <w:rtl/>
          </w:rPr>
          <w:t xml:space="preserve">סבר</w:t>
        </w:r>
      </w:ins>
      <w:del w:id="90394" w:author="מנוע מכני" w:date="2026-10-11T12:04:39Z">
        <w:r w:rsidRPr="00E87E21">
          <w:rPr>
            <w:b/>
            <w:bCs/>
            <w:spacing w:val="-4"/>
            <w:rtl/>
          </w:rPr>
          <w:delText xml:space="preserve">קסבר</w:delText>
        </w:r>
      </w:del>
      <w:r w:rsidRPr="00E87E21">
        <w:rPr>
          <w:spacing w:val="-4"/>
          <w:rtl/>
        </w:rPr>
        <w:t xml:space="preserve">: </w:t>
      </w:r>
      <w:r w:rsidRPr="00E87E21">
        <w:rPr>
          <w:b/>
          <w:bCs/>
          <w:spacing w:val="-4"/>
          <w:rtl/>
        </w:rPr>
        <w:t xml:space="preserve">מגדף מברך את השם הוא</w:t>
      </w:r>
      <w:ins w:id="91777" w:author="מנוע מכני" w:date="2026-10-11T12:04:39Z">
        <w:r>
          <w:rPr>
            <w:b/>
            <w:bCs/>
            <w:spacing w:val="-4"/>
            <w:rtl/>
          </w:rPr>
          <w:t xml:space="preserve">,</w:t>
        </w:r>
      </w:ins>
      <w:del w:id="91778" w:author="מנוע מכני" w:date="2026-10-11T12:04:39Z">
        <w:r w:rsidRPr="00E87E21">
          <w:rPr>
            <w:b/>
            <w:bCs/>
            <w:spacing w:val="-4"/>
            <w:rtl/>
          </w:rPr>
          <w:delText xml:space="preserve">;</w:delText>
        </w:r>
      </w:del>
    </w:p>
    <w:p w:rsidR="00E403F0" w:rsidRPr="00AD695E" w:rsidRDefault="00E403F0" w:rsidP="00E403F0">
      <w:pPr>
        <w:rPr>
          <w:rtl/>
        </w:rPr>
      </w:pPr>
      <w:r>
        <w:rPr>
          <w:rStyle w:val="2fb"/>
          <w:rtl/>
        </w:rPr>
        <w:t>ר</w:t>
      </w:r>
      <w:r>
        <w:rPr>
          <w:rStyle w:val="2fb"/>
          <w:rFonts w:hint="cs"/>
          <w:rtl/>
        </w:rPr>
        <w:t>אב</w:t>
      </w:r>
      <w:r>
        <w:rPr>
          <w:rStyle w:val="2fb"/>
          <w:rtl/>
        </w:rPr>
        <w:t>"</w:t>
      </w:r>
      <w:r>
        <w:rPr>
          <w:rStyle w:val="2fb"/>
          <w:rFonts w:hint="cs"/>
          <w:rtl/>
        </w:rPr>
        <w:t>ע</w:t>
      </w:r>
      <w:r>
        <w:rPr>
          <w:rtl/>
        </w:rPr>
        <w:t xml:space="preserve">: כאדם האומר לחבירו גירפתה הקערה ולא חיסרתה, </w:t>
      </w:r>
      <w:ins w:id="90395" w:author="מנוע מכני" w:date="2026-10-11T12:04:39Z">
        <w:r>
          <w:rPr>
            <w:b/>
            <w:bCs/>
            <w:rtl/>
          </w:rPr>
          <w:t xml:space="preserve">סבר</w:t>
        </w:r>
      </w:ins>
      <w:del w:id="90396" w:author="מנוע מכני" w:date="2026-10-11T12:04:39Z">
        <w:r w:rsidRPr="00217260">
          <w:rPr>
            <w:b/>
            <w:bCs/>
            <w:rtl/>
          </w:rPr>
          <w:delText xml:space="preserve">קסבר</w:delText>
        </w:r>
      </w:del>
      <w:r w:rsidRPr="00217260">
        <w:rPr>
          <w:b/>
          <w:bCs/>
          <w:rtl/>
        </w:rPr>
        <w:t xml:space="preserve">: מגדף היינו עובד </w:t>
      </w:r>
      <w:r w:rsidRPr="00217260">
        <w:rPr>
          <w:b/>
          <w:bCs/>
          <w:rtl/>
        </w:rPr>
        <w:t xml:space="preserve">ע"ז</w:t>
      </w:r>
      <w:r>
        <w:rPr>
          <w:rtl/>
        </w:rPr>
        <w:t>.</w:t>
      </w:r>
    </w:p>
    <w:p>
      <w:pPr>
        <w:pStyle w:val="38"/>
        <w:rPr>
          <w:ins w:id="93397" w:author="מנוע מכני" w:date="2026-10-11T12:04:39Z"/>
        </w:rPr>
      </w:pPr>
      <w:r>
        <w:t xml:space="preserve">תניא</w:t>
      </w:r>
      <w:r>
        <w:t xml:space="preserve"> אידך:</w:t>
      </w:r>
    </w:p>
    <w:p w:rsidR="00E403F0" w:rsidRPr="00AD695E" w:rsidRDefault="00E403F0" w:rsidP="00E403F0">
      <w:pPr>
        <w:rPr>
          <w:rtl/>
        </w:rPr>
      </w:pPr>
      <w:del w:id="93398" w:author="מנוע מכני" w:date="2026-10-11T12:04:39Z">
        <w:r>
          <w:rPr>
            <w:rtl/>
          </w:rPr>
          <w:delText xml:space="preserve"> </w:delText>
        </w:r>
      </w:del>
      <w:r>
        <w:rPr>
          <w:rFonts w:hint="cs"/>
          <w:rtl/>
        </w:rPr>
        <w:t>'</w:t>
      </w:r>
      <w:r>
        <w:rPr>
          <w:rStyle w:val="afffff0"/>
          <w:rtl/>
        </w:rPr>
        <w:t>את ה</w:t>
      </w:r>
      <w:r w:rsidR="00D64BA8">
        <w:rPr>
          <w:rtl/>
        </w:rPr>
        <w:t>'</w:t>
      </w:r>
      <w:r>
        <w:rPr>
          <w:rtl/>
        </w:rPr>
        <w:t xml:space="preserve"> - </w:t>
      </w:r>
      <w:ins w:id="90079" w:author="מנוע מכני" w:date="2026-10-11T12:04:39Z">
        <w:r>
          <w:rPr>
            <w:rStyle w:val="2fb"/>
            <w:rtl/>
          </w:rPr>
          <w:t xml:space="preserve">ר"א</w:t>
        </w:r>
      </w:ins>
      <w:del w:id="90080" w:author="מנוע מכני" w:date="2026-10-11T12:04:39Z">
        <w:r>
          <w:rPr>
            <w:rtl/>
          </w:rPr>
          <w:delText xml:space="preserve">רבי אלעזר</w:delText>
        </w:r>
      </w:del>
      <w:r>
        <w:rPr>
          <w:rtl/>
        </w:rPr>
        <w:t xml:space="preserve"> בן עזריה אומר: בעובד </w:t>
      </w:r>
      <w:r>
        <w:rPr>
          <w:rtl/>
        </w:rPr>
        <w:t xml:space="preserve">ע"ז</w:t>
      </w:r>
      <w:r>
        <w:rPr>
          <w:rtl/>
        </w:rPr>
        <w:t xml:space="preserve"> הכתוב מדבר, </w:t>
      </w:r>
    </w:p>
    <w:p>
      <w:pPr>
        <w:pStyle w:val="38"/>
        <w:rPr>
          <w:ins w:id="93399" w:author="מנוע מכני" w:date="2026-10-11T12:04:39Z"/>
        </w:rPr>
      </w:pPr>
      <w:r>
        <w:tab/>
      </w:r>
      <w:r>
        <w:tab/>
      </w:r>
      <w:r>
        <w:tab/>
      </w:r>
      <w:r>
        <w:tab/>
        <w:t>וחכ"</w:t>
      </w:r>
      <w:r>
        <w:t>א</w:t>
      </w:r>
      <w:r>
        <w:t xml:space="preserve">:</w:t>
      </w:r>
    </w:p>
    <w:p w:rsidR="00E403F0" w:rsidRPr="00AD695E" w:rsidRDefault="00E403F0" w:rsidP="00E403F0">
      <w:pPr>
        <w:rPr>
          <w:rtl/>
        </w:rPr>
      </w:pPr>
      <w:del w:id="93400" w:author="מנוע מכני" w:date="2026-10-11T12:04:39Z">
        <w:r>
          <w:rPr>
            <w:rtl/>
          </w:rPr>
          <w:delText xml:space="preserve"> </w:delText>
        </w:r>
      </w:del>
      <w:r>
        <w:rPr>
          <w:rtl/>
        </w:rPr>
        <w:t xml:space="preserve">לא</w:t>
      </w:r>
      <w:r>
        <w:rPr>
          <w:rtl/>
        </w:rPr>
        <w:t xml:space="preserve"> בא הכתוב אלא ליתן כרת למברך השם.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31" w:author="קלוד" w:date="2026-10-11T09:07:19Z"/>
        </w:rPr>
      </w:pPr>
      <w:ins w:id="20130" w:author="קלוד" w:date="2026-10-11T09:07:19Z">
        <w:r>
          <w:t xml:space="preserve">משנה ג</w:t>
        </w:r>
      </w:ins>
    </w:p>
    <w:p w:rsidR="00E403F0" w:rsidRPr="00D65BEC" w:rsidRDefault="00E403F0" w:rsidP="00E403F0">
      <w:pPr>
        <w:pStyle w:val="afff9"/>
        <w:rPr>
          <w:del w:id="20071" w:author="קלוד" w:date="2026-10-11T09:07:19Z"/>
          <w:rtl/>
        </w:rPr>
      </w:pPr>
      <w:del w:id="20070" w:author="קלוד" w:date="2026-10-11T09:07:19Z">
        <w:r w:rsidRPr="00D65BEC">
          <w:rPr>
            <w:rtl/>
          </w:rPr>
          <w:delText xml:space="preserve">מתני'.</w:delText>
        </w:r>
      </w:del>
    </w:p>
    <w:p w:rsidR="00E403F0" w:rsidRPr="00D65BEC" w:rsidRDefault="00E403F0" w:rsidP="00E403F0">
      <w:pPr>
        <w:pStyle w:val="afff9"/>
        <w:spacing w:before="120"/>
        <w:rPr>
          <w:rtl/>
        </w:rPr>
        <w:pPrChange w:id="90002" w:author="קלוד" w:date="2026-10-11T12:09:42Z">
          <w:pPr>
            <w:pStyle w:val="afff9"/>
          </w:pPr>
        </w:pPrChange>
      </w:pPr>
      <w:r w:rsidRPr="00D65BEC">
        <w:rPr>
          <w:rtl/>
        </w:rPr>
        <w:t>יש מביאות קרבן ונאכל, ויש מביאות קרבן ואינו נאכל, ויש שאינם מביאות.</w:t>
      </w:r>
    </w:p>
    <w:p w:rsidR="00E403F0" w:rsidRPr="00D65BEC" w:rsidRDefault="00E403F0" w:rsidP="00E403F0">
      <w:pPr>
        <w:pStyle w:val="afff9"/>
        <w:rPr>
          <w:rtl/>
        </w:rPr>
      </w:pPr>
      <w:r w:rsidRPr="00D65BEC">
        <w:rPr>
          <w:rtl/>
        </w:rPr>
        <w:t>אלו מביאות</w:t>
      </w:r>
      <w:r w:rsidRPr="00D65BEC">
        <w:rPr>
          <w:rFonts w:hint="cs"/>
          <w:rtl/>
        </w:rPr>
        <w:t xml:space="preserve"> </w:t>
      </w:r>
      <w:r w:rsidRPr="00D65BEC">
        <w:rPr>
          <w:rtl/>
        </w:rPr>
        <w:t xml:space="preserve">קרבן ונאכל: </w:t>
      </w:r>
      <w:r>
        <w:rPr>
          <w:rStyle w:val="TanaimMishna"/>
          <w:rFonts w:hint="cs"/>
          <w:rtl/>
          <w:rPrChange w:id="20003" w:author="קלוד" w:date="2026-10-11T09:07:19Z">
            <w:rPr>
              <w:rFonts w:hint="cs"/>
              <w:rtl/>
            </w:rPr>
          </w:rPrChange>
        </w:rPr>
        <w:t xml:space="preserve">רבי מאיר</w:t>
      </w:r>
      <w:r>
        <w:rPr>
          <w:rStyle w:val="TanaimMishna"/>
          <w:rFonts w:hint="cs"/>
          <w:rtl/>
          <w:rPrChange w:id="95547" w:author="Claude" w:date="2026-10-11T09:07:45Z">
            <w:rPr>
              <w:rFonts w:hint="cs"/>
              <w:rtl/>
            </w:rPr>
          </w:rPrChange>
        </w:rPr>
        <w:t xml:space="preserve">:</w:t>
      </w:r>
      <w:r>
        <w:rPr>
          <w:rFonts w:hint="cs"/>
          <w:rtl/>
        </w:rPr>
        <w:t xml:space="preserve"> </w:t>
      </w:r>
      <w:r w:rsidRPr="00D65BEC">
        <w:rPr>
          <w:rtl/>
        </w:rPr>
        <w:t xml:space="preserve">המפלת כמין בהמה חיה ועוף, </w:t>
      </w:r>
    </w:p>
    <w:p w:rsidR="00E403F0" w:rsidRPr="00D65BEC" w:rsidRDefault="00E403F0" w:rsidP="00E403F0">
      <w:pPr>
        <w:pStyle w:val="afff9"/>
        <w:rPr>
          <w:rtl/>
        </w:rPr>
      </w:pPr>
      <w:r w:rsidRPr="00D65BEC">
        <w:rPr>
          <w:rtl/>
        </w:rPr>
        <w:t>וחכ"א: עד שיהא בו מצורת אדם, המפלת סנדל או שיליא או שפיר מרוקם, והיוצא מחותך, וכן שפחה שהפילה, מביאה קרבן ונאכל.</w:t>
      </w:r>
    </w:p>
    <w:p w:rsidR="00E403F0" w:rsidRPr="00D65BEC" w:rsidRDefault="00E403F0" w:rsidP="00E403F0">
      <w:pPr>
        <w:pStyle w:val="afff9"/>
        <w:rPr>
          <w:rtl/>
        </w:rPr>
      </w:pPr>
    </w:p>
    <w:p w:rsidR="00E403F0" w:rsidRPr="00D65BEC" w:rsidRDefault="00E403F0" w:rsidP="00E403F0">
      <w:pPr>
        <w:pStyle w:val="afff9"/>
        <w:rPr>
          <w:rtl/>
        </w:rPr>
      </w:pPr>
      <w:r w:rsidRPr="00D65BEC">
        <w:rPr>
          <w:rtl/>
        </w:rPr>
        <w:t xml:space="preserve">ואלו מביאות ואינן נאכלות: המפלת ואין יודע מה הפילה, </w:t>
      </w:r>
    </w:p>
    <w:p w:rsidR="00E403F0" w:rsidRPr="00D65BEC" w:rsidRDefault="00E403F0" w:rsidP="00E403F0">
      <w:pPr>
        <w:pStyle w:val="afff9"/>
        <w:rPr>
          <w:rtl/>
        </w:rPr>
      </w:pPr>
      <w:r w:rsidRPr="00D65BEC">
        <w:rPr>
          <w:rtl/>
        </w:rPr>
        <w:t>ושתי נשים שהפילו אחת ממין פטור ואחת ממין חובה.</w:t>
      </w:r>
    </w:p>
    <w:p w:rsidR="00E403F0" w:rsidRPr="00D65BEC" w:rsidRDefault="00E403F0" w:rsidP="00E403F0">
      <w:pPr>
        <w:pStyle w:val="afff9"/>
        <w:rPr>
          <w:rtl/>
        </w:rPr>
      </w:pPr>
      <w:r w:rsidRPr="00D65BEC">
        <w:rPr>
          <w:rtl/>
        </w:rPr>
        <w:t>א"ר יוסי אימתי? בזמן שהלכו זה למזרח וזה למערב, אבל אם היו שתיהן עומדות - שתיהן מביאות קרבן ונאכל.</w:t>
      </w:r>
    </w:p>
    <w:p w:rsidR="00E403F0" w:rsidRPr="00D65BEC" w:rsidRDefault="00E403F0" w:rsidP="00E403F0">
      <w:pPr>
        <w:pStyle w:val="afff9"/>
        <w:rPr>
          <w:rtl/>
        </w:rPr>
      </w:pPr>
      <w:r w:rsidRPr="00D65BEC">
        <w:rPr>
          <w:rtl/>
        </w:rPr>
        <w:t xml:space="preserve">אלו שאין מביאות: המפלת שפיר מלא מים מלא דם מלא גנינים, </w:t>
      </w:r>
    </w:p>
    <w:p w:rsidR="00E403F0" w:rsidRPr="00D65BEC" w:rsidRDefault="00E403F0" w:rsidP="00E403F0">
      <w:pPr>
        <w:pStyle w:val="afff9"/>
        <w:rPr>
          <w:rtl/>
        </w:rPr>
      </w:pPr>
      <w:r w:rsidRPr="00D65BEC">
        <w:rPr>
          <w:rtl/>
        </w:rPr>
        <w:t xml:space="preserve">המפלת כמין דגים וחגבים ושקצים ורמשים, המפלת יום ארבעים, ויוצא דופן, </w:t>
      </w:r>
    </w:p>
    <w:p w:rsidR="00E403F0" w:rsidRPr="00D65BEC" w:rsidRDefault="00E403F0" w:rsidP="00E403F0">
      <w:pPr>
        <w:pStyle w:val="afff9"/>
        <w:rPr>
          <w:rtl/>
        </w:rPr>
      </w:pPr>
      <w:r>
        <w:rPr>
          <w:rStyle w:val="TanaimMishna"/>
          <w:rtl/>
          <w:rPrChange w:id="95548" w:author="Claude" w:date="2026-10-11T09:07:45Z">
            <w:rPr>
              <w:rtl/>
            </w:rPr>
          </w:rPrChange>
        </w:rPr>
        <w:t xml:space="preserve">ר' שמעון</w:t>
      </w:r>
      <w:r>
        <w:rPr>
          <w:rtl/>
        </w:rPr>
        <w:t xml:space="preserve"> מחייב ביוצא דופן.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79" w:author="קלוד" w:date="2026-10-11T12:26:18Z"/>
        </w:rPr>
      </w:pPr>
      <w:ins w:id="90180" w:author="קלוד" w:date="2026-10-11T12:26:18Z">
        <w:r>
          <w:rPr>
            <w:color w:val="7B3F00"/>
          </w:rPr>
          <w:t xml:space="preserve">שפחה שהפילה - למה נשנית</w:t>
        </w:r>
      </w:ins>
    </w:p>
    <w:p w:rsidR="00E403F0" w:rsidRPr="00AD695E" w:rsidRDefault="00E403F0" w:rsidP="00E403F0">
      <w:pPr>
        <w:rPr>
          <w:rtl/>
        </w:rPr>
      </w:pPr>
      <w:r w:rsidRPr="009239E9">
        <w:rPr>
          <w:rStyle w:val="affff2"/>
          <w:szCs w:val="18"/>
          <w:rtl/>
        </w:rPr>
        <w:t>שפחה</w:t>
      </w:r>
      <w:ins w:id="91779" w:author="מנוע מכני" w:date="2026-10-11T12:04:39Z">
        <w:r>
          <w:rPr>
            <w:rFonts w:hint="cs"/>
            <w:rtl/>
          </w:rPr>
          <w:t xml:space="preserve"> </w:t>
        </w:r>
      </w:ins>
      <w:del w:id="91780" w:author="מנוע מכני" w:date="2026-10-11T12:04:39Z">
        <w:r>
          <w:rPr>
            <w:rFonts w:hint="cs"/>
            <w:rtl/>
          </w:rPr>
          <w:delText xml:space="preserve">  </w:delText>
        </w:r>
      </w:del>
      <w:r>
        <w:rPr>
          <w:rFonts w:hint="cs"/>
          <w:rtl/>
        </w:rPr>
        <w:t xml:space="preserve">'</w:t>
      </w:r>
      <w:ins w:id="90301" w:author="Claude - סמנטי" w:date="2026-10-11T12:21:47Z">
        <w:r>
          <w:rPr>
            <w:rStyle w:val="afffff0"/>
            <w:rFonts w:hint="cs"/>
            <w:rtl/>
          </w:rPr>
          <w:t xml:space="preserve">אִשָּׁה</w:t>
        </w:r>
      </w:ins>
      <w:del w:id="90302" w:author="Claude - סמנטי" w:date="2026-10-11T12:21:47Z">
        <w:r>
          <w:rPr>
            <w:rFonts w:hint="cs"/>
            <w:rtl/>
          </w:rPr>
          <w:delText xml:space="preserve">אשה</w:delText>
        </w:r>
      </w:del>
      <w:r>
        <w:rPr>
          <w:rFonts w:hint="cs"/>
          <w:rtl/>
        </w:rPr>
        <w:t xml:space="preserve">' </w:t>
      </w:r>
      <w:r>
        <w:rPr>
          <w:rtl/>
        </w:rPr>
        <w:t>–</w:t>
      </w:r>
      <w:r>
        <w:rPr>
          <w:rFonts w:hint="cs"/>
          <w:rtl/>
        </w:rPr>
        <w:t xml:space="preserve"> לרבות </w:t>
      </w:r>
      <w:r>
        <w:rPr>
          <w:rtl/>
        </w:rPr>
        <w:t xml:space="preserve">גיורת ושפחה </w:t>
      </w:r>
    </w:p>
    <w:p w:rsidR="00E403F0" w:rsidRPr="00AD695E" w:rsidRDefault="00E403F0" w:rsidP="00E403F0">
      <w:pPr>
        <w:rPr>
          <w:rtl/>
        </w:rPr>
      </w:pPr>
      <w:r w:rsidRPr="00A757C8">
        <w:rPr>
          <w:rtl/>
        </w:rPr>
        <w:t>וכן שפחה</w:t>
      </w:r>
      <w:r w:rsidRPr="00A757C8">
        <w:rPr>
          <w:rFonts w:hint="cs"/>
          <w:rtl/>
        </w:rPr>
        <w:t xml:space="preserve"> </w:t>
      </w:r>
      <w:r w:rsidRPr="00A757C8">
        <w:rPr>
          <w:rFonts w:hint="cs"/>
          <w:rtl/>
        </w:rPr>
        <w:t xml:space="preserve">סד</w:t>
      </w:r>
      <w:r w:rsidRPr="00A757C8">
        <w:rPr>
          <w:rtl/>
        </w:rPr>
        <w:t>"</w:t>
      </w:r>
      <w:r w:rsidRPr="00A757C8">
        <w:rPr>
          <w:rFonts w:hint="cs"/>
          <w:rtl/>
        </w:rPr>
        <w:t xml:space="preserve">א</w:t>
      </w:r>
      <w:r w:rsidRPr="00A757C8">
        <w:rPr>
          <w:rFonts w:hint="cs"/>
          <w:rtl/>
        </w:rPr>
        <w:t xml:space="preserve"> </w:t>
      </w:r>
      <w:r w:rsidRPr="00A757C8">
        <w:rPr>
          <w:rtl/>
        </w:rPr>
        <w:t xml:space="preserve">כי </w:t>
      </w:r>
      <w:ins w:id="90397" w:author="מנוע מכני" w:date="2026-10-11T12:04:39Z">
        <w:r>
          <w:rPr>
            <w:rtl/>
          </w:rPr>
          <w:t xml:space="preserve">אומרים</w:t>
        </w:r>
      </w:ins>
      <w:del w:id="90398" w:author="מנוע מכני" w:date="2026-10-11T12:04:39Z">
        <w:r w:rsidRPr="00A757C8">
          <w:rPr>
            <w:rtl/>
          </w:rPr>
          <w:delText xml:space="preserve">אמרינן</w:delText>
        </w:r>
      </w:del>
      <w:r w:rsidRPr="00A757C8">
        <w:rPr>
          <w:rtl/>
        </w:rPr>
        <w:t xml:space="preserve"> כל מצות שהאשה חייבת בה עבד חייב בה, </w:t>
      </w:r>
      <w:r w:rsidRPr="00A757C8">
        <w:rPr>
          <w:rtl/>
        </w:rPr>
        <w:t xml:space="preserve">ה"מ</w:t>
      </w:r>
      <w:r w:rsidRPr="00A757C8">
        <w:rPr>
          <w:rtl/>
        </w:rPr>
        <w:t xml:space="preserve"> בדבר ששוה בין איש ובין אשה, </w:t>
      </w:r>
    </w:p>
    <w:p w:rsidR="00E403F0" w:rsidRPr="00AD695E" w:rsidRDefault="00E403F0" w:rsidP="00E403F0">
      <w:pPr>
        <w:rPr>
          <w:rtl/>
        </w:rPr>
      </w:pPr>
      <w:r>
        <w:rPr>
          <w:rtl/>
        </w:rPr>
        <w:t xml:space="preserve">אבל יולדת דבנשים </w:t>
      </w:r>
      <w:ins w:id="92861" w:author="מנוע מכני" w:date="2026-10-11T12:04:39Z">
        <w:r>
          <w:rPr>
            <w:rtl/>
          </w:rPr>
          <w:t xml:space="preserve">ישנו</w:t>
        </w:r>
      </w:ins>
      <w:del w:id="92862" w:author="מנוע מכני" w:date="2026-10-11T12:04:39Z">
        <w:r>
          <w:rPr>
            <w:rtl/>
          </w:rPr>
          <w:delText xml:space="preserve">איתא</w:delText>
        </w:r>
      </w:del>
      <w:r>
        <w:rPr>
          <w:rtl/>
        </w:rPr>
        <w:t xml:space="preserve"> </w:t>
      </w:r>
      <w:r>
        <w:rPr>
          <w:rFonts w:hint="cs"/>
          <w:rtl/>
        </w:rPr>
        <w:t xml:space="preserve">ולא </w:t>
      </w:r>
      <w:r>
        <w:rPr>
          <w:rtl/>
        </w:rPr>
        <w:t xml:space="preserve">באנשים, אימא </w:t>
      </w:r>
      <w:r>
        <w:rPr>
          <w:rtl/>
        </w:rPr>
        <w:t xml:space="preserve">לא</w:t>
      </w:r>
      <w:r>
        <w:rPr>
          <w:rtl/>
        </w:rPr>
        <w:t xml:space="preserve"> תחייב שפחה, אהכי תנא שפחה.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77" w:author="קלוד" w:date="2026-10-11T12:26:18Z"/>
        </w:rPr>
      </w:pPr>
      <w:ins w:id="90178" w:author="קלוד" w:date="2026-10-11T12:26:18Z">
        <w:r>
          <w:rPr>
            <w:color w:val="7B3F00"/>
          </w:rPr>
          <w:t xml:space="preserve">שתי נשים שהפילו אחת ממין פטור ואחת ממין חובה</w:t>
        </w:r>
      </w:ins>
    </w:p>
    <w:p w:rsidR="00E403F0" w:rsidRPr="00AD695E" w:rsidRDefault="00E403F0" w:rsidP="00E403F0">
      <w:pPr>
        <w:rPr>
          <w:rtl/>
        </w:rPr>
      </w:pPr>
      <w:r w:rsidRPr="009239E9">
        <w:rPr>
          <w:rStyle w:val="affff2"/>
          <w:szCs w:val="18"/>
          <w:rtl/>
        </w:rPr>
        <w:t xml:space="preserve">אלו מביאין קרבן כו' </w:t>
      </w:r>
      <w:r>
        <w:rPr>
          <w:rtl/>
        </w:rPr>
        <w:t xml:space="preserve">– </w:t>
      </w:r>
    </w:p>
    <w:p w:rsidR="00E403F0" w:rsidRPr="00AD695E" w:rsidRDefault="00E403F0" w:rsidP="00E403F0">
      <w:pPr>
        <w:rPr>
          <w:rtl/>
        </w:rPr>
      </w:pPr>
      <w:ins w:id="91085" w:author="מנוע מכני" w:date="2026-10-11T12:04:39Z">
        <w:r>
          <w:rPr>
            <w:rtl/>
          </w:rPr>
          <w:t xml:space="preserve">מה</w:t>
        </w:r>
      </w:ins>
      <w:del w:id="91086" w:author="מנוע מכני" w:date="2026-10-11T12:04:39Z">
        <w:r>
          <w:rPr>
            <w:rtl/>
          </w:rPr>
          <w:delText xml:space="preserve">מאי</w:delText>
        </w:r>
      </w:del>
      <w:r>
        <w:rPr>
          <w:rtl/>
        </w:rPr>
        <w:t xml:space="preserve"> עבדין? מייתין </w:t>
      </w:r>
      <w:ins w:id="90399" w:author="מנוע מכני" w:date="2026-10-11T12:04:39Z">
        <w:r>
          <w:rPr>
            <w:rtl/>
          </w:rPr>
          <w:t xml:space="preserve">שניהם</w:t>
        </w:r>
      </w:ins>
      <w:del w:id="90400" w:author="מנוע מכני" w:date="2026-10-11T12:04:39Z">
        <w:r>
          <w:rPr>
            <w:rtl/>
          </w:rPr>
          <w:delText xml:space="preserve">תרוייהו</w:delText>
        </w:r>
      </w:del>
      <w:r>
        <w:rPr>
          <w:rtl/>
        </w:rPr>
        <w:t xml:space="preserve"> חד קרבן ודאי וחטאת עוף ספק </w:t>
      </w:r>
      <w:ins w:id="92675" w:author="מנוע מכני" w:date="2026-10-11T12:04:39Z">
        <w:r>
          <w:rPr>
            <w:rtl/>
          </w:rPr>
          <w:t xml:space="preserve">ושונה</w:t>
        </w:r>
      </w:ins>
      <w:del w:id="92676" w:author="מנוע מכני" w:date="2026-10-11T12:04:39Z">
        <w:r>
          <w:rPr>
            <w:rtl/>
          </w:rPr>
          <w:delText xml:space="preserve">ומתני</w:delText>
        </w:r>
      </w:del>
      <w:r>
        <w:rPr>
          <w:rtl/>
        </w:rPr>
        <w:t xml:space="preserve">.</w:t>
      </w:r>
    </w:p>
    <w:p w:rsidR="00E403F0" w:rsidRPr="00AD695E" w:rsidRDefault="00E403F0" w:rsidP="00E403F0">
      <w:pPr>
        <w:rPr>
          <w:rtl/>
        </w:rPr>
      </w:pPr>
      <w:r>
        <w:rPr>
          <w:rFonts w:hint="cs"/>
          <w:rtl/>
        </w:rPr>
        <w:t xml:space="preserve">ואפי' </w:t>
      </w:r>
      <w:r>
        <w:rPr>
          <w:rStyle w:val="2fb"/>
          <w:rFonts w:hint="cs"/>
          <w:rtl/>
        </w:rPr>
        <w:t xml:space="preserve">רבי יוסי</w:t>
      </w:r>
      <w:r>
        <w:rPr>
          <w:rFonts w:hint="cs"/>
          <w:rtl/>
        </w:rPr>
        <w:t xml:space="preserve"> דאין תנאי </w:t>
      </w:r>
      <w:ins w:id="90401" w:author="מנוע מכני" w:date="2026-10-11T12:04:39Z">
        <w:r>
          <w:rPr>
            <w:rFonts w:hint="cs"/>
            <w:rtl/>
          </w:rPr>
          <w:t xml:space="preserve">שהרי</w:t>
        </w:r>
      </w:ins>
      <w:del w:id="90402" w:author="מנוע מכני" w:date="2026-10-11T12:04:39Z">
        <w:r>
          <w:rPr>
            <w:rFonts w:hint="cs"/>
            <w:rtl/>
          </w:rPr>
          <w:delText xml:space="preserve">דהא</w:delText>
        </w:r>
      </w:del>
      <w:r>
        <w:rPr>
          <w:rFonts w:hint="cs"/>
          <w:rtl/>
        </w:rPr>
        <w:t xml:space="preserve"> פליג </w:t>
      </w:r>
      <w:r>
        <w:rPr>
          <w:rStyle w:val="2fb"/>
          <w:rFonts w:hint="cs"/>
          <w:rtl/>
        </w:rPr>
        <w:t xml:space="preserve">אר</w:t>
      </w:r>
      <w:r>
        <w:rPr>
          <w:rStyle w:val="2fb"/>
          <w:rtl/>
        </w:rPr>
        <w:t>"</w:t>
      </w:r>
      <w:r>
        <w:rPr>
          <w:rStyle w:val="2fb"/>
          <w:rFonts w:hint="cs"/>
          <w:rtl/>
        </w:rPr>
        <w:t xml:space="preserve">ש</w:t>
      </w:r>
      <w:r>
        <w:rPr>
          <w:rFonts w:hint="cs"/>
          <w:rtl/>
        </w:rPr>
        <w:t xml:space="preserve"> </w:t>
      </w:r>
      <w:ins w:id="92533" w:author="מנוע מכני" w:date="2026-10-11T12:04:39Z">
        <w:r>
          <w:rPr>
            <w:rFonts w:hint="cs"/>
            <w:rtl/>
          </w:rPr>
          <w:t xml:space="preserve">וסבר</w:t>
        </w:r>
      </w:ins>
      <w:del w:id="92534" w:author="מנוע מכני" w:date="2026-10-11T12:04:39Z">
        <w:r>
          <w:rPr>
            <w:rFonts w:hint="cs"/>
            <w:rtl/>
          </w:rPr>
          <w:delText xml:space="preserve">וס</w:delText>
        </w:r>
        <w:r>
          <w:rPr>
            <w:rtl/>
          </w:rPr>
          <w:delText xml:space="preserve">"</w:delText>
        </w:r>
        <w:r>
          <w:rPr>
            <w:rFonts w:hint="cs"/>
            <w:rtl/>
          </w:rPr>
          <w:delText xml:space="preserve">ל</w:delText>
        </w:r>
      </w:del>
      <w:r>
        <w:rPr>
          <w:rFonts w:hint="cs"/>
          <w:rtl/>
        </w:rPr>
        <w:t xml:space="preserve"> דאין שניהן מביאות חטאת אחת </w:t>
      </w:r>
    </w:p>
    <w:p w:rsidR="00E403F0" w:rsidRPr="00AD695E" w:rsidRDefault="00E403F0" w:rsidP="00E403F0">
      <w:pPr>
        <w:rPr>
          <w:rtl/>
        </w:rPr>
      </w:pPr>
      <w:r>
        <w:rPr>
          <w:rFonts w:hint="cs"/>
          <w:rtl/>
        </w:rPr>
        <w:t>מ</w:t>
      </w:r>
      <w:r>
        <w:rPr>
          <w:rtl/>
        </w:rPr>
        <w:t>"</w:t>
      </w:r>
      <w:r>
        <w:rPr>
          <w:rFonts w:hint="cs"/>
          <w:rtl/>
        </w:rPr>
        <w:t xml:space="preserve">מ מודה </w:t>
      </w:r>
      <w:r>
        <w:rPr>
          <w:rStyle w:val="2fb"/>
          <w:rFonts w:hint="cs"/>
          <w:rtl/>
        </w:rPr>
        <w:t xml:space="preserve">רבי יוסי</w:t>
      </w:r>
      <w:r>
        <w:rPr>
          <w:rFonts w:hint="cs"/>
          <w:rtl/>
        </w:rPr>
        <w:t xml:space="preserve"> במחוסר כפרה </w:t>
      </w:r>
    </w:p>
    <w:p w:rsidR="00E403F0" w:rsidRPr="00AD695E" w:rsidRDefault="00E403F0" w:rsidP="00E403F0">
      <w:pPr>
        <w:rPr>
          <w:rtl/>
        </w:rPr>
      </w:pPr>
      <w:ins w:id="90403" w:author="מנוע מכני" w:date="2026-10-11T12:04:39Z">
        <w:r>
          <w:rPr>
            <w:rFonts w:hint="cs"/>
            <w:rtl/>
          </w:rPr>
          <w:t xml:space="preserve">דשם</w:t>
        </w:r>
      </w:ins>
      <w:del w:id="90404" w:author="מנוע מכני" w:date="2026-10-11T12:04:39Z">
        <w:r>
          <w:rPr>
            <w:rFonts w:hint="cs"/>
            <w:rtl/>
          </w:rPr>
          <w:delText xml:space="preserve">ד</w:delText>
        </w:r>
        <w:r>
          <w:rPr>
            <w:rtl/>
          </w:rPr>
          <w:delText xml:space="preserve">התם</w:delText>
        </w:r>
      </w:del>
      <w:r>
        <w:rPr>
          <w:rtl/>
        </w:rPr>
        <w:t xml:space="preserve"> בעי </w:t>
      </w:r>
      <w:ins w:id="92865" w:author="מנוע מכני" w:date="2026-10-11T12:04:39Z">
        <w:r>
          <w:rPr>
            <w:rtl/>
          </w:rPr>
          <w:t xml:space="preserve">אדם</w:t>
        </w:r>
      </w:ins>
      <w:del w:id="92866" w:author="מנוע מכני" w:date="2026-10-11T12:04:39Z">
        <w:r>
          <w:rPr>
            <w:rtl/>
          </w:rPr>
          <w:delText xml:space="preserve">גברא</w:delText>
        </w:r>
      </w:del>
      <w:r>
        <w:rPr>
          <w:rtl/>
        </w:rPr>
        <w:t xml:space="preserve"> ידיעה, ד</w:t>
      </w:r>
      <w:r>
        <w:rPr>
          <w:rFonts w:hint="cs"/>
          <w:rtl/>
        </w:rPr>
        <w:t>'</w:t>
      </w:r>
      <w:ins w:id="90303" w:author="Claude - סמנטי" w:date="2026-10-11T12:21:47Z">
        <w:r>
          <w:rPr>
            <w:rStyle w:val="afffff0"/>
            <w:rtl/>
          </w:rPr>
          <w:t xml:space="preserve">אוֹ הוֹדַע אֵלָיו חַטָּאתוֹ</w:t>
        </w:r>
      </w:ins>
      <w:del w:id="90304" w:author="Claude - סמנטי" w:date="2026-10-11T12:21:47Z">
        <w:r>
          <w:rPr>
            <w:rtl/>
          </w:rPr>
          <w:delText xml:space="preserve">או הודע אליו חטאתו</w:delText>
        </w:r>
      </w:del>
      <w:r>
        <w:rPr>
          <w:rFonts w:hint="cs"/>
          <w:rtl/>
        </w:rPr>
        <w:t>'</w:t>
      </w:r>
      <w:r>
        <w:rPr>
          <w:rtl/>
        </w:rPr>
        <w:t xml:space="preserve">, </w:t>
      </w:r>
      <w:ins w:id="92863" w:author="מנוע מכני" w:date="2026-10-11T12:04:39Z">
        <w:r>
          <w:rPr>
            <w:rtl/>
          </w:rPr>
          <w:t xml:space="preserve">לפיכך</w:t>
        </w:r>
      </w:ins>
      <w:del w:id="92864" w:author="מנוע מכני" w:date="2026-10-11T12:04:39Z">
        <w:r>
          <w:rPr>
            <w:rtl/>
          </w:rPr>
          <w:delText xml:space="preserve">הילכך</w:delText>
        </w:r>
      </w:del>
      <w:r>
        <w:rPr>
          <w:rtl/>
        </w:rPr>
        <w:t xml:space="preserve"> </w:t>
      </w:r>
      <w:r>
        <w:rPr>
          <w:rtl/>
        </w:rPr>
        <w:t xml:space="preserve">לא</w:t>
      </w:r>
      <w:r>
        <w:rPr>
          <w:rtl/>
        </w:rPr>
        <w:t xml:space="preserve"> מתיין </w:t>
      </w:r>
      <w:ins w:id="92677" w:author="מנוע מכני" w:date="2026-10-11T12:04:39Z">
        <w:r>
          <w:rPr>
            <w:rtl/>
          </w:rPr>
          <w:t xml:space="preserve">ושונה</w:t>
        </w:r>
      </w:ins>
      <w:del w:id="92678" w:author="מנוע מכני" w:date="2026-10-11T12:04:39Z">
        <w:r>
          <w:rPr>
            <w:rtl/>
          </w:rPr>
          <w:delText xml:space="preserve">ומתני</w:delText>
        </w:r>
      </w:del>
      <w:ins w:id="91781" w:author="מנוע מכני" w:date="2026-10-11T12:04:39Z">
        <w:r>
          <w:rPr>
            <w:rtl/>
          </w:rPr>
          <w:t xml:space="preserve">,</w:t>
        </w:r>
      </w:ins>
      <w:del w:id="91782" w:author="מנוע מכני" w:date="2026-10-11T12:04:39Z">
        <w:r>
          <w:rPr>
            <w:rtl/>
          </w:rPr>
          <w:delText xml:space="preserve">;</w:delText>
        </w:r>
      </w:del>
    </w:p>
    <w:p w:rsidR="00E403F0" w:rsidRPr="00AD695E" w:rsidRDefault="00E403F0" w:rsidP="00E403F0">
      <w:pPr>
        <w:rPr>
          <w:rtl/>
        </w:rPr>
      </w:pPr>
      <w:r>
        <w:rPr>
          <w:rtl/>
        </w:rPr>
        <w:t xml:space="preserve">אבל </w:t>
      </w:r>
      <w:ins w:id="90405" w:author="מנוע מכני" w:date="2026-10-11T12:04:39Z">
        <w:r>
          <w:rPr>
            <w:rtl/>
          </w:rPr>
          <w:t xml:space="preserve">כאן</w:t>
        </w:r>
      </w:ins>
      <w:del w:id="90406" w:author="מנוע מכני" w:date="2026-10-11T12:04:39Z">
        <w:r>
          <w:rPr>
            <w:rtl/>
          </w:rPr>
          <w:delText xml:space="preserve">הכא</w:delText>
        </w:r>
      </w:del>
      <w:r>
        <w:rPr>
          <w:rtl/>
        </w:rPr>
        <w:t xml:space="preserve">, כי מתיין נשים קרבן לאישתרויי באכילת קדשים, </w:t>
      </w:r>
    </w:p>
    <w:p>
      <w:pPr>
        <w:pStyle w:val="38"/>
        <w:rPr>
          <w:ins w:id="93401" w:author="מנוע מכני" w:date="2026-10-11T12:04:39Z"/>
        </w:rPr>
      </w:pPr>
      <w:r>
        <w:t xml:space="preserve">כדתניא סיפא רבי יוסי</w:t>
      </w:r>
      <w:del w:id="94488" w:author="מנוע מכני" w:date="2026-10-11T12:04:39Z">
        <w:r>
          <w:delText xml:space="preserve"> אומר</w:delText>
        </w:r>
      </w:del>
      <w:r>
        <w:t xml:space="preserve">:</w:t>
      </w:r>
    </w:p>
    <w:p w:rsidR="00E403F0" w:rsidRPr="00AD695E" w:rsidRDefault="00E403F0" w:rsidP="00E403F0">
      <w:pPr>
        <w:rPr>
          <w:rtl/>
        </w:rPr>
      </w:pPr>
      <w:del w:id="93402" w:author="מנוע מכני" w:date="2026-10-11T12:04:39Z">
        <w:r>
          <w:rPr>
            <w:rtl/>
          </w:rPr>
          <w:delText xml:space="preserve"> </w:delText>
        </w:r>
      </w:del>
      <w:r>
        <w:rPr>
          <w:rtl/>
        </w:rPr>
        <w:t xml:space="preserve">כל חטאת שהיא באה על חטא - אין שתים מביאות אותה.</w:t>
      </w:r>
    </w:p>
    <w:p w:rsidR="00E403F0" w:rsidRPr="00AD695E" w:rsidRDefault="00E403F0" w:rsidP="00E403F0">
      <w:pPr>
        <w:jc w:val="center"/>
        <w:rPr>
          <w:del w:id="90004" w:author="מנוע עיצוב" w:date="2026-10-11T12:09:26Z"/>
          <w:rtl/>
        </w:rPr>
      </w:pPr>
      <w:del w:id="9000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2" w:author="קלוד" w:date="2026-10-11T09:07:19Z">
          <w:pPr>
            <w:pStyle w:val="affff1"/>
            <w:rPr>
              <w:rtl/>
            </w:rPr>
          </w:pPr>
        </w:pPrChange>
      </w:pPr>
      <w:ins w:id="9802" w:author="מספור קטעי משנה" w:date="2026-10-11T09:35:06Z">
        <w:r>
          <w:rPr>
            <w:rStyle w:val="MisparKeta"/>
          </w:rPr>
          <w:t xml:space="preserve">ד. </w:t>
        </w:r>
      </w:ins>
      <w:r>
        <w:rPr>
          <w:rtl/>
        </w:rPr>
        <w:t>אלו שאין מביאות כו', ר' שמעון מחייב ביוצא דופן.</w:t>
      </w:r>
    </w:p>
    <w:p>
      <w:pPr>
        <w:pStyle w:val="38"/>
        <w:rPr>
          <w:ins w:id="93403" w:author="מנוע מכני" w:date="2026-10-11T12:04:39Z"/>
        </w:rPr>
      </w:pPr>
      <w:r>
        <w:t>טעמא דר</w:t>
      </w:r>
      <w:r>
        <w:t>"</w:t>
      </w:r>
      <w:r>
        <w:t xml:space="preserve">ש:</w:t>
      </w:r>
    </w:p>
    <w:p w:rsidR="00E403F0" w:rsidRPr="00AD695E" w:rsidRDefault="00E403F0" w:rsidP="00E403F0">
      <w:pPr>
        <w:rPr>
          <w:rtl/>
        </w:rPr>
      </w:pPr>
      <w:del w:id="93404" w:author="מנוע מכני" w:date="2026-10-11T12:04:39Z">
        <w:r>
          <w:rPr>
            <w:rFonts w:hint="cs"/>
            <w:rtl/>
          </w:rPr>
          <w:delText xml:space="preserve"> </w:delText>
        </w:r>
      </w:del>
      <w:r>
        <w:rPr>
          <w:rStyle w:val="2fb"/>
          <w:rFonts w:hint="cs"/>
          <w:rtl/>
        </w:rPr>
        <w:t xml:space="preserve">ר</w:t>
      </w:r>
      <w:r>
        <w:rPr>
          <w:rStyle w:val="2fb"/>
          <w:rtl/>
        </w:rPr>
        <w:t>"</w:t>
      </w:r>
      <w:r>
        <w:rPr>
          <w:rStyle w:val="2fb"/>
          <w:rFonts w:hint="cs"/>
          <w:rtl/>
        </w:rPr>
        <w:t xml:space="preserve">ל</w:t>
      </w:r>
      <w:r>
        <w:rPr>
          <w:rFonts w:hint="cs"/>
          <w:rtl/>
        </w:rPr>
        <w:t xml:space="preserve">:</w:t>
      </w:r>
      <w:r>
        <w:rPr>
          <w:rtl/>
        </w:rPr>
        <w:t xml:space="preserve"> </w:t>
      </w:r>
      <w:r>
        <w:rPr>
          <w:rFonts w:hint="cs"/>
          <w:rtl/>
        </w:rPr>
        <w:t>'</w:t>
      </w:r>
      <w:ins w:id="90305" w:author="Claude - סמנטי" w:date="2026-10-11T12:21:47Z">
        <w:r>
          <w:rPr>
            <w:rStyle w:val="afffff0"/>
            <w:rtl/>
          </w:rPr>
          <w:t xml:space="preserve">וְאִם נְקֵבָה תֵלֵד</w:t>
        </w:r>
      </w:ins>
      <w:del w:id="90306" w:author="Claude - סמנטי" w:date="2026-10-11T12:21:47Z">
        <w:r>
          <w:rPr>
            <w:rtl/>
          </w:rPr>
          <w:delText xml:space="preserve">ואם נקבה תלד</w:delText>
        </w:r>
      </w:del>
      <w:r>
        <w:rPr>
          <w:rFonts w:hint="cs"/>
          <w:rtl/>
        </w:rPr>
        <w:t>'</w:t>
      </w:r>
      <w:r>
        <w:rPr>
          <w:rtl/>
        </w:rPr>
        <w:t>, לרבות לידה אחרת</w:t>
      </w:r>
      <w:r>
        <w:rPr>
          <w:rFonts w:hint="cs"/>
          <w:rtl/>
        </w:rPr>
        <w:t xml:space="preserve">- </w:t>
      </w:r>
      <w:r>
        <w:rPr>
          <w:rtl/>
        </w:rPr>
        <w:t>יוצא דופן.</w:t>
      </w:r>
    </w:p>
    <w:p>
      <w:pPr>
        <w:pStyle w:val="38"/>
        <w:rPr>
          <w:ins w:id="93405" w:author="מנוע מכני" w:date="2026-10-11T12:04:39Z"/>
        </w:rPr>
      </w:pPr>
      <w:r>
        <w:tab/>
        <w:t>ורבנן</w:t>
      </w:r>
      <w:r>
        <w:t>:</w:t>
      </w:r>
    </w:p>
    <w:p w:rsidR="00E403F0" w:rsidRPr="00AD695E" w:rsidRDefault="00E403F0" w:rsidP="00E403F0">
      <w:pPr>
        <w:rPr>
          <w:rtl/>
        </w:rPr>
      </w:pPr>
      <w:del w:id="93406" w:author="מנוע מכני" w:date="2026-10-11T12:04:39Z">
        <w:r>
          <w:rPr>
            <w:rtl/>
          </w:rPr>
          <w:delText xml:space="preserve"> </w:delText>
        </w:r>
      </w:del>
      <w:r>
        <w:rPr>
          <w:rStyle w:val="2fb"/>
          <w:rFonts w:hint="cs"/>
          <w:rtl/>
        </w:rPr>
        <w:t xml:space="preserve">אר</w:t>
      </w:r>
      <w:ins w:id="90005" w:author="מנוע מכני" w:date="2026-10-11T12:04:39Z">
        <w:r>
          <w:rPr>
            <w:rStyle w:val="2fb"/>
            <w:rFonts w:hint="cs"/>
            <w:rtl/>
          </w:rPr>
          <w:t xml:space="preserve">ב"פ</w:t>
        </w:r>
      </w:ins>
      <w:del w:id="90006" w:author="מנוע מכני" w:date="2026-10-11T12:04:39Z">
        <w:r>
          <w:rPr>
            <w:rFonts w:hint="cs"/>
            <w:rtl/>
          </w:rPr>
          <w:delText xml:space="preserve">ב</w:delText>
        </w:r>
        <w:r>
          <w:rPr>
            <w:rtl/>
          </w:rPr>
          <w:delText xml:space="preserve">"</w:delText>
        </w:r>
        <w:r>
          <w:rPr>
            <w:rFonts w:hint="cs"/>
            <w:rtl/>
          </w:rPr>
          <w:delText xml:space="preserve">'פ</w:delText>
        </w:r>
      </w:del>
      <w:r>
        <w:rPr>
          <w:rFonts w:hint="cs"/>
          <w:rtl/>
        </w:rPr>
        <w:t xml:space="preserve">:</w:t>
      </w:r>
      <w:r>
        <w:rPr>
          <w:rtl/>
        </w:rPr>
        <w:t xml:space="preserve"> </w:t>
      </w:r>
      <w:r>
        <w:rPr>
          <w:rFonts w:hint="cs"/>
          <w:rtl/>
        </w:rPr>
        <w:t>'</w:t>
      </w:r>
      <w:ins w:id="90307" w:author="Claude - סמנטי" w:date="2026-10-11T12:21:47Z">
        <w:r>
          <w:rPr>
            <w:rStyle w:val="afffff0"/>
            <w:rtl/>
          </w:rPr>
          <w:t xml:space="preserve">אִשָּׁה כִּי תַזְרִיעַ וְיָלְדָה</w:t>
        </w:r>
      </w:ins>
      <w:del w:id="90308" w:author="Claude - סמנטי" w:date="2026-10-11T12:21:47Z">
        <w:r>
          <w:rPr>
            <w:rtl/>
          </w:rPr>
          <w:delText xml:space="preserve">אשה כי תזריע וילדה</w:delText>
        </w:r>
      </w:del>
      <w:r>
        <w:rPr>
          <w:rFonts w:hint="cs"/>
          <w:rtl/>
        </w:rPr>
        <w:t>'</w:t>
      </w:r>
      <w:r>
        <w:rPr>
          <w:rtl/>
        </w:rPr>
        <w:t>, עד שתלד ממקום שמזרעת.</w:t>
      </w:r>
    </w:p>
    <w:p w:rsidR="00E403F0" w:rsidRPr="00AD695E" w:rsidRDefault="00E403F0" w:rsidP="00E403F0">
      <w:pPr>
        <w:jc w:val="center"/>
        <w:rPr>
          <w:rtl/>
        </w:rPr>
      </w:pPr>
      <w:r w:rsidRPr="00E5675B">
        <w:rPr>
          <w:rFonts w:ascii="BA חניכי הישיבות" w:hAnsi="BA חניכי הישיבות" w:cs="BA חניכי הישיבות"/>
          <w:rtl/>
        </w:rPr>
        <w:lastRenderedPageBreak/>
        <w:t>׻</w:t>
      </w:r>
    </w:p>
    <w:p>
      <w:pPr>
        <w:pStyle w:val="MishnaBatzad"/>
        <w:rPr>
          <w:ins w:id="20133" w:author="קלוד" w:date="2026-10-11T09:07:19Z"/>
        </w:rPr>
      </w:pPr>
      <w:ins w:id="20132" w:author="קלוד" w:date="2026-10-11T09:07:19Z">
        <w:r>
          <w:t xml:space="preserve">משנה ו</w:t>
        </w:r>
      </w:ins>
    </w:p>
    <w:p w:rsidR="00E403F0" w:rsidRPr="00D65BEC" w:rsidRDefault="00E403F0" w:rsidP="00E403F0">
      <w:pPr>
        <w:pStyle w:val="afff9"/>
        <w:rPr>
          <w:del w:id="20073" w:author="קלוד" w:date="2026-10-11T09:07:19Z"/>
          <w:rtl/>
        </w:rPr>
      </w:pPr>
      <w:del w:id="20072" w:author="קלוד" w:date="2026-10-11T09:07:19Z">
        <w:r w:rsidRPr="00D65BEC">
          <w:rPr>
            <w:rtl/>
          </w:rPr>
          <w:delText xml:space="preserve">מתני'.</w:delText>
        </w:r>
      </w:del>
    </w:p>
    <w:p w:rsidR="00E403F0" w:rsidRPr="00D65BEC" w:rsidRDefault="00E403F0" w:rsidP="00E403F0">
      <w:pPr>
        <w:pStyle w:val="afff9"/>
        <w:spacing w:before="120"/>
        <w:rPr>
          <w:rtl/>
        </w:rPr>
        <w:pPrChange w:id="90003" w:author="קלוד" w:date="2026-10-11T12:09:42Z">
          <w:pPr>
            <w:pStyle w:val="afff9"/>
          </w:pPr>
        </w:pPrChange>
      </w:pPr>
      <w:r w:rsidRPr="00D65BEC">
        <w:rPr>
          <w:rtl/>
        </w:rPr>
        <w:t>המפלת לאור שמונים ואחד - ב"ש פוטרין מן הקרבן, וב"ה מחייבין.</w:t>
      </w:r>
    </w:p>
    <w:p w:rsidR="00E403F0" w:rsidRPr="00D65BEC" w:rsidRDefault="00E403F0" w:rsidP="00E403F0">
      <w:pPr>
        <w:pStyle w:val="afff9"/>
        <w:rPr>
          <w:rtl/>
        </w:rPr>
      </w:pPr>
      <w:r w:rsidRPr="00D65BEC">
        <w:rPr>
          <w:rtl/>
        </w:rPr>
        <w:t xml:space="preserve">אמרו ב"ה לב"ש: מ"ש אור שמונים ואחד מיום שמונים ואחד? </w:t>
      </w:r>
    </w:p>
    <w:p w:rsidR="00E403F0" w:rsidRPr="00D65BEC" w:rsidRDefault="00E403F0" w:rsidP="00E403F0">
      <w:pPr>
        <w:pStyle w:val="afff9"/>
        <w:rPr>
          <w:rtl/>
        </w:rPr>
      </w:pPr>
      <w:r w:rsidRPr="00D65BEC">
        <w:rPr>
          <w:rtl/>
        </w:rPr>
        <w:tab/>
        <w:t xml:space="preserve">אם שיוה לו לטומאה לא ישוה לו לקרבן? </w:t>
      </w:r>
    </w:p>
    <w:p w:rsidR="00E403F0" w:rsidRPr="00D65BEC" w:rsidRDefault="00E403F0" w:rsidP="00E403F0">
      <w:pPr>
        <w:pStyle w:val="afff9"/>
        <w:rPr>
          <w:rtl/>
        </w:rPr>
      </w:pPr>
      <w:r w:rsidRPr="00D65BEC">
        <w:rPr>
          <w:rtl/>
        </w:rPr>
        <w:t xml:space="preserve">אמרו להם ב"ש: לא, אם אמרתם במפלת יום שמונים ואחד, שכן יצאה לשעה שהיא ראויה להביא בה קרבן, </w:t>
      </w:r>
    </w:p>
    <w:p w:rsidR="00E403F0" w:rsidRPr="00D64BA8" w:rsidRDefault="00E403F0" w:rsidP="00E403F0">
      <w:pPr>
        <w:pStyle w:val="afff9"/>
        <w:rPr>
          <w:spacing w:val="8"/>
          <w:rtl/>
        </w:rPr>
      </w:pPr>
      <w:r w:rsidRPr="00D64BA8">
        <w:rPr>
          <w:spacing w:val="8"/>
          <w:rtl/>
        </w:rPr>
        <w:tab/>
        <w:t xml:space="preserve">תאמר במפלת לאור שמונים ואחד, שלא יצאה לשעה שהיא ראויה להביא בה קרבן? </w:t>
      </w:r>
    </w:p>
    <w:p w:rsidR="00E403F0" w:rsidRPr="00D65BEC" w:rsidRDefault="00E403F0" w:rsidP="00E403F0">
      <w:pPr>
        <w:pStyle w:val="afff9"/>
        <w:rPr>
          <w:rtl/>
        </w:rPr>
      </w:pPr>
      <w:r w:rsidRPr="00D65BEC">
        <w:rPr>
          <w:rtl/>
        </w:rPr>
        <w:t xml:space="preserve">אמרו להן ב"ה: והלא המפלת יום שמונים ואחד שחל להיות בשבת תוכיח, שלא יצאה לשעה שהיא ראויה להביא בהו קרבן וחייבת קרבן! </w:t>
      </w:r>
    </w:p>
    <w:p w:rsidR="00E403F0" w:rsidRPr="00D65BEC" w:rsidRDefault="00E403F0" w:rsidP="00E403F0">
      <w:pPr>
        <w:pStyle w:val="afff9"/>
        <w:rPr>
          <w:rtl/>
        </w:rPr>
      </w:pPr>
      <w:r w:rsidRPr="00D65BEC">
        <w:rPr>
          <w:rtl/>
        </w:rPr>
        <w:t xml:space="preserve">אמרו להן ב"ש: לא, אם אמרתם יום שמונים ואחד שחל להיות בשבת, שאף על פי שאינן ראוי לקרבן יחיד ראוי לקרבן ציבור, </w:t>
      </w:r>
    </w:p>
    <w:p w:rsidR="00E403F0" w:rsidRPr="00D65BEC" w:rsidRDefault="00E403F0" w:rsidP="00E403F0">
      <w:pPr>
        <w:pStyle w:val="afff9"/>
        <w:rPr>
          <w:rtl/>
        </w:rPr>
      </w:pPr>
      <w:r w:rsidRPr="00D65BEC">
        <w:rPr>
          <w:rtl/>
        </w:rPr>
        <w:tab/>
        <w:t>תאמר במפלת לאור שמונים יום</w:t>
      </w:r>
      <w:r w:rsidRPr="00D65BEC">
        <w:rPr>
          <w:rFonts w:hint="cs"/>
          <w:rtl/>
        </w:rPr>
        <w:t xml:space="preserve"> </w:t>
      </w:r>
      <w:r w:rsidRPr="00D65BEC">
        <w:rPr>
          <w:rtl/>
        </w:rPr>
        <w:t>ואחד, שאין הלילה ראוי לא לקרבן יחיד ולא לקרבן ציבור, והדמים אינן מוכיחים, שהמפלת בתוך מלאת דמיה טמאים ופטורה מן הקרבן.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ח.</w:t>
      </w:r>
    </w:p>
    <w:p>
      <w:pPr>
        <w:pStyle w:val="afffff8"/>
        <w:rPr>
          <w:ins w:id="90175" w:author="קלוד" w:date="2026-10-11T12:26:18Z"/>
        </w:rPr>
      </w:pPr>
      <w:ins w:id="90176" w:author="קלוד" w:date="2026-10-11T12:26:18Z">
        <w:r>
          <w:rPr>
            <w:color w:val="7B3F00"/>
          </w:rPr>
          <w:t xml:space="preserve">המפלת לאור שמונים ואחד - 'לבת' לרבות אור שמונים ואחד</w:t>
        </w:r>
      </w:ins>
    </w:p>
    <w:p>
      <w:pPr>
        <w:pStyle w:val="38"/>
        <w:rPr>
          <w:ins w:id="93407" w:author="מנוע מכני" w:date="2026-10-11T12:04:39Z"/>
        </w:rPr>
      </w:pPr>
      <w:r>
        <w:t xml:space="preserve">תניא</w:t>
      </w:r>
      <w:r>
        <w:t xml:space="preserve"> אמרו להן </w:t>
      </w:r>
      <w:r>
        <w:t xml:space="preserve">ב"ה</w:t>
      </w:r>
      <w:r>
        <w:t xml:space="preserve"> לב"ש:</w:t>
      </w:r>
    </w:p>
    <w:p w:rsidR="00E403F0" w:rsidRPr="00AD695E" w:rsidRDefault="00E403F0" w:rsidP="00E403F0">
      <w:pPr>
        <w:rPr>
          <w:rtl/>
        </w:rPr>
      </w:pPr>
      <w:del w:id="93408" w:author="מנוע מכני" w:date="2026-10-11T12:04:39Z">
        <w:r>
          <w:rPr>
            <w:rtl/>
          </w:rPr>
          <w:delText xml:space="preserve"> </w:delText>
        </w:r>
      </w:del>
      <w:r>
        <w:rPr>
          <w:rtl/>
        </w:rPr>
        <w:t xml:space="preserve">הרי הוא אומר </w:t>
      </w:r>
      <w:r>
        <w:rPr>
          <w:rFonts w:hint="cs"/>
          <w:rtl/>
        </w:rPr>
        <w:t>'</w:t>
      </w:r>
      <w:ins w:id="90309" w:author="Claude - סמנטי" w:date="2026-10-11T12:21:47Z">
        <w:r>
          <w:rPr>
            <w:rStyle w:val="afffff0"/>
            <w:rtl/>
          </w:rPr>
          <w:t xml:space="preserve">לְבַת</w:t>
        </w:r>
      </w:ins>
      <w:del w:id="90310" w:author="Claude - סמנטי" w:date="2026-10-11T12:21:47Z">
        <w:r>
          <w:rPr>
            <w:rtl/>
          </w:rPr>
          <w:delText xml:space="preserve">לבת</w:delText>
        </w:r>
      </w:del>
      <w:r>
        <w:rPr>
          <w:rFonts w:hint="cs"/>
          <w:rtl/>
        </w:rPr>
        <w:t>'</w:t>
      </w:r>
      <w:r>
        <w:rPr>
          <w:rtl/>
        </w:rPr>
        <w:t>, לרבות אור שמונים ואחד.</w:t>
      </w:r>
    </w:p>
    <w:p>
      <w:pPr>
        <w:pStyle w:val="afffff8"/>
        <w:rPr>
          <w:ins w:id="90173" w:author="קלוד" w:date="2026-10-11T12:26:18Z"/>
        </w:rPr>
      </w:pPr>
      <w:ins w:id="90174" w:author="קלוד" w:date="2026-10-11T12:26:18Z">
        <w:r>
          <w:rPr>
            <w:color w:val="7B3F00"/>
          </w:rPr>
          <w:t xml:space="preserve">זב שראה ג' ראיות בליל ח' - האם מביא קרבן</w:t>
        </w:r>
      </w:ins>
    </w:p>
    <w:p w:rsidR="00E403F0" w:rsidRPr="00AD695E" w:rsidRDefault="00E403F0" w:rsidP="00E403F0">
      <w:pPr>
        <w:rPr>
          <w:rtl/>
        </w:rPr>
      </w:pPr>
      <w:r>
        <w:rPr>
          <w:rtl/>
        </w:rPr>
        <w:t>ר' הושעיא ה</w:t>
      </w:r>
      <w:r>
        <w:rPr>
          <w:rFonts w:hint="cs"/>
          <w:rtl/>
        </w:rPr>
        <w:t xml:space="preserve">יה מצוי לפני </w:t>
      </w:r>
      <w:r>
        <w:rPr>
          <w:rStyle w:val="2fb"/>
          <w:rtl/>
        </w:rPr>
        <w:t xml:space="preserve">בר קפרא</w:t>
      </w:r>
      <w:r>
        <w:rPr>
          <w:rtl/>
        </w:rPr>
        <w:t xml:space="preserve">,</w:t>
      </w:r>
      <w:r>
        <w:rPr>
          <w:rFonts w:hint="cs"/>
          <w:rtl/>
        </w:rPr>
        <w:t xml:space="preserve"> עזבו ובא לפני </w:t>
      </w:r>
      <w:r>
        <w:rPr>
          <w:rStyle w:val="2fb"/>
          <w:rFonts w:hint="cs"/>
          <w:rtl/>
        </w:rPr>
        <w:t xml:space="preserve">ר</w:t>
      </w:r>
      <w:r>
        <w:rPr>
          <w:rStyle w:val="2fb"/>
          <w:rtl/>
        </w:rPr>
        <w:t>"</w:t>
      </w:r>
      <w:r>
        <w:rPr>
          <w:rStyle w:val="2fb"/>
          <w:rFonts w:hint="cs"/>
          <w:rtl/>
        </w:rPr>
        <w:t>ח</w:t>
      </w:r>
      <w:r>
        <w:rPr>
          <w:rtl/>
        </w:rPr>
        <w:t>.</w:t>
      </w:r>
      <w:r>
        <w:rPr>
          <w:rFonts w:hint="cs"/>
          <w:rtl/>
        </w:rPr>
        <w:t xml:space="preserve"> וכשמצאו יום אחד שאלו </w:t>
      </w:r>
    </w:p>
    <w:p w:rsidR="00E403F0" w:rsidRPr="00AD695E" w:rsidRDefault="00E403F0" w:rsidP="00E403F0">
      <w:pPr>
        <w:rPr>
          <w:rtl/>
        </w:rPr>
      </w:pPr>
      <w:r>
        <w:rPr>
          <w:rtl/>
        </w:rPr>
        <w:t xml:space="preserve">• זב שראה ג' ראיות בליל ח', מה </w:t>
      </w:r>
      <w:r>
        <w:rPr>
          <w:rtl/>
        </w:rPr>
        <w:t xml:space="preserve">ב"ה</w:t>
      </w:r>
      <w:r>
        <w:rPr>
          <w:rtl/>
        </w:rPr>
        <w:t xml:space="preserve"> אומרים בדבר זה? </w:t>
      </w:r>
      <w:ins w:id="92365" w:author="מנוע מכני" w:date="2026-10-11T12:04:39Z">
        <w:r>
          <w:rPr>
            <w:rFonts w:hint="cs"/>
            <w:rtl/>
          </w:rPr>
          <w:t xml:space="preserve">אם </w:t>
        </w:r>
      </w:ins>
      <w:del w:id="92366" w:author="מנוע מכני" w:date="2026-10-11T12:04:39Z">
        <w:r>
          <w:rPr>
            <w:rFonts w:hint="cs"/>
            <w:rtl/>
          </w:rPr>
          <w:delText xml:space="preserve">אי </w:delText>
        </w:r>
      </w:del>
      <w:r>
        <w:rPr>
          <w:rFonts w:hint="cs"/>
          <w:rtl/>
        </w:rPr>
        <w:t xml:space="preserve">טעמא דב</w:t>
      </w:r>
      <w:r>
        <w:rPr>
          <w:rtl/>
        </w:rPr>
        <w:t>"</w:t>
      </w:r>
      <w:r>
        <w:rPr>
          <w:rFonts w:hint="cs"/>
          <w:rtl/>
        </w:rPr>
        <w:t xml:space="preserve">ה </w:t>
      </w:r>
      <w:r>
        <w:rPr>
          <w:rtl/>
        </w:rPr>
        <w:t xml:space="preserve">במפלת בלילה, </w:t>
      </w:r>
      <w:r w:rsidRPr="002B4E05">
        <w:rPr>
          <w:spacing w:val="-2"/>
          <w:rtl/>
        </w:rPr>
        <w:t xml:space="preserve">משום דכתיב לבת, אבל זב שראה ג' ראיות בליל ח' פטרי, דלא מייתרי קראי, </w:t>
      </w:r>
      <w:r w:rsidRPr="002B4E05">
        <w:rPr>
          <w:rFonts w:hint="cs"/>
          <w:b/>
          <w:bCs/>
          <w:spacing w:val="-2"/>
          <w:rtl/>
        </w:rPr>
        <w:t>או</w:t>
      </w:r>
      <w:r w:rsidRPr="002B4E05">
        <w:rPr>
          <w:b/>
          <w:bCs/>
          <w:spacing w:val="-2"/>
          <w:rtl/>
        </w:rPr>
        <w:t>"</w:t>
      </w:r>
      <w:r w:rsidRPr="002B4E05">
        <w:rPr>
          <w:rFonts w:hint="cs"/>
          <w:b/>
          <w:bCs/>
          <w:spacing w:val="-2"/>
          <w:rtl/>
        </w:rPr>
        <w:t xml:space="preserve">ד</w:t>
      </w:r>
      <w:r w:rsidRPr="002B4E05">
        <w:rPr>
          <w:rFonts w:hint="cs"/>
          <w:b/>
          <w:bCs/>
          <w:spacing w:val="-2"/>
          <w:rtl/>
        </w:rPr>
        <w:t xml:space="preserve"> </w:t>
      </w:r>
      <w:r w:rsidRPr="002B4E05">
        <w:rPr>
          <w:rFonts w:hint="cs"/>
          <w:b/>
          <w:bCs/>
          <w:spacing w:val="-2"/>
          <w:rtl/>
        </w:rPr>
        <w:t xml:space="preserve">ל</w:t>
      </w:r>
      <w:r w:rsidRPr="002B4E05">
        <w:rPr>
          <w:b/>
          <w:bCs/>
          <w:spacing w:val="-2"/>
          <w:rtl/>
        </w:rPr>
        <w:t>"</w:t>
      </w:r>
      <w:r w:rsidRPr="002B4E05">
        <w:rPr>
          <w:rFonts w:hint="cs"/>
          <w:b/>
          <w:bCs/>
          <w:spacing w:val="-2"/>
          <w:rtl/>
        </w:rPr>
        <w:t>ש</w:t>
      </w:r>
    </w:p>
    <w:p>
      <w:pPr>
        <w:pStyle w:val="38"/>
        <w:rPr>
          <w:ins w:id="93409" w:author="מנוע מכני" w:date="2026-10-11T12:04:39Z"/>
        </w:rPr>
      </w:pPr>
      <w:r>
        <w:t xml:space="preserve">א"ל</w:t>
      </w:r>
      <w:r>
        <w:t xml:space="preserve"> בר קפרא:</w:t>
      </w:r>
    </w:p>
    <w:p w:rsidR="00E403F0" w:rsidRPr="00AD695E" w:rsidRDefault="00E403F0" w:rsidP="00E403F0">
      <w:pPr>
        <w:rPr>
          <w:rtl/>
        </w:rPr>
      </w:pPr>
      <w:del w:id="93410" w:author="מנוע מכני" w:date="2026-10-11T12:04:39Z">
        <w:r>
          <w:rPr>
            <w:rtl/>
          </w:rPr>
          <w:delText xml:space="preserve"> </w:delText>
        </w:r>
      </w:del>
      <w:r>
        <w:rPr>
          <w:rtl/>
        </w:rPr>
        <w:t xml:space="preserve">מה בבלי אומר בדבר זה? אישתיק </w:t>
      </w:r>
      <w:r>
        <w:rPr>
          <w:rStyle w:val="2fb"/>
          <w:rtl/>
        </w:rPr>
        <w:t xml:space="preserve">רבי</w:t>
      </w:r>
      <w:r>
        <w:rPr>
          <w:rtl/>
        </w:rPr>
        <w:t xml:space="preserve"> הושעיא </w:t>
      </w:r>
      <w:r>
        <w:rPr>
          <w:rtl/>
        </w:rPr>
        <w:t xml:space="preserve">לא</w:t>
      </w:r>
      <w:r>
        <w:rPr>
          <w:rtl/>
        </w:rPr>
        <w:t xml:space="preserve"> </w:t>
      </w:r>
      <w:r>
        <w:rPr>
          <w:rtl/>
        </w:rPr>
        <w:t xml:space="preserve">אמר</w:t>
      </w:r>
      <w:r>
        <w:rPr>
          <w:rtl/>
        </w:rPr>
        <w:t xml:space="preserve"> כלום, </w:t>
      </w:r>
    </w:p>
    <w:p>
      <w:pPr>
        <w:pStyle w:val="38"/>
        <w:rPr>
          <w:ins w:id="93411" w:author="מנוע מכני" w:date="2026-10-11T12:04:39Z"/>
        </w:rPr>
      </w:pPr>
      <w:r w:rsidRPr="002B4E05">
        <w:t xml:space="preserve">א"ל</w:t>
      </w:r>
      <w:r w:rsidRPr="002B4E05">
        <w:t xml:space="preserve"> בר קפרא:</w:t>
      </w:r>
    </w:p>
    <w:p w:rsidR="00E403F0" w:rsidRPr="002B4E05" w:rsidRDefault="00E403F0" w:rsidP="00E403F0">
      <w:pPr>
        <w:rPr>
          <w:rtl/>
        </w:rPr>
      </w:pPr>
      <w:del w:id="93412" w:author="מנוע מכני" w:date="2026-10-11T12:04:39Z">
        <w:r w:rsidRPr="002B4E05">
          <w:rPr>
            <w:rtl/>
          </w:rPr>
          <w:delText xml:space="preserve"> </w:delText>
        </w:r>
      </w:del>
      <w:r w:rsidRPr="002B4E05">
        <w:rPr>
          <w:rtl/>
        </w:rPr>
        <w:t xml:space="preserve">צריכין לדברי עייא.</w:t>
      </w:r>
      <w:r w:rsidRPr="002B4E05">
        <w:rPr>
          <w:rFonts w:hint="cs"/>
          <w:rtl/>
        </w:rPr>
        <w:t xml:space="preserve"> </w:t>
      </w:r>
      <w:r w:rsidRPr="002B4E05">
        <w:rPr>
          <w:rtl/>
        </w:rPr>
        <w:t>נחזור על הראשונות: הרי הוא אומר לבת, לרבות אור שמונים ואחד.</w:t>
      </w:r>
    </w:p>
    <w:p w:rsidR="00E403F0" w:rsidRPr="00AD695E" w:rsidRDefault="00E403F0" w:rsidP="00E403F0">
      <w:pPr>
        <w:rPr>
          <w:rtl/>
        </w:rPr>
      </w:pPr>
      <w:r>
        <w:rPr>
          <w:rtl/>
        </w:rPr>
        <w:t xml:space="preserve">• </w:t>
      </w:r>
      <w:r w:rsidRPr="00217260">
        <w:rPr>
          <w:b/>
          <w:bCs/>
          <w:rtl/>
        </w:rPr>
        <w:t>נימא כתנאי:</w:t>
      </w:r>
      <w:r>
        <w:rPr>
          <w:rtl/>
        </w:rPr>
        <w:t xml:space="preserve"> זב שראה ג' ראיות בליל ח' - תני </w:t>
      </w:r>
      <w:ins w:id="91087" w:author="מנוע מכני" w:date="2026-10-11T12:04:39Z">
        <w:r>
          <w:rPr>
            <w:rtl/>
          </w:rPr>
          <w:t xml:space="preserve">אחת</w:t>
        </w:r>
      </w:ins>
      <w:del w:id="91088" w:author="מנוע מכני" w:date="2026-10-11T12:04:39Z">
        <w:r>
          <w:rPr>
            <w:rtl/>
          </w:rPr>
          <w:delText xml:space="preserve">חדא</w:delText>
        </w:r>
      </w:del>
      <w:r>
        <w:rPr>
          <w:rtl/>
        </w:rPr>
        <w:t xml:space="preserve">: מביא, ותניא אידך: אינו מביא</w:t>
      </w:r>
      <w:ins w:id="91783" w:author="מנוע מכני" w:date="2026-10-11T12:04:39Z">
        <w:r>
          <w:rPr>
            <w:rtl/>
          </w:rPr>
          <w:t xml:space="preserve">,</w:t>
        </w:r>
      </w:ins>
      <w:del w:id="91784" w:author="מנוע מכני" w:date="2026-10-11T12:04:39Z">
        <w:r>
          <w:rPr>
            <w:rtl/>
          </w:rPr>
          <w:delText xml:space="preserve">;</w:delText>
        </w:r>
      </w:del>
    </w:p>
    <w:p>
      <w:pPr>
        <w:pStyle w:val="38"/>
        <w:rPr>
          <w:ins w:id="93413" w:author="מנוע מכני" w:date="2026-10-11T12:04:39Z"/>
        </w:rPr>
      </w:pPr>
      <w:r>
        <w:t>הא ד</w:t>
      </w:r>
      <w:r>
        <w:t xml:space="preserve">מביא, </w:t>
      </w:r>
      <w:ins w:id="90407" w:author="מנוע מכני" w:date="2026-10-11T12:04:39Z">
        <w:r>
          <w:t xml:space="preserve">סבר</w:t>
        </w:r>
      </w:ins>
      <w:del w:id="90408" w:author="מנוע מכני" w:date="2026-10-11T12:04:39Z">
        <w:r>
          <w:delText xml:space="preserve">קסבר</w:delText>
        </w:r>
      </w:del>
      <w:r>
        <w:t xml:space="preserve">:</w:t>
      </w:r>
    </w:p>
    <w:p w:rsidR="00E403F0" w:rsidRPr="00AD695E" w:rsidRDefault="00E403F0" w:rsidP="00E403F0">
      <w:pPr>
        <w:rPr>
          <w:rtl/>
        </w:rPr>
      </w:pPr>
      <w:del w:id="93414" w:author="מנוע מכני" w:date="2026-10-11T12:04:39Z">
        <w:r>
          <w:rPr>
            <w:rtl/>
          </w:rPr>
          <w:delText xml:space="preserve"> </w:delText>
        </w:r>
      </w:del>
      <w:r>
        <w:rPr>
          <w:rtl/>
        </w:rPr>
        <w:t xml:space="preserve">לילה אין מחוסר זמן, </w:t>
      </w:r>
      <w:r>
        <w:rPr>
          <w:rtl/>
        </w:rPr>
        <w:tab/>
        <w:t xml:space="preserve">והדתני אין מביא, </w:t>
      </w:r>
      <w:ins w:id="90409" w:author="מנוע מכני" w:date="2026-10-11T12:04:39Z">
        <w:r>
          <w:rPr>
            <w:rtl/>
          </w:rPr>
          <w:t xml:space="preserve">סבר</w:t>
        </w:r>
      </w:ins>
      <w:del w:id="90410" w:author="מנוע מכני" w:date="2026-10-11T12:04:39Z">
        <w:r>
          <w:rPr>
            <w:rtl/>
          </w:rPr>
          <w:tab/>
          <w:delText xml:space="preserve">קסבר</w:delText>
        </w:r>
      </w:del>
      <w:del w:id="95549" w:author="Claude" w:date="2026-10-11T09:07:45Z">
        <w:r>
          <w:rPr>
            <w:rtl/>
          </w:rPr>
          <w:delText xml:space="preserve">	</w:delText>
        </w:r>
      </w:del>
      <w:r>
        <w:rPr>
          <w:rtl/>
        </w:rPr>
        <w:t xml:space="preserve">: לילה מחוסר זמן! </w:t>
      </w:r>
    </w:p>
    <w:p>
      <w:pPr>
        <w:pStyle w:val="38"/>
        <w:rPr>
          <w:ins w:id="93415" w:author="מנוע מכני" w:date="2026-10-11T12:04:39Z"/>
        </w:rPr>
      </w:pPr>
      <w:r>
        <w:t>ארהב</w:t>
      </w:r>
      <w:r>
        <w:t>"</w:t>
      </w:r>
      <w:r>
        <w:t>א מר</w:t>
      </w:r>
      <w:r>
        <w:t>"</w:t>
      </w:r>
      <w:r>
        <w:t xml:space="preserve">א </w:t>
      </w:r>
      <w:ins w:id="91089" w:author="מנוע מכני" w:date="2026-10-11T12:04:39Z">
        <w:r>
          <w:t xml:space="preserve">אלו</w:t>
        </w:r>
      </w:ins>
      <w:del w:id="91090" w:author="מנוע מכני" w:date="2026-10-11T12:04:39Z">
        <w:r>
          <w:delText xml:space="preserve">הני</w:delText>
        </w:r>
      </w:del>
      <w:r>
        <w:t xml:space="preserve"> תנאי סברי:</w:t>
      </w:r>
    </w:p>
    <w:p w:rsidR="00E403F0" w:rsidRPr="00AD695E" w:rsidRDefault="00E403F0" w:rsidP="00E403F0">
      <w:pPr>
        <w:rPr>
          <w:rtl/>
        </w:rPr>
      </w:pPr>
      <w:del w:id="93416" w:author="מנוע מכני" w:date="2026-10-11T12:04:39Z">
        <w:r>
          <w:rPr>
            <w:rtl/>
          </w:rPr>
          <w:delText xml:space="preserve"> </w:delText>
        </w:r>
      </w:del>
      <w:r>
        <w:rPr>
          <w:rtl/>
        </w:rPr>
        <w:t xml:space="preserve">לילה מחוסר זמן, והא </w:t>
      </w:r>
      <w:r>
        <w:rPr>
          <w:rtl/>
        </w:rPr>
        <w:t xml:space="preserve">דתניא</w:t>
      </w:r>
      <w:r>
        <w:rPr>
          <w:rtl/>
        </w:rPr>
        <w:t xml:space="preserve"> מביא בזב בעל ב' ראיות, </w:t>
      </w:r>
    </w:p>
    <w:p w:rsidR="00E403F0" w:rsidRPr="00AD695E" w:rsidRDefault="00E403F0" w:rsidP="00D65BEC">
      <w:pPr>
        <w:rPr>
          <w:rtl/>
        </w:rPr>
      </w:pPr>
      <w:r>
        <w:rPr>
          <w:rtl/>
        </w:rPr>
        <w:tab/>
      </w:r>
      <w:r>
        <w:rPr>
          <w:rtl/>
        </w:rPr>
        <w:tab/>
      </w:r>
      <w:r>
        <w:rPr>
          <w:rtl/>
        </w:rPr>
        <w:tab/>
      </w:r>
      <w:r>
        <w:rPr>
          <w:rtl/>
        </w:rPr>
        <w:tab/>
      </w:r>
      <w:del w:id="90046" w:author="מנוע מכני" w:date="2026-10-11T12:04:39Z">
        <w:r>
          <w:rPr>
            <w:rFonts w:hint="cs"/>
            <w:rtl/>
          </w:rPr>
          <w:delText xml:space="preserve"> </w:delText>
        </w:r>
      </w:del>
      <w:r>
        <w:rPr>
          <w:rtl/>
        </w:rPr>
        <w:t>והדתניא אין מביא - בזב בעל ג' ראיות.</w:t>
      </w:r>
    </w:p>
    <w:p w:rsidR="00E403F0" w:rsidRPr="00AD695E" w:rsidRDefault="00E403F0" w:rsidP="00E403F0">
      <w:pPr>
        <w:rPr>
          <w:rtl/>
        </w:rPr>
      </w:pPr>
      <w:r w:rsidRPr="00A757C8">
        <w:rPr>
          <w:rtl/>
        </w:rPr>
        <w:t xml:space="preserve">זב בעל ב' ראיות </w:t>
      </w:r>
      <w:r w:rsidRPr="00A757C8">
        <w:rPr>
          <w:rFonts w:hint="cs"/>
          <w:rtl/>
        </w:rPr>
        <w:t>-</w:t>
      </w:r>
      <w:r w:rsidRPr="00A757C8">
        <w:rPr>
          <w:rtl/>
        </w:rPr>
        <w:t xml:space="preserve">הא </w:t>
      </w:r>
      <w:r w:rsidRPr="00A757C8">
        <w:rPr>
          <w:rtl/>
        </w:rPr>
        <w:t xml:space="preserve">קמ"ל</w:t>
      </w:r>
      <w:r w:rsidRPr="00A757C8">
        <w:rPr>
          <w:rtl/>
        </w:rPr>
        <w:t xml:space="preserve">, דוקא ראה בליל ח', אבל ב</w:t>
      </w:r>
      <w:r w:rsidRPr="00A757C8">
        <w:rPr>
          <w:rFonts w:hint="cs"/>
          <w:rtl/>
        </w:rPr>
        <w:t xml:space="preserve">ז' </w:t>
      </w:r>
      <w:r w:rsidRPr="00A757C8">
        <w:rPr>
          <w:rFonts w:hint="cs"/>
          <w:rtl/>
        </w:rPr>
        <w:t xml:space="preserve">לא</w:t>
      </w:r>
      <w:r w:rsidRPr="00A757C8">
        <w:rPr>
          <w:rFonts w:hint="cs"/>
          <w:rtl/>
        </w:rPr>
        <w:t xml:space="preserve">, </w:t>
      </w:r>
      <w:ins w:id="92535" w:author="מנוע מכני" w:date="2026-10-11T12:04:39Z">
        <w:r>
          <w:rPr>
            <w:rFonts w:hint="cs"/>
            <w:rtl/>
          </w:rPr>
          <w:t xml:space="preserve">דסבר</w:t>
        </w:r>
      </w:ins>
      <w:del w:id="92536" w:author="מנוע מכני" w:date="2026-10-11T12:04:39Z">
        <w:r w:rsidRPr="00A757C8">
          <w:rPr>
            <w:rFonts w:hint="cs"/>
            <w:rtl/>
          </w:rPr>
          <w:delText xml:space="preserve">דס</w:delText>
        </w:r>
        <w:r w:rsidRPr="00A757C8">
          <w:rPr>
            <w:rtl/>
          </w:rPr>
          <w:delText xml:space="preserve">"</w:delText>
        </w:r>
        <w:r w:rsidRPr="00A757C8">
          <w:rPr>
            <w:rFonts w:hint="cs"/>
            <w:rtl/>
          </w:rPr>
          <w:delText xml:space="preserve">ל</w:delText>
        </w:r>
      </w:del>
      <w:r w:rsidRPr="00A757C8">
        <w:rPr>
          <w:rFonts w:hint="cs"/>
          <w:rtl/>
        </w:rPr>
        <w:t xml:space="preserve"> כל ראייה שסותרת אין מביאה לידי קרבן </w:t>
      </w:r>
    </w:p>
    <w:p w:rsidR="00E403F0" w:rsidRPr="00AD695E" w:rsidRDefault="00E403F0" w:rsidP="00E403F0">
      <w:pPr>
        <w:rPr>
          <w:rtl/>
        </w:rPr>
      </w:pPr>
    </w:p>
    <w:p>
      <w:pPr>
        <w:pStyle w:val="38"/>
        <w:rPr>
          <w:ins w:id="93418" w:author="מנוע מכני" w:date="2026-10-11T12:04:39Z"/>
        </w:rPr>
      </w:pPr>
      <w:del w:id="93417" w:author="מנוע מכני" w:date="2026-10-11T12:04:39Z">
        <w:r>
          <w:delText xml:space="preserve">•</w:delText>
        </w:r>
      </w:del>
      <w:r>
        <w:t xml:space="preserve"> רבא:</w:t>
      </w:r>
    </w:p>
    <w:p w:rsidR="00E403F0" w:rsidRPr="00AD695E" w:rsidRDefault="00E403F0" w:rsidP="00E403F0">
      <w:pPr>
        <w:rPr>
          <w:rtl/>
        </w:rPr>
      </w:pPr>
      <w:del w:id="93419" w:author="מנוע מכני" w:date="2026-10-11T12:04:39Z">
        <w:r>
          <w:rPr>
            <w:rtl/>
          </w:rPr>
          <w:delText xml:space="preserve"> </w:delText>
        </w:r>
      </w:del>
      <w:ins w:id="91091" w:author="מנוע מכני" w:date="2026-10-11T12:04:39Z">
        <w:r>
          <w:rPr>
            <w:rtl/>
          </w:rPr>
          <w:t xml:space="preserve">למה</w:t>
        </w:r>
      </w:ins>
      <w:del w:id="91092" w:author="מנוע מכני" w:date="2026-10-11T12:04:39Z">
        <w:r>
          <w:rPr>
            <w:rtl/>
          </w:rPr>
          <w:delText xml:space="preserve">אמאי</w:delText>
        </w:r>
      </w:del>
      <w:r>
        <w:rPr>
          <w:rtl/>
        </w:rPr>
        <w:t xml:space="preserve"> אוקימתא להא </w:t>
      </w:r>
      <w:r>
        <w:rPr>
          <w:rtl/>
        </w:rPr>
        <w:t xml:space="preserve">דתניא</w:t>
      </w:r>
      <w:r>
        <w:rPr>
          <w:rtl/>
        </w:rPr>
        <w:t xml:space="preserve"> אין מביא בזב בעל ג' ראיות? ליתנייה גבי חמשה מביאין קרבן אחד על עבירות הרבה! </w:t>
      </w:r>
    </w:p>
    <w:p>
      <w:pPr>
        <w:pStyle w:val="38"/>
        <w:rPr>
          <w:ins w:id="93420" w:author="מנוע מכני" w:date="2026-10-11T12:04:39Z"/>
        </w:rPr>
      </w:pPr>
      <w:r>
        <w:t xml:space="preserve">לא</w:t>
      </w:r>
      <w:r>
        <w:t xml:space="preserve"> פסיקא</w:t>
      </w:r>
      <w:r>
        <w:t xml:space="preserve"> דארי</w:t>
      </w:r>
      <w:r>
        <w:t>"</w:t>
      </w:r>
      <w:r>
        <w:t>ו</w:t>
      </w:r>
      <w:r>
        <w:t xml:space="preserve">:</w:t>
      </w:r>
    </w:p>
    <w:p w:rsidR="00E403F0" w:rsidRPr="00AD695E" w:rsidRDefault="00E403F0" w:rsidP="00E403F0">
      <w:pPr>
        <w:rPr>
          <w:rtl/>
        </w:rPr>
      </w:pPr>
      <w:del w:id="93421" w:author="מנוע מכני" w:date="2026-10-11T12:04:39Z">
        <w:r>
          <w:rPr>
            <w:rtl/>
          </w:rPr>
          <w:delText xml:space="preserve"> </w:delText>
        </w:r>
      </w:del>
      <w:r>
        <w:rPr>
          <w:rtl/>
        </w:rPr>
        <w:t xml:space="preserve">ראה אחת בלילה וב' ביום - מביא, ב' בלילה ואחת ביום - אין מביא.</w:t>
      </w:r>
    </w:p>
    <w:p>
      <w:pPr>
        <w:pStyle w:val="38"/>
        <w:rPr>
          <w:ins w:id="93422" w:author="מנוע מכני" w:date="2026-10-11T12:04:39Z"/>
        </w:rPr>
      </w:pPr>
      <w:del w:id="94489" w:author="מנוע מכני" w:date="2026-10-11T12:04:39Z">
        <w:r>
          <w:delText xml:space="preserve">אמר </w:delText>
        </w:r>
      </w:del>
      <w:r>
        <w:t xml:space="preserve">רב יוסף:</w:t>
      </w:r>
    </w:p>
    <w:p w:rsidR="00E403F0" w:rsidRPr="00AD695E" w:rsidRDefault="00E403F0" w:rsidP="00E403F0">
      <w:pPr>
        <w:rPr>
          <w:rtl/>
        </w:rPr>
      </w:pPr>
      <w:del w:id="93423" w:author="מנוע מכני" w:date="2026-10-11T12:04:39Z">
        <w:r>
          <w:rPr>
            <w:rtl/>
          </w:rPr>
          <w:delText xml:space="preserve"> </w:delText>
        </w:r>
      </w:del>
      <w:r>
        <w:rPr>
          <w:rtl/>
        </w:rPr>
        <w:t xml:space="preserve">תדע דאחת בלילה וב' ביום מביא, </w:t>
      </w:r>
      <w:ins w:id="90411" w:author="מנוע מכני" w:date="2026-10-11T12:04:39Z">
        <w:r>
          <w:rPr>
            <w:rtl/>
          </w:rPr>
          <w:t xml:space="preserve">שהרי</w:t>
        </w:r>
      </w:ins>
      <w:del w:id="90412" w:author="מנוע מכני" w:date="2026-10-11T12:04:39Z">
        <w:r>
          <w:rPr>
            <w:rtl/>
          </w:rPr>
          <w:delText xml:space="preserve">דהא</w:delText>
        </w:r>
      </w:del>
      <w:r>
        <w:rPr>
          <w:rtl/>
        </w:rPr>
        <w:t xml:space="preserve"> ראייה ראשונה ש"</w:t>
      </w:r>
      <w:r>
        <w:rPr>
          <w:rFonts w:hint="cs"/>
          <w:rtl/>
        </w:rPr>
        <w:t xml:space="preserve">ז </w:t>
      </w:r>
      <w:ins w:id="91093" w:author="מנוע מכני" w:date="2026-10-11T12:04:39Z">
        <w:r>
          <w:rPr>
            <w:rFonts w:hint="cs"/>
            <w:rtl/>
          </w:rPr>
          <w:t xml:space="preserve">סתם</w:t>
        </w:r>
      </w:ins>
      <w:del w:id="91094" w:author="מנוע מכני" w:date="2026-10-11T12:04:39Z">
        <w:r>
          <w:rPr>
            <w:rFonts w:hint="cs"/>
            <w:rtl/>
          </w:rPr>
          <w:delText xml:space="preserve">בעלמא</w:delText>
        </w:r>
      </w:del>
      <w:r>
        <w:rPr>
          <w:rtl/>
        </w:rPr>
        <w:t xml:space="preserve">, ואילו </w:t>
      </w:r>
      <w:r>
        <w:rPr>
          <w:rFonts w:hint="cs"/>
          <w:rtl/>
        </w:rPr>
        <w:t>ראה ב'</w:t>
      </w:r>
      <w:r>
        <w:rPr>
          <w:rtl/>
        </w:rPr>
        <w:t xml:space="preserve"> אחר</w:t>
      </w:r>
      <w:r>
        <w:rPr>
          <w:rFonts w:hint="cs"/>
          <w:rtl/>
        </w:rPr>
        <w:t>ות מצטרפות</w:t>
      </w:r>
      <w:r>
        <w:rPr>
          <w:rtl/>
        </w:rPr>
        <w:t>.</w:t>
      </w:r>
    </w:p>
    <w:p>
      <w:pPr>
        <w:pStyle w:val="38"/>
        <w:rPr>
          <w:ins w:id="93424" w:author="מנוע מכני" w:date="2026-10-11T12:04:39Z"/>
        </w:rPr>
      </w:pPr>
      <w:r>
        <w:t>אר</w:t>
      </w:r>
      <w:r>
        <w:t>"</w:t>
      </w:r>
      <w:r>
        <w:t>ש בדר</w:t>
      </w:r>
      <w:r>
        <w:t>"</w:t>
      </w:r>
      <w:r>
        <w:t>א</w:t>
      </w:r>
      <w:r>
        <w:t xml:space="preserve">:</w:t>
      </w:r>
    </w:p>
    <w:p w:rsidR="00E403F0" w:rsidRPr="00AD695E" w:rsidRDefault="00E403F0" w:rsidP="00E403F0">
      <w:pPr>
        <w:rPr>
          <w:rtl/>
        </w:rPr>
      </w:pPr>
      <w:del w:id="93425" w:author="מנוע מכני" w:date="2026-10-11T12:04:39Z">
        <w:r>
          <w:rPr>
            <w:rtl/>
          </w:rPr>
          <w:delText xml:space="preserve"> </w:delText>
        </w:r>
      </w:del>
      <w:ins w:id="91095" w:author="מנוע מכני" w:date="2026-10-11T12:04:39Z">
        <w:r>
          <w:rPr>
            <w:rtl/>
          </w:rPr>
          <w:t xml:space="preserve">כלום</w:t>
        </w:r>
      </w:ins>
      <w:del w:id="91096" w:author="מנוע מכני" w:date="2026-10-11T12:04:39Z">
        <w:r>
          <w:rPr>
            <w:rtl/>
          </w:rPr>
          <w:delText xml:space="preserve">מידי</w:delText>
        </w:r>
      </w:del>
      <w:r>
        <w:rPr>
          <w:rtl/>
        </w:rPr>
        <w:t xml:space="preserve"> איריא? ראייה ראשונה של זב חזייה בזמן חיובא, אחת בלילה כיון </w:t>
      </w:r>
      <w:ins w:id="90413" w:author="מנוע מכני" w:date="2026-10-11T12:04:39Z">
        <w:r>
          <w:rPr>
            <w:rtl/>
          </w:rPr>
          <w:t xml:space="preserve">דלא</w:t>
        </w:r>
      </w:ins>
      <w:del w:id="90414" w:author="מנוע מכני" w:date="2026-10-11T12:04:39Z">
        <w:r>
          <w:rPr>
            <w:rtl/>
          </w:rPr>
          <w:delText xml:space="preserve">דלאו</w:delText>
        </w:r>
      </w:del>
      <w:r>
        <w:rPr>
          <w:rtl/>
        </w:rPr>
        <w:t xml:space="preserve"> בזמן חיובא חזייה, </w:t>
      </w:r>
      <w:ins w:id="92367" w:author="מנוע מכני" w:date="2026-10-11T12:04:39Z">
        <w:r>
          <w:rPr>
            <w:rtl/>
          </w:rPr>
          <w:t xml:space="preserve">אם </w:t>
        </w:r>
      </w:ins>
      <w:del w:id="92368" w:author="מנוע מכני" w:date="2026-10-11T12:04:39Z">
        <w:r>
          <w:rPr>
            <w:rtl/>
          </w:rPr>
          <w:delText xml:space="preserve">אי </w:delText>
        </w:r>
      </w:del>
      <w:ins w:id="90415" w:author="מנוע מכני" w:date="2026-10-11T12:04:39Z">
        <w:r>
          <w:rPr>
            <w:rtl/>
          </w:rPr>
          <w:t xml:space="preserve">לא</w:t>
        </w:r>
      </w:ins>
      <w:del w:id="90416" w:author="מנוע מכני" w:date="2026-10-11T12:04:39Z">
        <w:r>
          <w:rPr>
            <w:rtl/>
          </w:rPr>
          <w:delText xml:space="preserve">לאו</w:delText>
        </w:r>
      </w:del>
      <w:r>
        <w:rPr>
          <w:rtl/>
        </w:rPr>
        <w:t xml:space="preserve"> </w:t>
      </w:r>
      <w:ins w:id="90045" w:author="Claude - סמנטי" w:date="2026-10-11T12:21:47Z">
        <w:r>
          <w:rPr>
            <w:rtl/>
          </w:rPr>
          <w:t xml:space="preserve">שהשמיענו</w:t>
        </w:r>
      </w:ins>
      <w:del w:id="90046" w:author="Claude - סמנטי" w:date="2026-10-11T12:21:47Z">
        <w:r>
          <w:rPr>
            <w:rtl/>
          </w:rPr>
          <w:delText xml:space="preserve">דאשמעינן</w:delText>
        </w:r>
      </w:del>
      <w:r>
        <w:rPr>
          <w:rtl/>
        </w:rPr>
        <w:t xml:space="preserve"> </w:t>
      </w:r>
      <w:ins w:id="90081" w:author="מנוע מכני" w:date="2026-10-11T12:04:39Z">
        <w:r>
          <w:rPr>
            <w:rStyle w:val="2fb"/>
            <w:rtl/>
          </w:rPr>
          <w:t xml:space="preserve">רי"ו</w:t>
        </w:r>
      </w:ins>
      <w:del w:id="90082" w:author="מנוע מכני" w:date="2026-10-11T12:04:39Z">
        <w:r>
          <w:rPr>
            <w:rtl/>
          </w:rPr>
          <w:delText xml:space="preserve">רבי יוחנן</w:delText>
        </w:r>
      </w:del>
      <w:r>
        <w:rPr>
          <w:rtl/>
        </w:rPr>
        <w:t xml:space="preserve"> דמצטרף, ה"א </w:t>
      </w:r>
      <w:r>
        <w:rPr>
          <w:rtl/>
        </w:rPr>
        <w:t xml:space="preserve">לא</w:t>
      </w:r>
      <w:r>
        <w:rPr>
          <w:rtl/>
        </w:rPr>
        <w:t xml:space="preserve"> תצטרף.</w:t>
      </w:r>
    </w:p>
    <w:p w:rsidR="00E403F0" w:rsidRPr="002B4E05" w:rsidRDefault="00E403F0" w:rsidP="00E403F0">
      <w:pPr>
        <w:rPr>
          <w:spacing w:val="-2"/>
          <w:rtl/>
        </w:rPr>
      </w:pPr>
      <w:ins w:id="90417" w:author="מנוע מכני" w:date="2026-10-11T12:04:39Z">
        <w:r>
          <w:rPr>
            <w:rFonts w:hint="cs"/>
            <w:spacing w:val="-2"/>
            <w:rtl/>
          </w:rPr>
          <w:t xml:space="preserve">ולא</w:t>
        </w:r>
      </w:ins>
      <w:del w:id="90418" w:author="מנוע מכני" w:date="2026-10-11T12:04:39Z">
        <w:r w:rsidRPr="002B4E05">
          <w:rPr>
            <w:rFonts w:hint="cs"/>
            <w:spacing w:val="-2"/>
            <w:rtl/>
          </w:rPr>
          <w:delText xml:space="preserve">ולאו</w:delText>
        </w:r>
      </w:del>
      <w:r w:rsidRPr="002B4E05">
        <w:rPr>
          <w:rFonts w:hint="cs"/>
          <w:spacing w:val="-2"/>
          <w:rtl/>
        </w:rPr>
        <w:t xml:space="preserve"> </w:t>
      </w:r>
      <w:ins w:id="92537" w:author="מנוע מכני" w:date="2026-10-11T12:04:39Z">
        <w:r>
          <w:rPr>
            <w:rFonts w:hint="cs"/>
            <w:spacing w:val="-2"/>
            <w:rtl/>
          </w:rPr>
          <w:t xml:space="preserve">דסבר</w:t>
        </w:r>
      </w:ins>
      <w:del w:id="92538" w:author="מנוע מכני" w:date="2026-10-11T12:04:39Z">
        <w:r w:rsidRPr="002B4E05">
          <w:rPr>
            <w:rFonts w:hint="cs"/>
            <w:spacing w:val="-2"/>
            <w:rtl/>
          </w:rPr>
          <w:delText xml:space="preserve">דס</w:delText>
        </w:r>
        <w:r w:rsidRPr="002B4E05">
          <w:rPr>
            <w:spacing w:val="-2"/>
            <w:rtl/>
          </w:rPr>
          <w:delText xml:space="preserve">"</w:delText>
        </w:r>
        <w:r w:rsidRPr="002B4E05">
          <w:rPr>
            <w:rFonts w:hint="cs"/>
            <w:spacing w:val="-2"/>
            <w:rtl/>
          </w:rPr>
          <w:delText xml:space="preserve">ל</w:delText>
        </w:r>
      </w:del>
      <w:r w:rsidRPr="002B4E05">
        <w:rPr>
          <w:rFonts w:hint="cs"/>
          <w:spacing w:val="-2"/>
          <w:rtl/>
        </w:rPr>
        <w:t xml:space="preserve"> </w:t>
      </w:r>
      <w:r w:rsidRPr="002B4E05">
        <w:rPr>
          <w:rStyle w:val="2fb"/>
          <w:rFonts w:hint="cs"/>
          <w:spacing w:val="-2"/>
          <w:rtl/>
        </w:rPr>
        <w:t xml:space="preserve">לרי</w:t>
      </w:r>
      <w:r w:rsidRPr="002B4E05">
        <w:rPr>
          <w:rStyle w:val="2fb"/>
          <w:spacing w:val="-2"/>
          <w:rtl/>
        </w:rPr>
        <w:t>"</w:t>
      </w:r>
      <w:r w:rsidRPr="002B4E05">
        <w:rPr>
          <w:rStyle w:val="2fb"/>
          <w:rFonts w:hint="cs"/>
          <w:spacing w:val="-2"/>
          <w:rtl/>
        </w:rPr>
        <w:t xml:space="preserve">ו</w:t>
      </w:r>
      <w:r w:rsidRPr="002B4E05">
        <w:rPr>
          <w:rFonts w:hint="cs"/>
          <w:spacing w:val="-2"/>
          <w:rtl/>
        </w:rPr>
        <w:t xml:space="preserve"> </w:t>
      </w:r>
      <w:ins w:id="90047" w:author="Claude - סמנטי" w:date="2026-10-11T12:21:47Z">
        <w:r>
          <w:rPr>
            <w:rFonts w:hint="cs"/>
            <w:spacing w:val="-2"/>
            <w:rtl/>
          </w:rPr>
          <w:t xml:space="preserve">שלילה</w:t>
        </w:r>
      </w:ins>
      <w:del w:id="90048" w:author="Claude - סמנטי" w:date="2026-10-11T12:21:47Z">
        <w:r w:rsidRPr="002B4E05">
          <w:rPr>
            <w:rFonts w:hint="cs"/>
            <w:spacing w:val="-2"/>
            <w:rtl/>
          </w:rPr>
          <w:delText xml:space="preserve">דלילה</w:delText>
        </w:r>
      </w:del>
      <w:r w:rsidRPr="002B4E05">
        <w:rPr>
          <w:rFonts w:hint="cs"/>
          <w:spacing w:val="-2"/>
          <w:rtl/>
        </w:rPr>
        <w:t xml:space="preserve"> מחוסר זמן </w:t>
      </w:r>
      <w:ins w:id="90419" w:author="מנוע מכני" w:date="2026-10-11T12:04:39Z">
        <w:r>
          <w:rPr>
            <w:rFonts w:hint="cs"/>
            <w:spacing w:val="-2"/>
            <w:rtl/>
          </w:rPr>
          <w:t xml:space="preserve">שהרי</w:t>
        </w:r>
      </w:ins>
      <w:del w:id="90420" w:author="מנוע מכני" w:date="2026-10-11T12:04:39Z">
        <w:r w:rsidRPr="002B4E05">
          <w:rPr>
            <w:rFonts w:hint="cs"/>
            <w:spacing w:val="-2"/>
            <w:rtl/>
          </w:rPr>
          <w:delText xml:space="preserve">דהא</w:delText>
        </w:r>
      </w:del>
      <w:r w:rsidRPr="002B4E05">
        <w:rPr>
          <w:rFonts w:hint="cs"/>
          <w:spacing w:val="-2"/>
          <w:rtl/>
        </w:rPr>
        <w:t xml:space="preserve"> </w:t>
      </w:r>
      <w:r w:rsidRPr="002B4E05">
        <w:rPr>
          <w:rStyle w:val="2fb"/>
          <w:rFonts w:hint="cs"/>
          <w:spacing w:val="-2"/>
          <w:rtl/>
        </w:rPr>
        <w:t xml:space="preserve">לרי</w:t>
      </w:r>
      <w:r w:rsidRPr="002B4E05">
        <w:rPr>
          <w:rStyle w:val="2fb"/>
          <w:spacing w:val="-2"/>
          <w:rtl/>
        </w:rPr>
        <w:t>"</w:t>
      </w:r>
      <w:r w:rsidRPr="002B4E05">
        <w:rPr>
          <w:rStyle w:val="2fb"/>
          <w:rFonts w:hint="cs"/>
          <w:spacing w:val="-2"/>
          <w:rtl/>
        </w:rPr>
        <w:t xml:space="preserve">ו</w:t>
      </w:r>
      <w:r w:rsidRPr="002B4E05">
        <w:rPr>
          <w:rFonts w:hint="cs"/>
          <w:spacing w:val="-2"/>
          <w:rtl/>
        </w:rPr>
        <w:t xml:space="preserve"> אפי' בלילה מביא [ולא </w:t>
      </w:r>
      <w:r w:rsidRPr="002B4E05">
        <w:rPr>
          <w:rStyle w:val="2fb"/>
          <w:rFonts w:hint="cs"/>
          <w:spacing w:val="-2"/>
          <w:rtl/>
        </w:rPr>
        <w:t xml:space="preserve">כחזקיה</w:t>
      </w:r>
      <w:r w:rsidRPr="002B4E05">
        <w:rPr>
          <w:rFonts w:hint="cs"/>
          <w:spacing w:val="-2"/>
          <w:rtl/>
        </w:rPr>
        <w:t xml:space="preserve"> דרק ביום מביא] </w:t>
      </w:r>
    </w:p>
    <w:p>
      <w:pPr>
        <w:pStyle w:val="38"/>
        <w:rPr>
          <w:ins w:id="93426" w:author="מנוע מכני" w:date="2026-10-11T12:04:39Z"/>
        </w:rPr>
      </w:pPr>
      <w:r>
        <w:t xml:space="preserve">- </w:t>
      </w:r>
      <w:r>
        <w:t>אלא מה שארי</w:t>
      </w:r>
      <w:r>
        <w:t>"</w:t>
      </w:r>
      <w:r>
        <w:t>ו:</w:t>
      </w:r>
    </w:p>
    <w:p w:rsidR="00E403F0" w:rsidRPr="00AD695E" w:rsidRDefault="00E403F0" w:rsidP="00E403F0">
      <w:pPr>
        <w:pStyle w:val="affffb"/>
        <w:rPr>
          <w:rtl/>
        </w:rPr>
      </w:pPr>
      <w:del w:id="93427" w:author="מנוע מכני" w:date="2026-10-11T12:04:39Z">
        <w:r>
          <w:rPr>
            <w:rtl/>
          </w:rPr>
          <w:delText xml:space="preserve"> </w:delText>
        </w:r>
      </w:del>
      <w:r>
        <w:rPr>
          <w:rtl/>
        </w:rPr>
        <w:t xml:space="preserve">ב' בלילה ואחת ביום אין מביא, לדברי האומר מחוסר זמן.</w:t>
      </w:r>
    </w:p>
    <w:p w:rsidR="00E403F0" w:rsidRPr="00E87E21" w:rsidRDefault="00E403F0" w:rsidP="00E403F0">
      <w:pPr>
        <w:rPr>
          <w:spacing w:val="-6"/>
          <w:rtl/>
        </w:rPr>
      </w:pPr>
      <w:r w:rsidRPr="00E87E21">
        <w:rPr>
          <w:spacing w:val="-6"/>
          <w:rtl/>
        </w:rPr>
        <w:tab/>
        <w:t xml:space="preserve">ראה אחת בלילה וב' ביום איצטריכא </w:t>
      </w:r>
      <w:ins w:id="91097" w:author="מנוע מכני" w:date="2026-10-11T12:04:39Z">
        <w:r>
          <w:rPr>
            <w:spacing w:val="-6"/>
            <w:rtl/>
          </w:rPr>
          <w:t xml:space="preserve">לו</w:t>
        </w:r>
      </w:ins>
      <w:del w:id="91098" w:author="מנוע מכני" w:date="2026-10-11T12:04:39Z">
        <w:r w:rsidRPr="00E87E21">
          <w:rPr>
            <w:spacing w:val="-6"/>
            <w:rtl/>
          </w:rPr>
          <w:tab/>
          <w:delText xml:space="preserve">ליה</w:delText>
        </w:r>
      </w:del>
      <w:r w:rsidRPr="00E87E21">
        <w:rPr>
          <w:spacing w:val="-6"/>
          <w:rtl/>
        </w:rPr>
        <w:tab/>
        <w:t xml:space="preserve">, </w:t>
      </w:r>
      <w:r w:rsidRPr="00E87E21">
        <w:rPr>
          <w:rFonts w:hint="cs"/>
          <w:spacing w:val="-6"/>
          <w:rtl/>
        </w:rPr>
        <w:t>הו</w:t>
      </w:r>
      <w:r w:rsidRPr="00E87E21">
        <w:rPr>
          <w:spacing w:val="-6"/>
          <w:rtl/>
        </w:rPr>
        <w:t>"</w:t>
      </w:r>
      <w:r w:rsidRPr="00E87E21">
        <w:rPr>
          <w:rFonts w:hint="cs"/>
          <w:spacing w:val="-6"/>
          <w:rtl/>
        </w:rPr>
        <w:t xml:space="preserve">א</w:t>
      </w:r>
      <w:r w:rsidRPr="00E87E21">
        <w:rPr>
          <w:rFonts w:hint="cs"/>
          <w:spacing w:val="-6"/>
          <w:rtl/>
        </w:rPr>
        <w:t xml:space="preserve">:</w:t>
      </w:r>
      <w:r w:rsidRPr="00E87E21">
        <w:rPr>
          <w:spacing w:val="-6"/>
          <w:rtl/>
        </w:rPr>
        <w:t xml:space="preserve"> כיון </w:t>
      </w:r>
      <w:ins w:id="90421" w:author="מנוע מכני" w:date="2026-10-11T12:04:39Z">
        <w:r>
          <w:rPr>
            <w:spacing w:val="-6"/>
            <w:rtl/>
          </w:rPr>
          <w:t xml:space="preserve">דלא</w:t>
        </w:r>
      </w:ins>
      <w:del w:id="90422" w:author="מנוע מכני" w:date="2026-10-11T12:04:39Z">
        <w:r w:rsidRPr="00E87E21">
          <w:rPr>
            <w:spacing w:val="-6"/>
            <w:rtl/>
          </w:rPr>
          <w:delText xml:space="preserve">דלאו</w:delText>
        </w:r>
      </w:del>
      <w:r w:rsidRPr="00E87E21">
        <w:rPr>
          <w:spacing w:val="-6"/>
          <w:rtl/>
        </w:rPr>
        <w:t xml:space="preserve"> בזמן חיוב </w:t>
      </w:r>
      <w:r w:rsidRPr="00E87E21">
        <w:rPr>
          <w:rFonts w:hint="cs"/>
          <w:spacing w:val="-6"/>
          <w:rtl/>
        </w:rPr>
        <w:t xml:space="preserve">ראה </w:t>
      </w:r>
      <w:r w:rsidRPr="00E87E21">
        <w:rPr>
          <w:rFonts w:hint="cs"/>
          <w:spacing w:val="-6"/>
          <w:rtl/>
        </w:rPr>
        <w:t xml:space="preserve">לא</w:t>
      </w:r>
      <w:r w:rsidRPr="00E87E21">
        <w:rPr>
          <w:rFonts w:hint="cs"/>
          <w:spacing w:val="-6"/>
          <w:rtl/>
        </w:rPr>
        <w:t xml:space="preserve"> תצטרף </w:t>
      </w:r>
      <w:r w:rsidRPr="00E87E21">
        <w:rPr>
          <w:rFonts w:hint="cs"/>
          <w:spacing w:val="-6"/>
          <w:rtl/>
        </w:rPr>
        <w:t xml:space="preserve">קמ</w:t>
      </w:r>
      <w:r w:rsidRPr="00E87E21">
        <w:rPr>
          <w:spacing w:val="-6"/>
          <w:rtl/>
        </w:rPr>
        <w:t>"</w:t>
      </w:r>
      <w:r w:rsidRPr="00E87E21">
        <w:rPr>
          <w:rFonts w:hint="cs"/>
          <w:spacing w:val="-6"/>
          <w:rtl/>
        </w:rPr>
        <w:t xml:space="preserve">ל</w:t>
      </w:r>
      <w:r w:rsidRPr="00E87E21">
        <w:rPr>
          <w:rFonts w:hint="cs"/>
          <w:spacing w:val="-6"/>
          <w:rtl/>
        </w:rPr>
        <w:t xml:space="preserve">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35" w:author="קלוד" w:date="2026-10-11T09:07:19Z"/>
        </w:rPr>
      </w:pPr>
      <w:ins w:id="20134" w:author="קלוד" w:date="2026-10-11T09:07:19Z">
        <w:r>
          <w:t xml:space="preserve">משנה ז</w:t>
        </w:r>
      </w:ins>
    </w:p>
    <w:p w:rsidR="00E403F0" w:rsidRPr="00D65BEC" w:rsidRDefault="00E403F0" w:rsidP="00E403F0">
      <w:pPr>
        <w:pStyle w:val="afff9"/>
        <w:rPr>
          <w:del w:id="20075" w:author="קלוד" w:date="2026-10-11T09:07:19Z"/>
          <w:rtl/>
        </w:rPr>
      </w:pPr>
      <w:del w:id="20074" w:author="קלוד" w:date="2026-10-11T09:07:19Z">
        <w:r w:rsidRPr="00D65BEC">
          <w:rPr>
            <w:rtl/>
          </w:rPr>
          <w:lastRenderedPageBreak/>
          <w:delText xml:space="preserve">מתני'.</w:delText>
        </w:r>
      </w:del>
    </w:p>
    <w:p w:rsidR="00E403F0" w:rsidRPr="00D65BEC" w:rsidRDefault="00E403F0" w:rsidP="00E403F0">
      <w:pPr>
        <w:pStyle w:val="afff9"/>
        <w:spacing w:before="120"/>
        <w:rPr>
          <w:rtl/>
        </w:rPr>
        <w:pPrChange w:id="90004" w:author="קלוד" w:date="2026-10-11T12:09:42Z">
          <w:pPr>
            <w:pStyle w:val="afff9"/>
          </w:pPr>
        </w:pPrChange>
      </w:pPr>
      <w:r w:rsidRPr="00D65BEC">
        <w:rPr>
          <w:rtl/>
        </w:rPr>
        <w:t>האשה שיש עליה ספק ה</w:t>
      </w:r>
      <w:r w:rsidR="00D64BA8">
        <w:rPr>
          <w:rtl/>
        </w:rPr>
        <w:t>'</w:t>
      </w:r>
      <w:r w:rsidRPr="00D65BEC">
        <w:rPr>
          <w:rtl/>
        </w:rPr>
        <w:t xml:space="preserve"> לידות וספק ה</w:t>
      </w:r>
      <w:r w:rsidR="00D64BA8">
        <w:rPr>
          <w:rtl/>
        </w:rPr>
        <w:t>'</w:t>
      </w:r>
      <w:r w:rsidRPr="00D65BEC">
        <w:rPr>
          <w:rtl/>
        </w:rPr>
        <w:t xml:space="preserve"> זיבות</w:t>
      </w:r>
      <w:r w:rsidRPr="00D65BEC">
        <w:rPr>
          <w:rFonts w:hint="cs"/>
          <w:rtl/>
        </w:rPr>
        <w:t xml:space="preserve"> </w:t>
      </w:r>
      <w:r w:rsidRPr="00D65BEC">
        <w:rPr>
          <w:rtl/>
        </w:rPr>
        <w:t>מביאה קרבן אחד ואוכלת בזבחים, ואין השאר עליה חובה;</w:t>
      </w:r>
    </w:p>
    <w:p w:rsidR="00E403F0" w:rsidRPr="00D64BA8" w:rsidRDefault="00E403F0" w:rsidP="00E403F0">
      <w:pPr>
        <w:pStyle w:val="afff9"/>
        <w:rPr>
          <w:spacing w:val="8"/>
          <w:rtl/>
        </w:rPr>
      </w:pPr>
      <w:r w:rsidRPr="00D64BA8">
        <w:rPr>
          <w:spacing w:val="8"/>
          <w:rtl/>
        </w:rPr>
        <w:t>ה' זיבות ודאות וה' לידות ודאות מביאה קרבן אחד ואוכלת בזבחים, והשאר עליה חובה.</w:t>
      </w:r>
    </w:p>
    <w:p w:rsidR="00E403F0" w:rsidRPr="00D65BEC" w:rsidRDefault="00E403F0" w:rsidP="00E403F0">
      <w:pPr>
        <w:pStyle w:val="afff9"/>
        <w:rPr>
          <w:rtl/>
        </w:rPr>
      </w:pPr>
      <w:r w:rsidRPr="00D65BEC">
        <w:rPr>
          <w:rtl/>
        </w:rPr>
        <w:t xml:space="preserve">מעשה שעמדו קינין בירושלים בדינר זהב, </w:t>
      </w:r>
    </w:p>
    <w:p w:rsidR="00E403F0" w:rsidRPr="00D65BEC" w:rsidRDefault="00E403F0" w:rsidP="00E403F0">
      <w:pPr>
        <w:pStyle w:val="afff9"/>
        <w:rPr>
          <w:rtl/>
        </w:rPr>
      </w:pPr>
      <w:r w:rsidRPr="00D65BEC">
        <w:rPr>
          <w:rtl/>
        </w:rPr>
        <w:t>א</w:t>
      </w:r>
      <w:r w:rsidRPr="00D65BEC">
        <w:rPr>
          <w:rFonts w:hint="cs"/>
          <w:rtl/>
        </w:rPr>
        <w:t>רשב</w:t>
      </w:r>
      <w:r w:rsidRPr="00D65BEC">
        <w:rPr>
          <w:rtl/>
        </w:rPr>
        <w:t>"</w:t>
      </w:r>
      <w:r w:rsidRPr="00D65BEC">
        <w:rPr>
          <w:rFonts w:hint="cs"/>
          <w:rtl/>
        </w:rPr>
        <w:t>ג</w:t>
      </w:r>
      <w:r w:rsidRPr="00D65BEC">
        <w:rPr>
          <w:rtl/>
        </w:rPr>
        <w:t>: המעון הזה, לא אלין הלילה עד שיהיה בדינרין! בסוף נכנס לב"ד ולמד: האשה שיש עליה ה</w:t>
      </w:r>
      <w:r w:rsidR="00D64BA8">
        <w:rPr>
          <w:rtl/>
        </w:rPr>
        <w:t>'</w:t>
      </w:r>
      <w:r w:rsidRPr="00D65BEC">
        <w:rPr>
          <w:rtl/>
        </w:rPr>
        <w:t xml:space="preserve"> לידות ודאות, ה</w:t>
      </w:r>
      <w:r w:rsidR="00D64BA8">
        <w:rPr>
          <w:rtl/>
        </w:rPr>
        <w:t>'</w:t>
      </w:r>
      <w:r w:rsidRPr="00D65BEC">
        <w:rPr>
          <w:rtl/>
        </w:rPr>
        <w:t xml:space="preserve"> זיבות ודאות - מביאה קרבן אחד ואוכלת בזבחים ואין השאר עליה חובה, ועמדו קינין ביום ההוא ברבעתים.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71" w:author="קלוד" w:date="2026-10-11T12:26:18Z"/>
        </w:rPr>
      </w:pPr>
      <w:ins w:id="90172" w:author="קלוד" w:date="2026-10-11T12:26:18Z">
        <w:r>
          <w:rPr>
            <w:color w:val="7B3F00"/>
          </w:rPr>
          <w:t xml:space="preserve">ה' לידות ודאי וה' זיבות ספק - מביאה שני קינין</w:t>
        </w:r>
      </w:ins>
    </w:p>
    <w:p>
      <w:pPr>
        <w:pStyle w:val="38"/>
        <w:rPr>
          <w:ins w:id="93428" w:author="מנוע מכני" w:date="2026-10-11T12:04:39Z"/>
        </w:rPr>
      </w:pPr>
      <w:r w:rsidRPr="00217260">
        <w:t>ת"ר</w:t>
      </w:r>
      <w:r>
        <w:t xml:space="preserve">:</w:t>
      </w:r>
    </w:p>
    <w:p w:rsidR="00E403F0" w:rsidRPr="00AD695E" w:rsidRDefault="00E403F0" w:rsidP="00E403F0">
      <w:pPr>
        <w:rPr>
          <w:rtl/>
        </w:rPr>
      </w:pPr>
      <w:del w:id="93429" w:author="מנוע מכני" w:date="2026-10-11T12:04:39Z">
        <w:r>
          <w:rPr>
            <w:rtl/>
          </w:rPr>
          <w:delText xml:space="preserve"> </w:delText>
        </w:r>
      </w:del>
      <w:r>
        <w:rPr>
          <w:rtl/>
        </w:rPr>
        <w:t xml:space="preserve">ה</w:t>
      </w:r>
      <w:r w:rsidR="00D64BA8">
        <w:rPr>
          <w:rtl/>
        </w:rPr>
        <w:t>'</w:t>
      </w:r>
      <w:r>
        <w:rPr>
          <w:rtl/>
        </w:rPr>
        <w:t xml:space="preserve"> לידות ודאי ה</w:t>
      </w:r>
      <w:r w:rsidR="00D64BA8">
        <w:rPr>
          <w:rtl/>
        </w:rPr>
        <w:t>'</w:t>
      </w:r>
      <w:r>
        <w:rPr>
          <w:rtl/>
        </w:rPr>
        <w:t xml:space="preserve"> זיבות ספק, או ה</w:t>
      </w:r>
      <w:r w:rsidR="00D64BA8">
        <w:rPr>
          <w:rtl/>
        </w:rPr>
        <w:t>'</w:t>
      </w:r>
      <w:r>
        <w:rPr>
          <w:rtl/>
        </w:rPr>
        <w:t xml:space="preserve"> לידות ודאי וה' לידות ספק - מביאה ב' קינין, אחת על הודאי ואחת על הספק, </w:t>
      </w:r>
    </w:p>
    <w:p w:rsidR="00E403F0" w:rsidRPr="00AD695E" w:rsidRDefault="00E403F0" w:rsidP="00E403F0">
      <w:pPr>
        <w:rPr>
          <w:rtl/>
        </w:rPr>
      </w:pPr>
      <w:r>
        <w:rPr>
          <w:rtl/>
        </w:rPr>
        <w:tab/>
        <w:t xml:space="preserve">של ודאי נאכלת והשאר </w:t>
      </w:r>
      <w:ins w:id="91099" w:author="מנוע מכני" w:date="2026-10-11T12:04:39Z">
        <w:r>
          <w:rPr>
            <w:rtl/>
          </w:rPr>
          <w:t xml:space="preserve">עליו</w:t>
        </w:r>
      </w:ins>
      <w:del w:id="91100" w:author="מנוע מכני" w:date="2026-10-11T12:04:39Z">
        <w:r>
          <w:rPr>
            <w:rtl/>
          </w:rPr>
          <w:tab/>
          <w:delText xml:space="preserve">עליה</w:delText>
        </w:r>
      </w:del>
      <w:r>
        <w:rPr>
          <w:rtl/>
        </w:rPr>
        <w:tab/>
        <w:t xml:space="preserve"> חובה, של ספק אין נאכלת ואין השאר </w:t>
      </w:r>
      <w:ins w:id="91101" w:author="מנוע מכני" w:date="2026-10-11T12:04:39Z">
        <w:r>
          <w:rPr>
            <w:rtl/>
          </w:rPr>
          <w:t xml:space="preserve">עליו</w:t>
        </w:r>
      </w:ins>
      <w:del w:id="91102" w:author="מנוע מכני" w:date="2026-10-11T12:04:39Z">
        <w:r>
          <w:rPr>
            <w:rtl/>
          </w:rPr>
          <w:tab/>
          <w:delText xml:space="preserve">עליה</w:delText>
        </w:r>
      </w:del>
      <w:r>
        <w:rPr>
          <w:rtl/>
        </w:rPr>
        <w:tab/>
        <w:t xml:space="preserve"> חובה</w:t>
      </w:r>
      <w:ins w:id="91785" w:author="מנוע מכני" w:date="2026-10-11T12:04:39Z">
        <w:r>
          <w:rPr>
            <w:rtl/>
          </w:rPr>
          <w:t xml:space="preserve">,</w:t>
        </w:r>
      </w:ins>
      <w:del w:id="91786" w:author="מנוע מכני" w:date="2026-10-11T12:04:39Z">
        <w:r>
          <w:rPr>
            <w:rtl/>
          </w:rPr>
          <w:tab/>
          <w:delText xml:space="preserve">;</w:delText>
        </w:r>
      </w:del>
    </w:p>
    <w:p>
      <w:pPr>
        <w:pStyle w:val="38"/>
        <w:rPr>
          <w:ins w:id="93430" w:author="מנוע מכני" w:date="2026-10-11T12:04:39Z"/>
        </w:rPr>
      </w:pPr>
      <w:r>
        <w:t>רי</w:t>
      </w:r>
      <w:r>
        <w:t>"</w:t>
      </w:r>
      <w:r>
        <w:t>ו ב</w:t>
      </w:r>
      <w:r>
        <w:t>"</w:t>
      </w:r>
      <w:r>
        <w:t>נ</w:t>
      </w:r>
      <w:r>
        <w:t xml:space="preserve">:</w:t>
      </w:r>
    </w:p>
    <w:p w:rsidR="00E403F0" w:rsidRPr="00AD695E" w:rsidRDefault="00E403F0" w:rsidP="00E403F0">
      <w:pPr>
        <w:rPr>
          <w:rtl/>
        </w:rPr>
      </w:pPr>
      <w:del w:id="93431" w:author="מנוע מכני" w:date="2026-10-11T12:04:39Z">
        <w:r>
          <w:rPr>
            <w:rtl/>
          </w:rPr>
          <w:delText xml:space="preserve"> </w:delText>
        </w:r>
      </w:del>
      <w:r>
        <w:rPr>
          <w:rtl/>
        </w:rPr>
        <w:t xml:space="preserve">על ודאי תאמר על האחרונה ותפטר של ספק, אם יש ודאי ביניהן תאמר על הודאי ותפטר, ואם </w:t>
      </w:r>
      <w:ins w:id="90423" w:author="מנוע מכני" w:date="2026-10-11T12:04:39Z">
        <w:r>
          <w:rPr>
            <w:rtl/>
          </w:rPr>
          <w:t xml:space="preserve">לא</w:t>
        </w:r>
      </w:ins>
      <w:del w:id="90424" w:author="מנוע מכני" w:date="2026-10-11T12:04:39Z">
        <w:r>
          <w:rPr>
            <w:rtl/>
          </w:rPr>
          <w:delText xml:space="preserve">לאו</w:delText>
        </w:r>
      </w:del>
      <w:r>
        <w:rPr>
          <w:rtl/>
        </w:rPr>
        <w:t xml:space="preserve"> תאמר על אחד מהן ותפטר</w:t>
      </w:r>
      <w:ins w:id="91787" w:author="מנוע מכני" w:date="2026-10-11T12:04:39Z">
        <w:r>
          <w:rPr>
            <w:rtl/>
          </w:rPr>
          <w:t xml:space="preserve">,</w:t>
        </w:r>
      </w:ins>
      <w:del w:id="91788" w:author="מנוע מכני" w:date="2026-10-11T12:04:39Z">
        <w:r>
          <w:rPr>
            <w:rtl/>
          </w:rPr>
          <w:delText xml:space="preserve">;</w:delText>
        </w:r>
      </w:del>
    </w:p>
    <w:p>
      <w:pPr>
        <w:pStyle w:val="38"/>
        <w:rPr>
          <w:ins w:id="93432" w:author="מנוע מכני" w:date="2026-10-11T12:04:39Z"/>
        </w:rPr>
      </w:pPr>
      <w:r>
        <w:t xml:space="preserve">ר"ע</w:t>
      </w:r>
      <w:del w:id="94490" w:author="מנוע מכני" w:date="2026-10-11T12:04:39Z">
        <w:r>
          <w:delText xml:space="preserve"> אומר</w:delText>
        </w:r>
      </w:del>
      <w:r>
        <w:t xml:space="preserve">:</w:t>
      </w:r>
    </w:p>
    <w:p w:rsidR="00E403F0" w:rsidRPr="00AD695E" w:rsidRDefault="00E403F0" w:rsidP="00E403F0">
      <w:pPr>
        <w:rPr>
          <w:rtl/>
        </w:rPr>
      </w:pPr>
      <w:del w:id="93433" w:author="מנוע מכני" w:date="2026-10-11T12:04:39Z">
        <w:r>
          <w:rPr>
            <w:rtl/>
          </w:rPr>
          <w:delText xml:space="preserve"> </w:delText>
        </w:r>
      </w:del>
      <w:r>
        <w:rPr>
          <w:rtl/>
        </w:rPr>
        <w:t xml:space="preserve">בין על הודאי בין על הספק, תאמר על אחת מהן ותפטר.</w:t>
      </w:r>
    </w:p>
    <w:p>
      <w:pPr>
        <w:pStyle w:val="afffff8"/>
        <w:rPr>
          <w:ins w:id="90169" w:author="קלוד" w:date="2026-10-11T12:26:18Z"/>
        </w:rPr>
      </w:pPr>
      <w:ins w:id="90170" w:author="קלוד" w:date="2026-10-11T12:26:18Z">
        <w:r>
          <w:rPr>
            <w:color w:val="7B3F00"/>
          </w:rPr>
          <w:t xml:space="preserve">מחלוקת ריב"נ ור"ע - תאמר על אחת מהן ותפטר</w:t>
        </w:r>
      </w:ins>
    </w:p>
    <w:p>
      <w:pPr>
        <w:pStyle w:val="38"/>
        <w:rPr>
          <w:ins w:id="93434" w:author="מנוע מכני" w:date="2026-10-11T12:04:39Z"/>
        </w:rPr>
      </w:pPr>
      <w:del w:id="94537" w:author="מנוע מכני" w:date="2026-10-11T12:04:39Z">
        <w:r>
          <w:delText xml:space="preserve">א"ל </w:delText>
        </w:r>
      </w:del>
      <w:r>
        <w:t xml:space="preserve">ר</w:t>
      </w:r>
      <w:r>
        <w:t>נב</w:t>
      </w:r>
      <w:r>
        <w:t>"</w:t>
      </w:r>
      <w:r>
        <w:t>י</w:t>
      </w:r>
      <w:r>
        <w:t xml:space="preserve"> לר"</w:t>
      </w:r>
      <w:r>
        <w:t>פ</w:t>
      </w:r>
      <w:r>
        <w:t xml:space="preserve">:</w:t>
      </w:r>
    </w:p>
    <w:p w:rsidR="00E403F0" w:rsidRPr="00AD695E" w:rsidRDefault="00E403F0" w:rsidP="00E403F0">
      <w:pPr>
        <w:rPr>
          <w:rtl/>
        </w:rPr>
      </w:pPr>
      <w:del w:id="93435" w:author="מנוע מכני" w:date="2026-10-11T12:04:39Z">
        <w:r>
          <w:rPr>
            <w:rtl/>
          </w:rPr>
          <w:delText xml:space="preserve"> </w:delText>
        </w:r>
      </w:del>
      <w:r>
        <w:rPr>
          <w:rtl/>
        </w:rPr>
        <w:t xml:space="preserve">אימא לך מדרבא </w:t>
      </w:r>
      <w:ins w:id="91105" w:author="מנוע מכני" w:date="2026-10-11T12:04:39Z">
        <w:r>
          <w:rPr>
            <w:rtl/>
          </w:rPr>
          <w:t xml:space="preserve">אלו</w:t>
        </w:r>
      </w:ins>
      <w:del w:id="91106" w:author="מנוע מכני" w:date="2026-10-11T12:04:39Z">
        <w:r>
          <w:rPr>
            <w:rtl/>
          </w:rPr>
          <w:delText xml:space="preserve">הני</w:delText>
        </w:r>
      </w:del>
      <w:r>
        <w:rPr>
          <w:rtl/>
        </w:rPr>
        <w:t xml:space="preserve"> תנאי במאי </w:t>
      </w:r>
      <w:ins w:id="90425" w:author="מנוע מכני" w:date="2026-10-11T12:04:39Z">
        <w:r>
          <w:rPr>
            <w:rtl/>
          </w:rPr>
          <w:t xml:space="preserve">חלקו</w:t>
        </w:r>
      </w:ins>
      <w:del w:id="90426" w:author="מנוע מכני" w:date="2026-10-11T12:04:39Z">
        <w:r>
          <w:rPr>
            <w:rtl/>
          </w:rPr>
          <w:delText xml:space="preserve">פליגי</w:delText>
        </w:r>
      </w:del>
      <w:r>
        <w:rPr>
          <w:rtl/>
        </w:rPr>
        <w:t xml:space="preserve">, </w:t>
      </w:r>
      <w:r>
        <w:rPr>
          <w:rStyle w:val="2fb"/>
          <w:rtl/>
        </w:rPr>
        <w:t xml:space="preserve">דר</w:t>
      </w:r>
      <w:r>
        <w:rPr>
          <w:rStyle w:val="2fb"/>
          <w:rFonts w:hint="cs"/>
          <w:rtl/>
        </w:rPr>
        <w:t>יב</w:t>
      </w:r>
      <w:r>
        <w:rPr>
          <w:rStyle w:val="2fb"/>
          <w:rtl/>
        </w:rPr>
        <w:t>"</w:t>
      </w:r>
      <w:r>
        <w:rPr>
          <w:rStyle w:val="2fb"/>
          <w:rFonts w:hint="cs"/>
          <w:rtl/>
        </w:rPr>
        <w:t>נ</w:t>
      </w:r>
      <w:r>
        <w:rPr>
          <w:rtl/>
        </w:rPr>
        <w:t xml:space="preserve"> מדמי לחטאת, דמאן דחייב ה</w:t>
      </w:r>
      <w:r w:rsidR="00D64BA8">
        <w:rPr>
          <w:rtl/>
        </w:rPr>
        <w:t>'</w:t>
      </w:r>
      <w:r>
        <w:rPr>
          <w:rtl/>
        </w:rPr>
        <w:t xml:space="preserve"> חטאות עד </w:t>
      </w:r>
      <w:ins w:id="92867" w:author="מנוע מכני" w:date="2026-10-11T12:04:39Z">
        <w:r>
          <w:rPr>
            <w:rtl/>
          </w:rPr>
          <w:t xml:space="preserve">דמביא</w:t>
        </w:r>
      </w:ins>
      <w:del w:id="92868" w:author="מנוע מכני" w:date="2026-10-11T12:04:39Z">
        <w:r>
          <w:rPr>
            <w:rtl/>
          </w:rPr>
          <w:delText xml:space="preserve">דמייתי</w:delText>
        </w:r>
      </w:del>
      <w:r>
        <w:rPr>
          <w:rtl/>
        </w:rPr>
        <w:t xml:space="preserve"> כולהון וסוף מכפר </w:t>
      </w:r>
      <w:ins w:id="91103" w:author="מנוע מכני" w:date="2026-10-11T12:04:39Z">
        <w:r>
          <w:rPr>
            <w:rtl/>
          </w:rPr>
          <w:t xml:space="preserve">לו</w:t>
        </w:r>
      </w:ins>
      <w:del w:id="91104" w:author="מנוע מכני" w:date="2026-10-11T12:04:39Z">
        <w:r>
          <w:rPr>
            <w:rtl/>
          </w:rPr>
          <w:delText xml:space="preserve">ליה</w:delText>
        </w:r>
      </w:del>
      <w:r>
        <w:rPr>
          <w:rtl/>
        </w:rPr>
        <w:t xml:space="preserve">, </w:t>
      </w:r>
      <w:r>
        <w:rPr>
          <w:rtl/>
        </w:rPr>
        <w:t xml:space="preserve">ה"נ</w:t>
      </w:r>
      <w:r>
        <w:rPr>
          <w:rtl/>
        </w:rPr>
        <w:t xml:space="preserve"> </w:t>
      </w:r>
      <w:r>
        <w:rPr>
          <w:rtl/>
        </w:rPr>
        <w:t xml:space="preserve">ל"ש</w:t>
      </w:r>
      <w:ins w:id="91789" w:author="מנוע מכני" w:date="2026-10-11T12:04:39Z">
        <w:r>
          <w:rPr>
            <w:rtl/>
          </w:rPr>
          <w:t xml:space="preserve">,</w:t>
        </w:r>
      </w:ins>
      <w:del w:id="91790" w:author="מנוע מכני" w:date="2026-10-11T12:04:39Z">
        <w:r>
          <w:rPr>
            <w:rtl/>
          </w:rPr>
          <w:delText xml:space="preserve">;</w:delText>
        </w:r>
      </w:del>
    </w:p>
    <w:p w:rsidR="00E403F0" w:rsidRPr="00AD695E" w:rsidRDefault="00E403F0" w:rsidP="00E403F0">
      <w:pPr>
        <w:rPr>
          <w:rtl/>
        </w:rPr>
      </w:pPr>
      <w:r>
        <w:rPr>
          <w:rStyle w:val="2fb"/>
          <w:rtl/>
        </w:rPr>
        <w:t xml:space="preserve">ור"ע</w:t>
      </w:r>
      <w:r>
        <w:rPr>
          <w:rtl/>
        </w:rPr>
        <w:t xml:space="preserve"> מדמי לטבילין, דמאן דמחייב ה</w:t>
      </w:r>
      <w:r w:rsidR="00D64BA8">
        <w:rPr>
          <w:rtl/>
        </w:rPr>
        <w:t>'</w:t>
      </w:r>
      <w:r>
        <w:rPr>
          <w:rtl/>
        </w:rPr>
        <w:t xml:space="preserve"> טבילות כיון דטביל </w:t>
      </w:r>
      <w:ins w:id="91107" w:author="מנוע מכני" w:date="2026-10-11T12:04:39Z">
        <w:r>
          <w:rPr>
            <w:rtl/>
          </w:rPr>
          <w:t xml:space="preserve">אחת</w:t>
        </w:r>
      </w:ins>
      <w:del w:id="91108" w:author="מנוע מכני" w:date="2026-10-11T12:04:39Z">
        <w:r>
          <w:rPr>
            <w:rtl/>
          </w:rPr>
          <w:delText xml:space="preserve">חדא</w:delText>
        </w:r>
      </w:del>
      <w:r>
        <w:rPr>
          <w:rtl/>
        </w:rPr>
        <w:t xml:space="preserve"> </w:t>
      </w:r>
      <w:ins w:id="92249" w:author="מנוע מכני" w:date="2026-10-11T12:04:39Z">
        <w:r>
          <w:rPr>
            <w:rtl/>
          </w:rPr>
          <w:t xml:space="preserve">פעם</w:t>
        </w:r>
      </w:ins>
      <w:del w:id="92250" w:author="מנוע מכני" w:date="2026-10-11T12:04:39Z">
        <w:r>
          <w:rPr>
            <w:rtl/>
          </w:rPr>
          <w:delText xml:space="preserve">זימנא</w:delText>
        </w:r>
      </w:del>
      <w:r>
        <w:rPr>
          <w:rtl/>
        </w:rPr>
        <w:t xml:space="preserve"> איטהר, </w:t>
      </w:r>
      <w:r>
        <w:rPr>
          <w:rtl/>
        </w:rPr>
        <w:t xml:space="preserve">ה"נ</w:t>
      </w:r>
      <w:r>
        <w:rPr>
          <w:rtl/>
        </w:rPr>
        <w:t xml:space="preserve"> </w:t>
      </w:r>
      <w:r>
        <w:rPr>
          <w:rtl/>
        </w:rPr>
        <w:t xml:space="preserve">ל"ש</w:t>
      </w:r>
      <w:r>
        <w:rPr>
          <w:rtl/>
        </w:rPr>
        <w:t xml:space="preserve">.</w:t>
      </w:r>
    </w:p>
    <w:p>
      <w:pPr>
        <w:pStyle w:val="38"/>
        <w:rPr>
          <w:ins w:id="93436" w:author="מנוע מכני" w:date="2026-10-11T12:04:39Z"/>
        </w:rPr>
      </w:pPr>
      <w:r>
        <w:t xml:space="preserve">א"ל</w:t>
      </w:r>
      <w:r>
        <w:t xml:space="preserve"> </w:t>
      </w:r>
      <w:ins w:id="90083" w:author="מנוע מכני" w:date="2026-10-11T12:04:39Z">
        <w:r>
          <w:t xml:space="preserve">ר"פ</w:t>
        </w:r>
      </w:ins>
      <w:del w:id="90084" w:author="מנוע מכני" w:date="2026-10-11T12:04:39Z">
        <w:r>
          <w:delText xml:space="preserve">רב פפא</w:delText>
        </w:r>
      </w:del>
      <w:r>
        <w:t xml:space="preserve">:</w:t>
      </w:r>
    </w:p>
    <w:p w:rsidR="00E403F0" w:rsidRPr="00AD695E" w:rsidRDefault="00E403F0" w:rsidP="00E403F0">
      <w:pPr>
        <w:rPr>
          <w:rtl/>
        </w:rPr>
      </w:pPr>
      <w:del w:id="93437" w:author="מנוע מכני" w:date="2026-10-11T12:04:39Z">
        <w:r>
          <w:rPr>
            <w:rtl/>
          </w:rPr>
          <w:delText xml:space="preserve"> </w:delText>
        </w:r>
      </w:del>
      <w:ins w:id="92369" w:author="מנוע מכני" w:date="2026-10-11T12:04:39Z">
        <w:r>
          <w:rPr>
            <w:rtl/>
          </w:rPr>
          <w:t xml:space="preserve">אם </w:t>
        </w:r>
      </w:ins>
      <w:del w:id="92370" w:author="מנוע מכני" w:date="2026-10-11T12:04:39Z">
        <w:r>
          <w:rPr>
            <w:rtl/>
          </w:rPr>
          <w:delText xml:space="preserve">אי </w:delText>
        </w:r>
      </w:del>
      <w:r>
        <w:rPr>
          <w:rtl/>
        </w:rPr>
        <w:t xml:space="preserve">ס"ד</w:t>
      </w:r>
      <w:r>
        <w:rPr>
          <w:rtl/>
        </w:rPr>
        <w:t xml:space="preserve"> </w:t>
      </w:r>
      <w:r>
        <w:rPr>
          <w:rStyle w:val="2fb"/>
          <w:rtl/>
        </w:rPr>
        <w:t xml:space="preserve">ר</w:t>
      </w:r>
      <w:r>
        <w:rPr>
          <w:rStyle w:val="2fb"/>
          <w:rFonts w:hint="cs"/>
          <w:rtl/>
        </w:rPr>
        <w:t>יב</w:t>
      </w:r>
      <w:r>
        <w:rPr>
          <w:rStyle w:val="2fb"/>
          <w:rtl/>
        </w:rPr>
        <w:t>"</w:t>
      </w:r>
      <w:r>
        <w:rPr>
          <w:rStyle w:val="2fb"/>
          <w:rFonts w:hint="cs"/>
          <w:rtl/>
        </w:rPr>
        <w:t xml:space="preserve">נ</w:t>
      </w:r>
      <w:ins w:id="91791" w:author="מנוע מכני" w:date="2026-10-11T12:04:39Z">
        <w:r>
          <w:rPr>
            <w:rFonts w:hint="cs"/>
            <w:rtl/>
          </w:rPr>
          <w:t xml:space="preserve"> </w:t>
        </w:r>
      </w:ins>
      <w:del w:id="91792" w:author="מנוע מכני" w:date="2026-10-11T12:04:39Z">
        <w:r>
          <w:rPr>
            <w:rFonts w:hint="cs"/>
            <w:rtl/>
          </w:rPr>
          <w:delText xml:space="preserve"> </w:delText>
        </w:r>
        <w:r>
          <w:rPr>
            <w:rtl/>
          </w:rPr>
          <w:delText xml:space="preserve"> </w:delText>
        </w:r>
      </w:del>
      <w:r>
        <w:rPr>
          <w:rtl/>
        </w:rPr>
        <w:t xml:space="preserve">לחטאת מדמי להן, </w:t>
      </w:r>
      <w:ins w:id="91109" w:author="מנוע מכני" w:date="2026-10-11T12:04:39Z">
        <w:r>
          <w:rPr>
            <w:rtl/>
          </w:rPr>
          <w:t xml:space="preserve">למה</w:t>
        </w:r>
      </w:ins>
      <w:del w:id="91110" w:author="מנוע מכני" w:date="2026-10-11T12:04:39Z">
        <w:r>
          <w:rPr>
            <w:rtl/>
          </w:rPr>
          <w:delText xml:space="preserve">אמאי</w:delText>
        </w:r>
      </w:del>
      <w:r>
        <w:rPr>
          <w:rtl/>
        </w:rPr>
        <w:t xml:space="preserve"> של ספק תאמר על אחת מהן ותפטר? </w:t>
      </w:r>
    </w:p>
    <w:p w:rsidR="00E403F0" w:rsidRPr="00AD695E" w:rsidRDefault="00E403F0" w:rsidP="00E403F0">
      <w:pPr>
        <w:pStyle w:val="afff3"/>
        <w:framePr w:wrap="around"/>
        <w:spacing w:line="240" w:lineRule="exact"/>
        <w:rPr>
          <w:rtl/>
        </w:rPr>
      </w:pPr>
      <w:r w:rsidRPr="009239E9">
        <w:rPr>
          <w:rFonts w:hint="cs"/>
          <w:szCs w:val="18"/>
          <w:rtl/>
        </w:rPr>
        <w:t>ח:</w:t>
      </w:r>
    </w:p>
    <w:p w:rsidR="00E403F0" w:rsidRPr="00AD695E" w:rsidRDefault="00E403F0" w:rsidP="00E403F0">
      <w:pPr>
        <w:rPr>
          <w:rtl/>
        </w:rPr>
      </w:pPr>
      <w:r>
        <w:rPr>
          <w:rtl/>
        </w:rPr>
        <w:t xml:space="preserve">אילו מאן דמחייב חמש אשמות תלויין, כי </w:t>
      </w:r>
      <w:ins w:id="92869" w:author="מנוע מכני" w:date="2026-10-11T12:04:39Z">
        <w:r>
          <w:rPr>
            <w:rtl/>
          </w:rPr>
          <w:t xml:space="preserve">מביא</w:t>
        </w:r>
      </w:ins>
      <w:del w:id="92870" w:author="מנוע מכני" w:date="2026-10-11T12:04:39Z">
        <w:r>
          <w:rPr>
            <w:rtl/>
          </w:rPr>
          <w:delText xml:space="preserve">מייתי</w:delText>
        </w:r>
      </w:del>
      <w:r>
        <w:rPr>
          <w:rtl/>
        </w:rPr>
        <w:t xml:space="preserve"> חד מי </w:t>
      </w:r>
      <w:ins w:id="92871" w:author="מנוע מכני" w:date="2026-10-11T12:04:39Z">
        <w:r>
          <w:rPr>
            <w:rtl/>
          </w:rPr>
          <w:t xml:space="preserve">פטור</w:t>
        </w:r>
      </w:ins>
      <w:del w:id="92872" w:author="מנוע מכני" w:date="2026-10-11T12:04:39Z">
        <w:r>
          <w:rPr>
            <w:rtl/>
          </w:rPr>
          <w:delText xml:space="preserve">מיפטר</w:delText>
        </w:r>
      </w:del>
      <w:r>
        <w:rPr>
          <w:rtl/>
        </w:rPr>
        <w:t xml:space="preserve">? </w:t>
      </w:r>
    </w:p>
    <w:p>
      <w:pPr>
        <w:pStyle w:val="38"/>
        <w:rPr>
          <w:ins w:id="93438" w:author="מנוע מכני" w:date="2026-10-11T12:04:39Z"/>
        </w:rPr>
      </w:pPr>
      <w:r>
        <w:t xml:space="preserve">והתניא, זה הכלל:</w:t>
      </w:r>
    </w:p>
    <w:p w:rsidR="00E403F0" w:rsidRPr="00AD695E" w:rsidRDefault="00E403F0" w:rsidP="00E403F0">
      <w:pPr>
        <w:rPr>
          <w:rtl/>
        </w:rPr>
      </w:pPr>
      <w:del w:id="93439" w:author="מנוע מכני" w:date="2026-10-11T12:04:39Z">
        <w:r>
          <w:rPr>
            <w:rtl/>
          </w:rPr>
          <w:delText xml:space="preserve"> </w:delText>
        </w:r>
      </w:del>
      <w:r>
        <w:rPr>
          <w:rtl/>
        </w:rPr>
        <w:t xml:space="preserve">כל שחלוקין בחטאות חלוקין באשמות! </w:t>
      </w:r>
    </w:p>
    <w:p>
      <w:pPr>
        <w:pStyle w:val="38"/>
        <w:rPr>
          <w:ins w:id="94459" w:author="מנוע מכני" w:date="2026-10-11T12:04:39Z"/>
        </w:rPr>
      </w:pPr>
      <w:r w:rsidRPr="00A34521">
        <w:t>אלא</w:t>
      </w:r>
      <w:r>
        <w:t xml:space="preserve">,</w:t>
      </w:r>
    </w:p>
    <w:p w:rsidR="00E403F0" w:rsidRPr="00AD695E" w:rsidRDefault="00E403F0" w:rsidP="00E403F0">
      <w:pPr>
        <w:rPr>
          <w:rtl/>
        </w:rPr>
      </w:pPr>
      <w:del w:id="94460" w:author="מנוע מכני" w:date="2026-10-11T12:04:39Z">
        <w:r>
          <w:rPr>
            <w:rtl/>
          </w:rPr>
          <w:delText xml:space="preserve"> </w:delText>
        </w:r>
      </w:del>
      <w:r w:rsidRPr="00A34521">
        <w:rPr>
          <w:b/>
          <w:bCs/>
          <w:rtl/>
        </w:rPr>
        <w:t xml:space="preserve">דכ</w:t>
      </w:r>
      <w:ins w:id="90015" w:author="מנוע מכני" w:date="2026-10-11T12:04:39Z">
        <w:r>
          <w:rPr>
            <w:b/>
            <w:bCs/>
            <w:rtl/>
          </w:rPr>
          <w:t xml:space="preserve">ו"ע</w:t>
        </w:r>
      </w:ins>
      <w:del w:id="90016" w:author="מנוע מכני" w:date="2026-10-11T12:04:39Z">
        <w:r w:rsidRPr="00A34521">
          <w:rPr>
            <w:b/>
            <w:bCs/>
            <w:rtl/>
          </w:rPr>
          <w:delText xml:space="preserve">ו</w:delText>
        </w:r>
        <w:r w:rsidRPr="00A34521">
          <w:rPr>
            <w:rFonts w:hint="cs"/>
            <w:b/>
            <w:bCs/>
            <w:rtl/>
          </w:rPr>
          <w:delText xml:space="preserve">''ע</w:delText>
        </w:r>
      </w:del>
      <w:r>
        <w:rPr>
          <w:rtl/>
        </w:rPr>
        <w:t xml:space="preserve"> לטבילות מדמי להון, </w:t>
      </w:r>
    </w:p>
    <w:p>
      <w:pPr>
        <w:pStyle w:val="38"/>
        <w:rPr>
          <w:ins w:id="93440" w:author="מנוע מכני" w:date="2026-10-11T12:04:39Z"/>
        </w:rPr>
      </w:pPr>
      <w:ins w:id="90427" w:author="מנוע מכני" w:date="2026-10-11T12:04:39Z">
        <w:r>
          <w:t xml:space="preserve">וחלקו</w:t>
        </w:r>
      </w:ins>
    </w:p>
    <w:p w:rsidR="00E403F0" w:rsidRPr="00AD695E" w:rsidRDefault="00E403F0" w:rsidP="00E403F0">
      <w:pPr>
        <w:rPr>
          <w:rtl/>
        </w:rPr>
      </w:pPr>
      <w:del w:id="90428" w:author="מנוע מכני" w:date="2026-10-11T12:04:39Z">
        <w:r w:rsidRPr="00F36DA9">
          <w:rPr>
            <w:b/>
            <w:bCs/>
            <w:rtl/>
          </w:rPr>
          <w:delText xml:space="preserve">ו</w:delText>
        </w:r>
        <w:r w:rsidRPr="00F36DA9">
          <w:rPr>
            <w:rFonts w:hint="cs"/>
            <w:b/>
            <w:bCs/>
            <w:rtl/>
          </w:rPr>
          <w:delText xml:space="preserve">פליגי</w:delText>
        </w:r>
      </w:del>
      <w:del w:id="93441" w:author="מנוע מכני" w:date="2026-10-11T12:04:39Z">
        <w:r>
          <w:rPr>
            <w:rFonts w:hint="cs"/>
            <w:rtl/>
          </w:rPr>
          <w:delText xml:space="preserve"> </w:delText>
        </w:r>
      </w:del>
      <w:r w:rsidRPr="00A34521">
        <w:rPr>
          <w:b/>
          <w:bCs/>
          <w:rtl/>
        </w:rPr>
        <w:t>בחוששין לפשיעה</w:t>
      </w:r>
      <w:r>
        <w:rPr>
          <w:rtl/>
        </w:rPr>
        <w:t xml:space="preserve"> </w:t>
      </w:r>
      <w:r w:rsidRPr="00A34521">
        <w:rPr>
          <w:rStyle w:val="2fb"/>
          <w:rFonts w:hint="cs"/>
          <w:b/>
          <w:bCs/>
          <w:rtl/>
        </w:rPr>
        <w:t>לריב</w:t>
      </w:r>
      <w:r>
        <w:rPr>
          <w:rStyle w:val="2fb"/>
          <w:rtl/>
        </w:rPr>
        <w:t>"</w:t>
      </w:r>
      <w:r>
        <w:rPr>
          <w:rStyle w:val="2fb"/>
          <w:rFonts w:hint="cs"/>
          <w:rtl/>
        </w:rPr>
        <w:t xml:space="preserve">נ</w:t>
      </w:r>
      <w:r>
        <w:rPr>
          <w:rFonts w:hint="cs"/>
          <w:rtl/>
        </w:rPr>
        <w:t xml:space="preserve">: </w:t>
      </w:r>
      <w:ins w:id="91111" w:author="מנוע מכני" w:date="2026-10-11T12:04:39Z">
        <w:r>
          <w:rPr>
            <w:rtl/>
          </w:rPr>
          <w:t xml:space="preserve">חוששים</w:t>
        </w:r>
      </w:ins>
      <w:del w:id="91112" w:author="מנוע מכני" w:date="2026-10-11T12:04:39Z">
        <w:r>
          <w:rPr>
            <w:rtl/>
          </w:rPr>
          <w:delText xml:space="preserve">חיישינן</w:delText>
        </w:r>
      </w:del>
      <w:r>
        <w:rPr>
          <w:rtl/>
        </w:rPr>
        <w:t xml:space="preserve"> לפשיעה, </w:t>
      </w:r>
      <w:r w:rsidRPr="00A34521">
        <w:rPr>
          <w:rStyle w:val="2fb"/>
          <w:rFonts w:hint="cs"/>
          <w:b/>
          <w:bCs/>
          <w:rtl/>
        </w:rPr>
        <w:t>ולר</w:t>
      </w:r>
      <w:r w:rsidRPr="00A34521">
        <w:rPr>
          <w:rStyle w:val="2fb"/>
          <w:b/>
          <w:bCs/>
          <w:rtl/>
        </w:rPr>
        <w:t>"</w:t>
      </w:r>
      <w:r w:rsidRPr="00A34521">
        <w:rPr>
          <w:rStyle w:val="2fb"/>
          <w:rFonts w:hint="cs"/>
          <w:b/>
          <w:bCs/>
          <w:rtl/>
        </w:rPr>
        <w:t>ע</w:t>
      </w:r>
      <w:r>
        <w:rPr>
          <w:rtl/>
        </w:rPr>
        <w:t xml:space="preserve">: </w:t>
      </w:r>
      <w:r>
        <w:rPr>
          <w:rtl/>
        </w:rPr>
        <w:t xml:space="preserve">לא</w:t>
      </w:r>
      <w:r>
        <w:rPr>
          <w:rtl/>
        </w:rPr>
        <w:t xml:space="preserve"> </w:t>
      </w:r>
      <w:ins w:id="91113" w:author="מנוע מכני" w:date="2026-10-11T12:04:39Z">
        <w:r>
          <w:rPr>
            <w:rtl/>
          </w:rPr>
          <w:t xml:space="preserve">חוששים</w:t>
        </w:r>
      </w:ins>
      <w:del w:id="91114" w:author="מנוע מכני" w:date="2026-10-11T12:04:39Z">
        <w:r>
          <w:rPr>
            <w:rtl/>
          </w:rPr>
          <w:delText xml:space="preserve">חיישינן</w:delText>
        </w:r>
      </w:del>
      <w:r>
        <w:rPr>
          <w:rtl/>
        </w:rPr>
        <w:t xml:space="preserve"> לפשיעה.</w:t>
      </w:r>
    </w:p>
    <w:p w:rsidR="00E403F0" w:rsidRPr="00AD695E" w:rsidRDefault="00E403F0" w:rsidP="00E403F0">
      <w:pPr>
        <w:pStyle w:val="Hadran"/>
        <w:jc w:val="center"/>
        <w:rPr>
          <w:rtl/>
        </w:rPr>
        <w:pPrChange w:id="96671" w:author="Claude" w:date="2026-10-11T09:08:11Z">
          <w:pPr>
            <w:jc w:val="center"/>
            <w:rPr>
              <w:rtl/>
            </w:rPr>
          </w:pPr>
        </w:pPrChange>
      </w:pPr>
      <w:r>
        <w:rPr>
          <w:rtl/>
        </w:rPr>
        <w:t>הדרן עלך שלשים ושש.</w:t>
      </w:r>
      <w:r>
        <w:rPr>
          <w:rFonts w:hint="cs"/>
          <w:rtl/>
        </w:rPr>
        <w:t xml:space="preserve"> </w:t>
      </w:r>
    </w:p>
    <w:p w:rsidR="00E403F0" w:rsidRPr="00AD695E" w:rsidRDefault="00E403F0" w:rsidP="00E403F0">
      <w:pPr>
        <w:pStyle w:val="afff6"/>
        <w:framePr w:wrap="around"/>
        <w:spacing w:line="240" w:lineRule="exact"/>
        <w:rPr>
          <w:del w:id="95644" w:author="Claude" w:date="2026-10-11T09:07:45Z"/>
          <w:rtl/>
        </w:rPr>
      </w:pPr>
      <w:del w:id="95643" w:author="Claude" w:date="2026-10-11T09:07:45Z">
        <w:r>
          <w:rPr>
            <w:rFonts w:hint="cs"/>
            <w:rtl/>
          </w:rPr>
          <w:lastRenderedPageBreak/>
          <w:delText xml:space="preserve">פרק שני </w:delText>
        </w:r>
      </w:del>
    </w:p>
    <w:p w:rsidR="00E403F0" w:rsidRPr="00AD695E" w:rsidRDefault="00E403F0" w:rsidP="00E403F0">
      <w:pPr>
        <w:pStyle w:val="afff8"/>
        <w:framePr w:wrap="around"/>
        <w:rPr>
          <w:rtl/>
        </w:rPr>
      </w:pPr>
      <w:r>
        <w:rPr>
          <w:rFonts w:hint="cs"/>
          <w:rtl/>
        </w:rPr>
        <w:t>ח:- יא:</w:t>
      </w:r>
    </w:p>
    <w:p>
      <w:pPr>
        <w:pStyle w:val="afff7"/>
        <w:framePr w:wrap="around"/>
        <w:spacing w:line="240" w:lineRule="exact"/>
        <w:rPr>
          <w:del w:id="95646" w:author="Claude" w:date="2026-10-11T09:07:45Z"/>
          <w:rtl/>
        </w:rPr>
      </w:pPr>
      <w:ins w:id="40001" w:author="Claude" w:date="2026-10-11T09:07:32Z">
        <w:del w:id="95645" w:author="Claude" w:date="2026-10-11T09:07:45Z">
          <w:r>
            <w:rPr>
              <w:rFonts w:hint="cs"/>
              <w:rtl/>
            </w:rPr>
            <w:delText xml:space="preserve">ארבעה מחוסרי כפרה</w:delText>
          </w:r>
        </w:del>
      </w:ins>
    </w:p>
    <w:p>
      <w:pPr>
        <w:pStyle w:val="PetichatPerek"/>
        <w:rPr>
          <w:ins w:id="95642" w:author="Claude" w:date="2026-10-11T09:07:45Z"/>
        </w:rPr>
      </w:pPr>
      <w:ins w:id="95641" w:author="Claude" w:date="2026-10-11T09:07:45Z">
        <w:r>
          <w:rPr>
            <w:rFonts w:hint="cs"/>
            <w:rtl/>
          </w:rPr>
          <w:t xml:space="preserve">פרק שני</w:t>
        </w:r>
        <w:r>
          <w:rPr>
            <w:rFonts w:hint="cs"/>
            <w:rtl/>
          </w:rPr>
          <w:t xml:space="preserve"> - </w:t>
        </w:r>
        <w:r>
          <w:rPr>
            <w:rFonts w:hint="cs"/>
            <w:rtl/>
          </w:rPr>
          <w:t xml:space="preserve">ארבעה מחוסרי כפרה</w:t>
        </w:r>
      </w:ins>
    </w:p>
    <w:p w:rsidR="00E403F0" w:rsidRPr="00D65BEC" w:rsidRDefault="00E403F0" w:rsidP="00E403F0">
      <w:pPr>
        <w:pStyle w:val="afff9"/>
        <w:spacing w:before="120"/>
        <w:rPr>
          <w:rtl/>
        </w:rPr>
        <w:pPrChange w:id="90005" w:author="קלוד" w:date="2026-10-11T12:09:42Z">
          <w:pPr>
            <w:pStyle w:val="afff9"/>
          </w:pPr>
        </w:pPrChange>
      </w:pPr>
      <w:r w:rsidRPr="00D65BEC">
        <w:rPr>
          <w:rtl/>
        </w:rPr>
        <w:t>מתני'.</w:t>
      </w:r>
    </w:p>
    <w:p w:rsidR="00E403F0" w:rsidRPr="00AD695E" w:rsidRDefault="00E403F0" w:rsidP="00E403F0">
      <w:pPr>
        <w:pStyle w:val="afff7"/>
        <w:framePr w:wrap="around"/>
        <w:spacing w:line="240" w:lineRule="exact"/>
        <w:rPr>
          <w:del w:id="40004" w:author="Claude" w:date="2026-10-11T09:07:32Z"/>
          <w:rtl/>
        </w:rPr>
      </w:pPr>
      <w:del w:id="40003" w:author="Claude" w:date="2026-10-11T09:07:32Z">
        <w:r>
          <w:rPr>
            <w:rFonts w:hint="cs"/>
            <w:rtl/>
          </w:rPr>
          <w:delText xml:space="preserve">ארבעה מחוסרי כפרה</w:delText>
        </w:r>
      </w:del>
    </w:p>
    <w:p>
      <w:pPr>
        <w:pStyle w:val="MishnaBatzad"/>
        <w:rPr>
          <w:ins w:id="20137" w:author="קלוד" w:date="2026-10-11T09:07:19Z"/>
        </w:rPr>
      </w:pPr>
      <w:ins w:id="20136" w:author="קלוד" w:date="2026-10-11T09:07:19Z">
        <w:r>
          <w:t xml:space="preserve">משנה א</w:t>
        </w:r>
      </w:ins>
    </w:p>
    <w:p w:rsidR="00E403F0" w:rsidRPr="00D65BEC" w:rsidRDefault="00E403F0" w:rsidP="00E403F0">
      <w:pPr>
        <w:pStyle w:val="afff9"/>
        <w:rPr>
          <w:rtl/>
        </w:rPr>
      </w:pPr>
      <w:r w:rsidRPr="00D65BEC">
        <w:rPr>
          <w:rtl/>
        </w:rPr>
        <w:t>ארבעה מחוסרי כפרה, וארבעה מביאין על הזדון כשוגג.</w:t>
      </w:r>
    </w:p>
    <w:p w:rsidR="00E403F0" w:rsidRPr="00D65BEC" w:rsidRDefault="00E403F0" w:rsidP="00E403F0">
      <w:pPr>
        <w:pStyle w:val="afff9"/>
        <w:rPr>
          <w:rtl/>
        </w:rPr>
      </w:pPr>
      <w:r w:rsidRPr="00D65BEC">
        <w:rPr>
          <w:rtl/>
        </w:rPr>
        <w:t>ואלו הן מחוסרי כפרה: הזב, והזבה, והיולדת, והמצורע;</w:t>
      </w:r>
    </w:p>
    <w:p w:rsidR="00E403F0" w:rsidRPr="00D65BEC" w:rsidRDefault="00E403F0" w:rsidP="00E403F0">
      <w:pPr>
        <w:pStyle w:val="afff9"/>
        <w:rPr>
          <w:rtl/>
        </w:rPr>
      </w:pPr>
      <w:r>
        <w:rPr>
          <w:rStyle w:val="TanaimMishna"/>
          <w:rtl/>
          <w:rPrChange w:id="20004" w:author="קלוד" w:date="2026-10-11T09:07:19Z">
            <w:rPr>
              <w:rtl/>
            </w:rPr>
          </w:rPrChange>
        </w:rPr>
        <w:t xml:space="preserve">רבי אליעזר</w:t>
      </w:r>
      <w:r>
        <w:rPr>
          <w:rtl/>
        </w:rPr>
        <w:t xml:space="preserve"> בן יעקב אומר: גר מחוסר כפרה עד שיזרוק עליו הדם, נזיר</w:t>
      </w:r>
      <w:r w:rsidRPr="00D65BEC">
        <w:rPr>
          <w:rFonts w:hint="cs"/>
          <w:rtl/>
        </w:rPr>
        <w:t xml:space="preserve"> </w:t>
      </w:r>
      <w:r w:rsidRPr="00D65BEC">
        <w:rPr>
          <w:rtl/>
        </w:rPr>
        <w:t>ליינו ותגלחתו וטומאתו.</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67" w:author="קלוד" w:date="2026-10-11T12:26:18Z"/>
        </w:rPr>
      </w:pPr>
      <w:ins w:id="90168" w:author="קלוד" w:date="2026-10-11T12:26:18Z">
        <w:r>
          <w:rPr>
            <w:color w:val="7B3F00"/>
          </w:rPr>
          <w:t xml:space="preserve">זב וזבה, מצורע ומצורעת - למה נמנו בשנים</w:t>
        </w:r>
      </w:ins>
    </w:p>
    <w:p w:rsidR="00E403F0" w:rsidRPr="00AD695E" w:rsidRDefault="00E403F0" w:rsidP="00E403F0">
      <w:pPr>
        <w:rPr>
          <w:rtl/>
        </w:rPr>
      </w:pPr>
      <w:r>
        <w:rPr>
          <w:rFonts w:hint="cs"/>
          <w:rtl/>
        </w:rPr>
        <w:t>מ</w:t>
      </w:r>
      <w:r>
        <w:rPr>
          <w:rtl/>
        </w:rPr>
        <w:t>"</w:t>
      </w:r>
      <w:r>
        <w:rPr>
          <w:rFonts w:hint="cs"/>
          <w:rtl/>
        </w:rPr>
        <w:t xml:space="preserve">ש</w:t>
      </w:r>
      <w:r>
        <w:rPr>
          <w:rFonts w:hint="cs"/>
          <w:rtl/>
        </w:rPr>
        <w:t xml:space="preserve"> </w:t>
      </w:r>
      <w:r>
        <w:rPr>
          <w:rtl/>
        </w:rPr>
        <w:t xml:space="preserve">זב וזבה דמני להון בתרין? משום דחלוקה טומאתו, דזב </w:t>
      </w:r>
      <w:r>
        <w:rPr>
          <w:rtl/>
        </w:rPr>
        <w:t xml:space="preserve">לא</w:t>
      </w:r>
      <w:r>
        <w:rPr>
          <w:rtl/>
        </w:rPr>
        <w:t xml:space="preserve"> מטמא באונס, </w:t>
      </w:r>
    </w:p>
    <w:p w:rsidR="00E403F0" w:rsidRPr="00E87E21" w:rsidRDefault="00E403F0" w:rsidP="00E403F0">
      <w:pPr>
        <w:rPr>
          <w:spacing w:val="-4"/>
          <w:rtl/>
        </w:rPr>
      </w:pPr>
      <w:r w:rsidRPr="00E87E21">
        <w:rPr>
          <w:spacing w:val="-4"/>
          <w:rtl/>
        </w:rPr>
        <w:t xml:space="preserve">וזבה </w:t>
      </w:r>
      <w:r w:rsidRPr="00E87E21">
        <w:rPr>
          <w:spacing w:val="-4"/>
          <w:rtl/>
        </w:rPr>
        <w:t xml:space="preserve">לא</w:t>
      </w:r>
      <w:r w:rsidRPr="00E87E21">
        <w:rPr>
          <w:spacing w:val="-4"/>
          <w:rtl/>
        </w:rPr>
        <w:t xml:space="preserve"> מטמאה בראיות כבימים, </w:t>
      </w:r>
      <w:r w:rsidRPr="00E87E21">
        <w:rPr>
          <w:spacing w:val="-4"/>
          <w:rtl/>
        </w:rPr>
        <w:t xml:space="preserve">דתניא</w:t>
      </w:r>
      <w:r w:rsidRPr="00E87E21">
        <w:rPr>
          <w:spacing w:val="-4"/>
          <w:rtl/>
        </w:rPr>
        <w:t xml:space="preserve">: </w:t>
      </w:r>
      <w:r w:rsidRPr="00E87E21">
        <w:rPr>
          <w:rFonts w:hint="cs"/>
          <w:spacing w:val="-4"/>
          <w:rtl/>
        </w:rPr>
        <w:t>'</w:t>
      </w:r>
      <w:ins w:id="90311" w:author="Claude - סמנטי" w:date="2026-10-11T12:21:47Z">
        <w:r>
          <w:rPr>
            <w:rStyle w:val="afffff0"/>
            <w:spacing w:val="-4"/>
            <w:rtl/>
          </w:rPr>
          <w:t xml:space="preserve">מִבְּשָׂרוֹ</w:t>
        </w:r>
      </w:ins>
      <w:del w:id="90312" w:author="Claude - סמנטי" w:date="2026-10-11T12:21:47Z">
        <w:r w:rsidRPr="00E87E21">
          <w:rPr>
            <w:spacing w:val="-4"/>
            <w:rtl/>
          </w:rPr>
          <w:delText xml:space="preserve">מבשרו</w:delText>
        </w:r>
      </w:del>
      <w:r w:rsidRPr="00E87E21">
        <w:rPr>
          <w:rFonts w:hint="cs"/>
          <w:spacing w:val="-4"/>
          <w:rtl/>
        </w:rPr>
        <w:t>'</w:t>
      </w:r>
      <w:r w:rsidRPr="00E87E21">
        <w:rPr>
          <w:spacing w:val="-4"/>
          <w:rtl/>
        </w:rPr>
        <w:t xml:space="preserve"> - ולא מחמת אונסו, ומיטמא בראיות כבימים, </w:t>
      </w:r>
    </w:p>
    <w:p>
      <w:pPr>
        <w:pStyle w:val="38"/>
        <w:rPr>
          <w:ins w:id="93442" w:author="מנוע מכני" w:date="2026-10-11T12:04:39Z"/>
        </w:rPr>
      </w:pPr>
      <w:r w:rsidRPr="00A757C8">
        <w:t xml:space="preserve">דתניא</w:t>
      </w:r>
      <w:r w:rsidRPr="00A757C8">
        <w:t xml:space="preserve">:</w:t>
      </w:r>
    </w:p>
    <w:p w:rsidR="00E403F0" w:rsidRPr="00AD695E" w:rsidRDefault="00E403F0" w:rsidP="00E403F0">
      <w:pPr>
        <w:rPr>
          <w:rtl/>
        </w:rPr>
      </w:pPr>
      <w:del w:id="93443" w:author="מנוע מכני" w:date="2026-10-11T12:04:39Z">
        <w:r w:rsidRPr="00A757C8">
          <w:rPr>
            <w:rtl/>
          </w:rPr>
          <w:delText xml:space="preserve"> </w:delText>
        </w:r>
      </w:del>
      <w:r w:rsidRPr="00A757C8">
        <w:rPr>
          <w:rtl/>
        </w:rPr>
        <w:t xml:space="preserve">תלה הכתוב את הזכר בראיות ואת הנקבה בימים, וזבה מטמאה באונס ולא מטמאה בראיות כבימים</w:t>
      </w:r>
      <w:ins w:id="91793" w:author="מנוע מכני" w:date="2026-10-11T12:04:39Z">
        <w:r>
          <w:rPr>
            <w:rtl/>
          </w:rPr>
          <w:t xml:space="preserve">,</w:t>
        </w:r>
      </w:ins>
      <w:del w:id="91794" w:author="מנוע מכני" w:date="2026-10-11T12:04:39Z">
        <w:r w:rsidRPr="00A757C8">
          <w:rPr>
            <w:rtl/>
          </w:rPr>
          <w:delText xml:space="preserve">;</w:delText>
        </w:r>
      </w:del>
    </w:p>
    <w:p w:rsidR="00E403F0" w:rsidRPr="00AD695E" w:rsidRDefault="00E403F0" w:rsidP="00E403F0">
      <w:pPr>
        <w:rPr>
          <w:rtl/>
        </w:rPr>
      </w:pPr>
      <w:r>
        <w:rPr>
          <w:rtl/>
        </w:rPr>
        <w:t xml:space="preserve">מצורע ומצורעת </w:t>
      </w:r>
      <w:ins w:id="90429" w:author="מנוע מכני" w:date="2026-10-11T12:04:39Z">
        <w:r>
          <w:rPr>
            <w:rtl/>
          </w:rPr>
          <w:t xml:space="preserve">גם</w:t>
        </w:r>
      </w:ins>
      <w:del w:id="90430" w:author="מנוע מכני" w:date="2026-10-11T12:04:39Z">
        <w:r>
          <w:rPr>
            <w:rtl/>
          </w:rPr>
          <w:delText xml:space="preserve">נמי</w:delText>
        </w:r>
      </w:del>
      <w:r>
        <w:rPr>
          <w:rtl/>
        </w:rPr>
        <w:t xml:space="preserve"> חלוקה טומאתן, דמצורע טעון פריעה ופרימה, דבגדיו יהיו פרומים וראשו יהיה פרוע, ואסור בתשמיש המטה, ומצורעת אינה טעונה פריעה ופרימה, </w:t>
      </w:r>
    </w:p>
    <w:p>
      <w:pPr>
        <w:pStyle w:val="38"/>
        <w:rPr>
          <w:ins w:id="93444" w:author="מנוע מכני" w:date="2026-10-11T12:04:39Z"/>
        </w:rPr>
      </w:pPr>
      <w:r>
        <w:t xml:space="preserve">דתניא</w:t>
      </w:r>
      <w:r>
        <w:t xml:space="preserve">:</w:t>
      </w:r>
    </w:p>
    <w:p w:rsidR="00E403F0" w:rsidRPr="00AD695E" w:rsidRDefault="00E403F0" w:rsidP="00E403F0">
      <w:pPr>
        <w:rPr>
          <w:rtl/>
        </w:rPr>
      </w:pPr>
      <w:del w:id="93445" w:author="מנוע מכני" w:date="2026-10-11T12:04:39Z">
        <w:r>
          <w:rPr>
            <w:rtl/>
          </w:rPr>
          <w:delText xml:space="preserve"> </w:delText>
        </w:r>
      </w:del>
      <w:r>
        <w:rPr>
          <w:rtl/>
        </w:rPr>
        <w:t xml:space="preserve">אין לי אלא איש, אשה מנין? כשהוא אומר והצרוע הרי כאן שנים, </w:t>
      </w:r>
    </w:p>
    <w:p w:rsidR="00E403F0" w:rsidRPr="00AD695E" w:rsidRDefault="00E403F0" w:rsidP="00E403F0">
      <w:pPr>
        <w:rPr>
          <w:rtl/>
        </w:rPr>
      </w:pPr>
      <w:r>
        <w:rPr>
          <w:rFonts w:hint="cs"/>
          <w:rtl/>
        </w:rPr>
        <w:t>א</w:t>
      </w:r>
      <w:r>
        <w:rPr>
          <w:rtl/>
        </w:rPr>
        <w:t>"</w:t>
      </w:r>
      <w:r>
        <w:rPr>
          <w:rFonts w:hint="cs"/>
          <w:rtl/>
        </w:rPr>
        <w:t>כ</w:t>
      </w:r>
      <w:r>
        <w:rPr>
          <w:rtl/>
        </w:rPr>
        <w:t xml:space="preserve"> מה </w:t>
      </w:r>
      <w:r>
        <w:rPr>
          <w:rtl/>
        </w:rPr>
        <w:t xml:space="preserve">ת"ל</w:t>
      </w:r>
      <w:r>
        <w:rPr>
          <w:rtl/>
        </w:rPr>
        <w:t xml:space="preserve"> </w:t>
      </w:r>
      <w:r>
        <w:rPr>
          <w:rFonts w:hint="cs"/>
          <w:rtl/>
        </w:rPr>
        <w:t>'</w:t>
      </w:r>
      <w:ins w:id="90315" w:author="Claude - סמנטי" w:date="2026-10-11T12:21:47Z">
        <w:r>
          <w:rPr>
            <w:rStyle w:val="afffff0"/>
            <w:rtl/>
          </w:rPr>
          <w:t xml:space="preserve">אִישׁ</w:t>
        </w:r>
      </w:ins>
      <w:del w:id="90316" w:author="Claude - סמנטי" w:date="2026-10-11T12:21:47Z">
        <w:r>
          <w:rPr>
            <w:rtl/>
          </w:rPr>
          <w:delText xml:space="preserve">איש</w:delText>
        </w:r>
      </w:del>
      <w:r>
        <w:rPr>
          <w:rFonts w:hint="cs"/>
          <w:rtl/>
        </w:rPr>
        <w:t>'-</w:t>
      </w:r>
      <w:r>
        <w:rPr>
          <w:rtl/>
        </w:rPr>
        <w:t xml:space="preserve"> נתקו הכתוב מענין של מעלה לענין של מטה, לומר: איש פורע ופורם ואין האשה פורעת ופורמת, ומותרת בתשמיש המטה, </w:t>
      </w:r>
      <w:ins w:id="92653" w:author="מנוע מכני" w:date="2026-10-11T12:04:39Z">
        <w:r>
          <w:rPr>
            <w:rtl/>
          </w:rPr>
          <w:t xml:space="preserve">ד'</w:t>
        </w:r>
      </w:ins>
      <w:del w:id="92654" w:author="מנוע מכני" w:date="2026-10-11T12:04:39Z">
        <w:r>
          <w:rPr>
            <w:rtl/>
          </w:rPr>
          <w:delText xml:space="preserve">שנא</w:delText>
        </w:r>
        <w:r>
          <w:rPr>
            <w:rFonts w:hint="cs"/>
            <w:rtl/>
          </w:rPr>
          <w:delText xml:space="preserve">'</w:delText>
        </w:r>
        <w:r>
          <w:rPr>
            <w:rtl/>
          </w:rPr>
          <w:delText xml:space="preserve">: </w:delText>
        </w:r>
        <w:r>
          <w:rPr>
            <w:rFonts w:hint="cs"/>
            <w:rtl/>
          </w:rPr>
          <w:delText xml:space="preserve">'</w:delText>
        </w:r>
      </w:del>
      <w:ins w:id="90313" w:author="Claude - סמנטי" w:date="2026-10-11T12:21:47Z">
        <w:r>
          <w:rPr>
            <w:rStyle w:val="afffff0"/>
            <w:rtl/>
          </w:rPr>
          <w:t xml:space="preserve">וְיָשַׁב מִחוּץ לְאָהֳלוֹ שִׁבְעַת יָמִים</w:t>
        </w:r>
      </w:ins>
      <w:del w:id="90314" w:author="Claude - סמנטי" w:date="2026-10-11T12:21:47Z">
        <w:r>
          <w:rPr>
            <w:rtl/>
          </w:rPr>
          <w:delText xml:space="preserve">וישב מחוץ לאהלו שבעת ימים</w:delText>
        </w:r>
      </w:del>
      <w:r>
        <w:rPr>
          <w:rFonts w:hint="cs"/>
          <w:rtl/>
        </w:rPr>
        <w:t>'</w:t>
      </w:r>
      <w:r>
        <w:rPr>
          <w:rtl/>
        </w:rPr>
        <w:t xml:space="preserve"> ולא מחוץ לאהלה, הלכך נמנינהו בתרין! </w:t>
      </w:r>
    </w:p>
    <w:p w:rsidR="00E403F0" w:rsidRPr="00AD695E" w:rsidRDefault="00E403F0" w:rsidP="00E403F0">
      <w:pPr>
        <w:pStyle w:val="affffb"/>
        <w:rPr>
          <w:rtl/>
        </w:rPr>
      </w:pPr>
      <w:r>
        <w:rPr>
          <w:rtl/>
        </w:rPr>
        <w:t>- זב וזבה עיקר טומאתן חלוקה, מצורע ומצורעת אין עיקר טומאתן חלוקה</w:t>
      </w:r>
      <w:r>
        <w:rPr>
          <w:rFonts w:hint="cs"/>
          <w:rtl/>
        </w:rPr>
        <w:t xml:space="preserve"> ד</w:t>
      </w:r>
      <w:r>
        <w:rPr>
          <w:rtl/>
        </w:rPr>
        <w:t>כגריס הוא.</w:t>
      </w:r>
    </w:p>
    <w:p w:rsidR="00E403F0" w:rsidRPr="00AD695E" w:rsidRDefault="00E403F0" w:rsidP="00E403F0">
      <w:pPr>
        <w:jc w:val="center"/>
        <w:rPr>
          <w:del w:id="90006" w:author="מנוע עיצוב" w:date="2026-10-11T12:09:26Z"/>
          <w:rtl/>
        </w:rPr>
      </w:pPr>
      <w:del w:id="9000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3" w:author="קלוד" w:date="2026-10-11T09:07:19Z">
          <w:pPr>
            <w:pStyle w:val="affff1"/>
            <w:rPr>
              <w:rtl/>
            </w:rPr>
          </w:pPr>
        </w:pPrChange>
      </w:pPr>
      <w:ins w:id="9803" w:author="מספור קטעי משנה" w:date="2026-10-11T09:35:06Z">
        <w:r>
          <w:rPr>
            <w:rStyle w:val="MisparKeta"/>
          </w:rPr>
          <w:t xml:space="preserve">א. </w:t>
        </w:r>
      </w:ins>
      <w:r>
        <w:rPr>
          <w:rtl/>
        </w:rPr>
        <w:t>ר"א בן יעקב אומר: גר מחוסר כו'.</w:t>
      </w:r>
    </w:p>
    <w:p w:rsidR="00E403F0" w:rsidRPr="00AD695E" w:rsidRDefault="00E403F0" w:rsidP="00E403F0">
      <w:pPr>
        <w:rPr>
          <w:rtl/>
        </w:rPr>
      </w:pPr>
      <w:r>
        <w:rPr>
          <w:rStyle w:val="2fb"/>
          <w:rtl/>
        </w:rPr>
        <w:t xml:space="preserve">ות"ק</w:t>
      </w:r>
      <w:r>
        <w:rPr>
          <w:rtl/>
        </w:rPr>
        <w:t xml:space="preserve"> </w:t>
      </w:r>
      <w:r>
        <w:rPr>
          <w:rtl/>
        </w:rPr>
        <w:t xml:space="preserve">לא</w:t>
      </w:r>
      <w:r>
        <w:rPr>
          <w:rtl/>
        </w:rPr>
        <w:t xml:space="preserve"> תני גר? </w:t>
      </w:r>
    </w:p>
    <w:p w:rsidR="00E403F0" w:rsidRPr="00AD695E" w:rsidRDefault="00E403F0" w:rsidP="00E403F0">
      <w:pPr>
        <w:rPr>
          <w:rtl/>
        </w:rPr>
      </w:pPr>
      <w:r>
        <w:rPr>
          <w:rtl/>
        </w:rPr>
        <w:t xml:space="preserve">כי קתני מדעם דמישרי </w:t>
      </w:r>
      <w:ins w:id="93015" w:author="מנוע מכני" w:date="2026-10-11T12:04:39Z">
        <w:r>
          <w:rPr>
            <w:rtl/>
          </w:rPr>
          <w:t xml:space="preserve">לאכול</w:t>
        </w:r>
      </w:ins>
      <w:del w:id="93016" w:author="מנוע מכני" w:date="2026-10-11T12:04:39Z">
        <w:r>
          <w:rPr>
            <w:rtl/>
          </w:rPr>
          <w:delText xml:space="preserve">למיכל</w:delText>
        </w:r>
      </w:del>
      <w:r>
        <w:rPr>
          <w:rtl/>
        </w:rPr>
        <w:t xml:space="preserve"> בקדשים, גר כי </w:t>
      </w:r>
      <w:ins w:id="92873" w:author="מנוע מכני" w:date="2026-10-11T12:04:39Z">
        <w:r>
          <w:rPr>
            <w:rtl/>
          </w:rPr>
          <w:t xml:space="preserve">מביא</w:t>
        </w:r>
      </w:ins>
      <w:del w:id="92874" w:author="מנוע מכני" w:date="2026-10-11T12:04:39Z">
        <w:r>
          <w:rPr>
            <w:rtl/>
          </w:rPr>
          <w:delText xml:space="preserve">מייתי</w:delText>
        </w:r>
      </w:del>
      <w:r>
        <w:rPr>
          <w:rtl/>
        </w:rPr>
        <w:t xml:space="preserve"> קרבן, לאכשורי נפשיה </w:t>
      </w:r>
      <w:ins w:id="90049" w:author="Claude - סמנטי" w:date="2026-10-11T12:21:47Z">
        <w:r>
          <w:rPr>
            <w:rtl/>
          </w:rPr>
          <w:t xml:space="preserve">לבוא</w:t>
        </w:r>
      </w:ins>
      <w:del w:id="90050" w:author="Claude - סמנטי" w:date="2026-10-11T12:21:47Z">
        <w:r>
          <w:rPr>
            <w:rtl/>
          </w:rPr>
          <w:delText xml:space="preserve">למיעל</w:delText>
        </w:r>
      </w:del>
      <w:r>
        <w:rPr>
          <w:rtl/>
        </w:rPr>
        <w:t xml:space="preserve"> בקהל.</w:t>
      </w:r>
    </w:p>
    <w:p w:rsidR="00E403F0" w:rsidRPr="00AD695E" w:rsidRDefault="00E403F0" w:rsidP="00E403F0">
      <w:pPr>
        <w:rPr>
          <w:rtl/>
        </w:rPr>
      </w:pPr>
      <w:r>
        <w:rPr>
          <w:rtl/>
        </w:rPr>
        <w:t xml:space="preserve">ונזיר </w:t>
      </w:r>
      <w:r>
        <w:rPr>
          <w:rFonts w:hint="cs"/>
          <w:rtl/>
        </w:rPr>
        <w:t>-</w:t>
      </w:r>
      <w:r>
        <w:rPr>
          <w:rtl/>
        </w:rPr>
        <w:t xml:space="preserve">לא</w:t>
      </w:r>
      <w:r>
        <w:rPr>
          <w:rtl/>
        </w:rPr>
        <w:t xml:space="preserve"> תני? </w:t>
      </w:r>
      <w:r>
        <w:rPr>
          <w:rFonts w:hint="cs"/>
          <w:rtl/>
        </w:rPr>
        <w:t>ד</w:t>
      </w:r>
      <w:r>
        <w:rPr>
          <w:rtl/>
        </w:rPr>
        <w:t xml:space="preserve">סוף סוף נזיר </w:t>
      </w:r>
      <w:ins w:id="90431" w:author="מנוע מכני" w:date="2026-10-11T12:04:39Z">
        <w:r>
          <w:rPr>
            <w:rtl/>
          </w:rPr>
          <w:t xml:space="preserve">גם</w:t>
        </w:r>
      </w:ins>
      <w:del w:id="90432" w:author="מנוע מכני" w:date="2026-10-11T12:04:39Z">
        <w:r>
          <w:rPr>
            <w:rtl/>
          </w:rPr>
          <w:delText xml:space="preserve">נמי</w:delText>
        </w:r>
      </w:del>
      <w:r>
        <w:rPr>
          <w:rtl/>
        </w:rPr>
        <w:t xml:space="preserve"> כי </w:t>
      </w:r>
      <w:ins w:id="92875" w:author="מנוע מכני" w:date="2026-10-11T12:04:39Z">
        <w:r>
          <w:rPr>
            <w:rtl/>
          </w:rPr>
          <w:t xml:space="preserve">מביא</w:t>
        </w:r>
      </w:ins>
      <w:del w:id="92876" w:author="מנוע מכני" w:date="2026-10-11T12:04:39Z">
        <w:r>
          <w:rPr>
            <w:rtl/>
          </w:rPr>
          <w:delText xml:space="preserve">מייתי</w:delText>
        </w:r>
      </w:del>
      <w:r>
        <w:rPr>
          <w:rtl/>
        </w:rPr>
        <w:t xml:space="preserve"> קרבן, לאישתרויי </w:t>
      </w:r>
      <w:ins w:id="90051" w:author="Claude - סמנטי" w:date="2026-10-11T12:21:47Z">
        <w:r>
          <w:rPr>
            <w:rtl/>
          </w:rPr>
          <w:t xml:space="preserve">לשתות</w:t>
        </w:r>
      </w:ins>
      <w:del w:id="90052" w:author="Claude - סמנטי" w:date="2026-10-11T12:21:47Z">
        <w:r>
          <w:rPr>
            <w:rtl/>
          </w:rPr>
          <w:delText xml:space="preserve">למישתי</w:delText>
        </w:r>
      </w:del>
      <w:r>
        <w:rPr>
          <w:rtl/>
        </w:rPr>
        <w:t xml:space="preserve"> יין, דחולין הוא.</w:t>
      </w:r>
    </w:p>
    <w:p w:rsidR="00E403F0" w:rsidRPr="00AD695E" w:rsidRDefault="00E403F0" w:rsidP="00E403F0">
      <w:pPr>
        <w:rPr>
          <w:rtl/>
        </w:rPr>
      </w:pPr>
      <w:r w:rsidRPr="00A757C8">
        <w:rPr>
          <w:rStyle w:val="2fb"/>
          <w:rtl/>
        </w:rPr>
        <w:t xml:space="preserve">ור"א</w:t>
      </w:r>
      <w:r w:rsidRPr="00A757C8">
        <w:rPr>
          <w:rtl/>
        </w:rPr>
        <w:t xml:space="preserve"> דקתני נזיר </w:t>
      </w:r>
      <w:ins w:id="90057" w:author="Claude - סמנטי" w:date="2026-10-11T12:21:47Z">
        <w:r>
          <w:rPr>
            <w:rtl/>
          </w:rPr>
          <w:t xml:space="preserve">להתיר</w:t>
        </w:r>
      </w:ins>
      <w:del w:id="90058" w:author="Claude - סמנטי" w:date="2026-10-11T12:21:47Z">
        <w:r w:rsidRPr="00A757C8">
          <w:rPr>
            <w:rtl/>
          </w:rPr>
          <w:delText xml:space="preserve">למישרי</w:delText>
        </w:r>
      </w:del>
      <w:r w:rsidRPr="00A757C8">
        <w:rPr>
          <w:rtl/>
        </w:rPr>
        <w:t xml:space="preserve"> נפשיה, </w:t>
      </w:r>
      <w:ins w:id="90055" w:author="Claude - סמנטי" w:date="2026-10-11T12:21:47Z">
        <w:r>
          <w:rPr>
            <w:rtl/>
          </w:rPr>
          <w:t xml:space="preserve">נשנה</w:t>
        </w:r>
      </w:ins>
      <w:del w:id="90056" w:author="Claude - סמנטי" w:date="2026-10-11T12:21:47Z">
        <w:r w:rsidRPr="00A757C8">
          <w:rPr>
            <w:rtl/>
          </w:rPr>
          <w:delText xml:space="preserve">ניתני</w:delText>
        </w:r>
      </w:del>
      <w:r w:rsidRPr="00A757C8">
        <w:rPr>
          <w:rtl/>
        </w:rPr>
        <w:t xml:space="preserve"> </w:t>
      </w:r>
      <w:ins w:id="90433" w:author="מנוע מכני" w:date="2026-10-11T12:04:39Z">
        <w:r>
          <w:rPr>
            <w:rtl/>
          </w:rPr>
          <w:t xml:space="preserve">גם</w:t>
        </w:r>
      </w:ins>
      <w:del w:id="90434" w:author="מנוע מכני" w:date="2026-10-11T12:04:39Z">
        <w:r w:rsidRPr="00A757C8">
          <w:rPr>
            <w:rtl/>
          </w:rPr>
          <w:delText xml:space="preserve">נמי</w:delText>
        </w:r>
      </w:del>
      <w:r w:rsidRPr="00A757C8">
        <w:rPr>
          <w:rtl/>
        </w:rPr>
        <w:t xml:space="preserve"> נזיר טמא! כי </w:t>
      </w:r>
      <w:ins w:id="92877" w:author="מנוע מכני" w:date="2026-10-11T12:04:39Z">
        <w:r>
          <w:rPr>
            <w:rFonts w:hint="cs"/>
            <w:rtl/>
          </w:rPr>
          <w:t xml:space="preserve">מביא</w:t>
        </w:r>
      </w:ins>
      <w:del w:id="92878" w:author="מנוע מכני" w:date="2026-10-11T12:04:39Z">
        <w:r w:rsidRPr="00A757C8">
          <w:rPr>
            <w:rFonts w:hint="cs"/>
            <w:rtl/>
          </w:rPr>
          <w:delText xml:space="preserve">מ</w:delText>
        </w:r>
        <w:r w:rsidRPr="00A757C8">
          <w:rPr>
            <w:rtl/>
          </w:rPr>
          <w:delText xml:space="preserve">ייתי</w:delText>
        </w:r>
      </w:del>
      <w:r w:rsidRPr="00A757C8">
        <w:rPr>
          <w:rtl/>
        </w:rPr>
        <w:t xml:space="preserve"> קרבן, </w:t>
      </w:r>
      <w:ins w:id="90053" w:author="Claude - סמנטי" w:date="2026-10-11T12:21:47Z">
        <w:r>
          <w:rPr>
            <w:rtl/>
          </w:rPr>
          <w:t xml:space="preserve">לחול</w:t>
        </w:r>
      </w:ins>
      <w:del w:id="90054" w:author="Claude - סמנטי" w:date="2026-10-11T12:21:47Z">
        <w:r w:rsidRPr="00A757C8">
          <w:rPr>
            <w:rtl/>
          </w:rPr>
          <w:delText xml:space="preserve">למיחל</w:delText>
        </w:r>
      </w:del>
      <w:r w:rsidRPr="00A757C8">
        <w:rPr>
          <w:rtl/>
        </w:rPr>
        <w:t xml:space="preserve"> </w:t>
      </w:r>
      <w:ins w:id="91115" w:author="מנוע מכני" w:date="2026-10-11T12:04:39Z">
        <w:r>
          <w:rPr>
            <w:rtl/>
          </w:rPr>
          <w:t xml:space="preserve">עליו</w:t>
        </w:r>
      </w:ins>
      <w:del w:id="91116" w:author="מנוע מכני" w:date="2026-10-11T12:04:39Z">
        <w:r w:rsidRPr="00A757C8">
          <w:rPr>
            <w:rtl/>
          </w:rPr>
          <w:delText xml:space="preserve">עליה</w:delText>
        </w:r>
      </w:del>
      <w:r w:rsidRPr="00A757C8">
        <w:rPr>
          <w:rtl/>
        </w:rPr>
        <w:t xml:space="preserve"> נזירות בטהרה הוא.</w:t>
      </w:r>
    </w:p>
    <w:p w:rsidR="00E403F0" w:rsidRPr="00AD695E" w:rsidRDefault="00E403F0" w:rsidP="00E403F0">
      <w:pPr>
        <w:rPr>
          <w:rtl/>
        </w:rPr>
      </w:pPr>
    </w:p>
    <w:p>
      <w:pPr>
        <w:pStyle w:val="afffff8"/>
        <w:rPr>
          <w:ins w:id="90165" w:author="קלוד" w:date="2026-10-11T12:26:18Z"/>
        </w:rPr>
      </w:pPr>
      <w:ins w:id="90166" w:author="קלוד" w:date="2026-10-11T12:26:18Z">
        <w:r>
          <w:rPr>
            <w:color w:val="7B3F00"/>
          </w:rPr>
          <w:t xml:space="preserve">גר - מחוסר כפרה בקינו, ואם יצא בבהמה</w:t>
        </w:r>
      </w:ins>
    </w:p>
    <w:p>
      <w:pPr>
        <w:pStyle w:val="38"/>
        <w:rPr>
          <w:ins w:id="93447" w:author="מנוע מכני" w:date="2026-10-11T12:04:39Z"/>
        </w:rPr>
      </w:pPr>
      <w:del w:id="93446" w:author="מנוע מכני" w:date="2026-10-11T12:04:39Z">
        <w:r w:rsidRPr="00E87E21">
          <w:delText xml:space="preserve">•</w:delText>
        </w:r>
      </w:del>
      <w:r w:rsidRPr="00E87E21">
        <w:t xml:space="preserve"> </w:t>
      </w:r>
      <w:r w:rsidRPr="00E87E21">
        <w:t>ת</w:t>
      </w:r>
      <w:r w:rsidRPr="00E87E21">
        <w:t>"</w:t>
      </w:r>
      <w:r w:rsidRPr="00E87E21">
        <w:t>ר</w:t>
      </w:r>
      <w:r w:rsidRPr="00E87E21">
        <w:t xml:space="preserve">:</w:t>
      </w:r>
    </w:p>
    <w:p w:rsidR="00E403F0" w:rsidRPr="00E87E21" w:rsidRDefault="00E403F0" w:rsidP="00E403F0">
      <w:pPr>
        <w:rPr>
          <w:spacing w:val="-4"/>
          <w:rtl/>
        </w:rPr>
      </w:pPr>
      <w:del w:id="93448" w:author="מנוע מכני" w:date="2026-10-11T12:04:39Z">
        <w:r w:rsidRPr="00E87E21">
          <w:rPr>
            <w:spacing w:val="-4"/>
            <w:rtl/>
          </w:rPr>
          <w:delText xml:space="preserve"> </w:delText>
        </w:r>
      </w:del>
      <w:r w:rsidRPr="00E87E21">
        <w:rPr>
          <w:spacing w:val="-4"/>
          <w:rtl/>
        </w:rPr>
        <w:t xml:space="preserve">גר מעוכב לאכול בקדשים עד שיביא קינו, הביא פרידה אחת שחרית - אוכל בקדשים לערב.</w:t>
      </w:r>
    </w:p>
    <w:p w:rsidR="00E403F0" w:rsidRPr="00AD695E" w:rsidRDefault="00E403F0" w:rsidP="00E403F0">
      <w:pPr>
        <w:rPr>
          <w:rtl/>
        </w:rPr>
      </w:pPr>
      <w:r>
        <w:rPr>
          <w:rtl/>
        </w:rPr>
        <w:t>כל הקינין שבתורה אחד חטאת ואחד עולה, כאן שתיהן עולות.</w:t>
      </w:r>
    </w:p>
    <w:p w:rsidR="00E403F0" w:rsidRPr="00E87E21" w:rsidRDefault="00E403F0" w:rsidP="00E403F0">
      <w:pPr>
        <w:rPr>
          <w:spacing w:val="-4"/>
          <w:rtl/>
        </w:rPr>
      </w:pPr>
      <w:r w:rsidRPr="00E87E21">
        <w:rPr>
          <w:spacing w:val="-4"/>
          <w:rtl/>
        </w:rPr>
        <w:t xml:space="preserve">הביא חובתו מן הבהמה יצא, עולה ושלמים יצא, מנחה ושלמים </w:t>
      </w:r>
      <w:r w:rsidRPr="00E87E21">
        <w:rPr>
          <w:spacing w:val="-4"/>
          <w:rtl/>
        </w:rPr>
        <w:t xml:space="preserve">לא</w:t>
      </w:r>
      <w:r w:rsidRPr="00E87E21">
        <w:rPr>
          <w:spacing w:val="-4"/>
          <w:rtl/>
        </w:rPr>
        <w:t xml:space="preserve"> יצא, </w:t>
      </w:r>
      <w:r w:rsidRPr="00E87E21">
        <w:rPr>
          <w:spacing w:val="-4"/>
          <w:rtl/>
        </w:rPr>
        <w:t xml:space="preserve">לא</w:t>
      </w:r>
      <w:r w:rsidRPr="00E87E21">
        <w:rPr>
          <w:spacing w:val="-4"/>
          <w:rtl/>
        </w:rPr>
        <w:t xml:space="preserve"> אמרו קן אלא להקל.</w:t>
      </w:r>
    </w:p>
    <w:p w:rsidR="00E403F0" w:rsidRPr="00AD695E" w:rsidRDefault="00E403F0" w:rsidP="00E403F0">
      <w:pPr>
        <w:rPr>
          <w:rtl/>
        </w:rPr>
      </w:pPr>
      <w:r>
        <w:rPr>
          <w:rtl/>
        </w:rPr>
        <w:t xml:space="preserve">מנחה ושלמים </w:t>
      </w:r>
      <w:r>
        <w:rPr>
          <w:rtl/>
        </w:rPr>
        <w:t xml:space="preserve">לא</w:t>
      </w:r>
      <w:r>
        <w:rPr>
          <w:rtl/>
        </w:rPr>
        <w:t xml:space="preserve"> יצא? ד</w:t>
      </w:r>
      <w:r>
        <w:rPr>
          <w:rFonts w:hint="cs"/>
          <w:rtl/>
        </w:rPr>
        <w:t>'</w:t>
      </w:r>
      <w:ins w:id="90319" w:author="Claude - סמנטי" w:date="2026-10-11T12:21:47Z">
        <w:r>
          <w:rPr>
            <w:rStyle w:val="afffff0"/>
            <w:rtl/>
          </w:rPr>
          <w:t xml:space="preserve">כַּאֲשֶׁר תַּעֲשׂוּ כֵּן יַעֲשֶׂה</w:t>
        </w:r>
      </w:ins>
      <w:del w:id="90320" w:author="Claude - סמנטי" w:date="2026-10-11T12:21:47Z">
        <w:r>
          <w:rPr>
            <w:rtl/>
          </w:rPr>
          <w:delText xml:space="preserve">כאשר תעשו כן יעשה</w:delText>
        </w:r>
      </w:del>
      <w:r>
        <w:rPr>
          <w:rFonts w:hint="cs"/>
          <w:rtl/>
        </w:rPr>
        <w:t>'</w:t>
      </w:r>
      <w:r>
        <w:rPr>
          <w:rtl/>
        </w:rPr>
        <w:t xml:space="preserve">, מה אתם עולה ושלמים אף גר עולה </w:t>
      </w:r>
      <w:r w:rsidRPr="002B4E05">
        <w:rPr>
          <w:spacing w:val="-2"/>
          <w:rtl/>
        </w:rPr>
        <w:t xml:space="preserve">ושלמים, </w:t>
      </w:r>
      <w:r w:rsidRPr="002B4E05">
        <w:rPr>
          <w:spacing w:val="-2"/>
          <w:rtl/>
        </w:rPr>
        <w:t xml:space="preserve">א"כ</w:t>
      </w:r>
      <w:r w:rsidRPr="002B4E05">
        <w:rPr>
          <w:spacing w:val="-2"/>
          <w:rtl/>
        </w:rPr>
        <w:t xml:space="preserve">, חובתו אחת מן הבהמה </w:t>
      </w:r>
      <w:r w:rsidRPr="002B4E05">
        <w:rPr>
          <w:spacing w:val="-2"/>
          <w:rtl/>
        </w:rPr>
        <w:t xml:space="preserve">לא</w:t>
      </w:r>
      <w:r w:rsidRPr="002B4E05">
        <w:rPr>
          <w:spacing w:val="-2"/>
          <w:rtl/>
        </w:rPr>
        <w:t xml:space="preserve"> תיסגי </w:t>
      </w:r>
      <w:ins w:id="91117" w:author="מנוע מכני" w:date="2026-10-11T12:04:39Z">
        <w:r>
          <w:rPr>
            <w:spacing w:val="-2"/>
            <w:rtl/>
          </w:rPr>
          <w:t xml:space="preserve">עליו</w:t>
        </w:r>
      </w:ins>
      <w:del w:id="91118" w:author="מנוע מכני" w:date="2026-10-11T12:04:39Z">
        <w:r w:rsidRPr="002B4E05">
          <w:rPr>
            <w:spacing w:val="-2"/>
            <w:rtl/>
          </w:rPr>
          <w:delText xml:space="preserve">עליה</w:delText>
        </w:r>
      </w:del>
      <w:r w:rsidRPr="002B4E05">
        <w:rPr>
          <w:spacing w:val="-2"/>
          <w:rtl/>
        </w:rPr>
        <w:t xml:space="preserve"> בגוויה, ד</w:t>
      </w:r>
      <w:r w:rsidRPr="002B4E05">
        <w:rPr>
          <w:rFonts w:hint="cs"/>
          <w:spacing w:val="-2"/>
          <w:rtl/>
        </w:rPr>
        <w:t>'</w:t>
      </w:r>
      <w:ins w:id="90317" w:author="Claude - סמנטי" w:date="2026-10-11T12:21:47Z">
        <w:r>
          <w:rPr>
            <w:rStyle w:val="afffff0"/>
            <w:spacing w:val="-2"/>
            <w:rtl/>
          </w:rPr>
          <w:t xml:space="preserve">כַּאֲשֶׁר תַּעֲשׂוּ כֵּן יַעֲשֶׂה</w:t>
        </w:r>
      </w:ins>
      <w:del w:id="90318" w:author="Claude - סמנטי" w:date="2026-10-11T12:21:47Z">
        <w:r w:rsidRPr="002B4E05">
          <w:rPr>
            <w:spacing w:val="-2"/>
            <w:rtl/>
          </w:rPr>
          <w:delText xml:space="preserve">כאשר תעשו כן יעשה</w:delText>
        </w:r>
      </w:del>
      <w:r w:rsidRPr="002B4E05">
        <w:rPr>
          <w:rFonts w:hint="cs"/>
          <w:spacing w:val="-2"/>
          <w:rtl/>
        </w:rPr>
        <w:t>'</w:t>
      </w:r>
    </w:p>
    <w:p>
      <w:pPr>
        <w:pStyle w:val="38"/>
        <w:rPr>
          <w:ins w:id="93449" w:author="מנוע מכני" w:date="2026-10-11T12:04:39Z"/>
        </w:rPr>
      </w:pPr>
      <w:r>
        <w:t xml:space="preserve">-</w:t>
      </w:r>
      <w:ins w:id="91795" w:author="מנוע מכני" w:date="2026-10-11T12:04:39Z">
        <w:r>
          <w:t xml:space="preserve"> </w:t>
        </w:r>
      </w:ins>
      <w:del w:id="91796" w:author="מנוע מכני" w:date="2026-10-11T12:04:39Z">
        <w:r>
          <w:delText xml:space="preserve">  </w:delText>
        </w:r>
      </w:del>
      <w:r>
        <w:t xml:space="preserve">אר"פ, יש לומר:</w:t>
      </w:r>
    </w:p>
    <w:p w:rsidR="00E403F0" w:rsidRPr="00AD695E" w:rsidRDefault="00E403F0" w:rsidP="00E403F0">
      <w:pPr>
        <w:pStyle w:val="affffb"/>
        <w:rPr>
          <w:rtl/>
        </w:rPr>
      </w:pPr>
      <w:del w:id="93450" w:author="מנוע מכני" w:date="2026-10-11T12:04:39Z">
        <w:r>
          <w:rPr>
            <w:rtl/>
          </w:rPr>
          <w:delText xml:space="preserve"> </w:delText>
        </w:r>
      </w:del>
      <w:r>
        <w:rPr>
          <w:rtl/>
        </w:rPr>
        <w:t xml:space="preserve">לעוף </w:t>
      </w:r>
      <w:ins w:id="90059" w:author="Claude - סמנטי" w:date="2026-10-11T12:21:47Z">
        <w:r>
          <w:rPr>
            <w:rtl/>
          </w:rPr>
          <w:t xml:space="preserve">נתרבה</w:t>
        </w:r>
      </w:ins>
      <w:del w:id="90060" w:author="Claude - סמנטי" w:date="2026-10-11T12:21:47Z">
        <w:r>
          <w:rPr>
            <w:rtl/>
          </w:rPr>
          <w:delText xml:space="preserve">איתרבי</w:delText>
        </w:r>
      </w:del>
      <w:r>
        <w:rPr>
          <w:rtl/>
        </w:rPr>
        <w:t xml:space="preserve">, לעולת בהמה </w:t>
      </w:r>
      <w:r>
        <w:rPr>
          <w:rtl/>
        </w:rPr>
        <w:t xml:space="preserve">לא</w:t>
      </w:r>
      <w:r>
        <w:rPr>
          <w:rtl/>
        </w:rPr>
        <w:t xml:space="preserve"> </w:t>
      </w:r>
      <w:ins w:id="90085" w:author="מנוע מכני" w:date="2026-10-11T12:04:39Z">
        <w:r>
          <w:rPr>
            <w:rtl/>
          </w:rPr>
          <w:t xml:space="preserve">כ"ש</w:t>
        </w:r>
      </w:ins>
      <w:del w:id="90086" w:author="מנוע מכני" w:date="2026-10-11T12:04:39Z">
        <w:r>
          <w:rPr>
            <w:rtl/>
          </w:rPr>
          <w:delText xml:space="preserve">כל שכן</w:delText>
        </w:r>
      </w:del>
      <w:r>
        <w:rPr>
          <w:rtl/>
        </w:rPr>
        <w:t xml:space="preserve">.</w:t>
      </w:r>
    </w:p>
    <w:p>
      <w:pPr>
        <w:pStyle w:val="38"/>
        <w:rPr>
          <w:ins w:id="94461" w:author="מנוע מכני" w:date="2026-10-11T12:04:39Z"/>
        </w:rPr>
      </w:pPr>
      <w:ins w:id="90435" w:author="מנוע מכני" w:date="2026-10-11T12:04:39Z">
        <w:r>
          <w:t xml:space="preserve">א"כ</w:t>
        </w:r>
      </w:ins>
      <w:del w:id="90436" w:author="מנוע מכני" w:date="2026-10-11T12:04:39Z">
        <w:r>
          <w:delText xml:space="preserve">אי הכי</w:delText>
        </w:r>
      </w:del>
      <w:r>
        <w:t xml:space="preserve">,</w:t>
      </w:r>
    </w:p>
    <w:p w:rsidR="00E403F0" w:rsidRPr="00AD695E" w:rsidRDefault="00E403F0" w:rsidP="00E403F0">
      <w:pPr>
        <w:rPr>
          <w:rtl/>
        </w:rPr>
      </w:pPr>
      <w:del w:id="94462" w:author="מנוע מכני" w:date="2026-10-11T12:04:39Z">
        <w:r>
          <w:rPr>
            <w:rtl/>
          </w:rPr>
          <w:delText xml:space="preserve"> </w:delText>
        </w:r>
      </w:del>
      <w:ins w:id="90087" w:author="מנוע מכני" w:date="2026-10-11T12:04:39Z">
        <w:r>
          <w:rPr>
            <w:rtl/>
          </w:rPr>
          <w:t xml:space="preserve">אפי'</w:t>
        </w:r>
      </w:ins>
      <w:del w:id="90088" w:author="מנוע מכני" w:date="2026-10-11T12:04:39Z">
        <w:r>
          <w:rPr>
            <w:rtl/>
          </w:rPr>
          <w:delText xml:space="preserve">אפילו</w:delText>
        </w:r>
      </w:del>
      <w:r>
        <w:rPr>
          <w:rtl/>
        </w:rPr>
        <w:t xml:space="preserve"> מנחה </w:t>
      </w:r>
      <w:ins w:id="90437" w:author="מנוע מכני" w:date="2026-10-11T12:04:39Z">
        <w:r>
          <w:rPr>
            <w:rtl/>
          </w:rPr>
          <w:t xml:space="preserve">גם</w:t>
        </w:r>
      </w:ins>
      <w:del w:id="90438" w:author="מנוע מכני" w:date="2026-10-11T12:04:39Z">
        <w:r>
          <w:rPr>
            <w:rtl/>
          </w:rPr>
          <w:delText xml:space="preserve">נמי</w:delText>
        </w:r>
      </w:del>
      <w:r>
        <w:rPr>
          <w:rtl/>
        </w:rPr>
        <w:t xml:space="preserve">! מיעט קרא כן.</w:t>
      </w:r>
    </w:p>
    <w:p>
      <w:pPr>
        <w:pStyle w:val="38"/>
        <w:rPr>
          <w:ins w:id="93451" w:author="מנוע מכני" w:date="2026-10-11T12:04:39Z"/>
        </w:rPr>
      </w:pPr>
      <w:r w:rsidRPr="002B4E05">
        <w:t xml:space="preserve">ועוף </w:t>
      </w:r>
      <w:ins w:id="90061" w:author="Claude - סמנטי" w:date="2026-10-11T12:21:47Z">
        <w:r>
          <w:t xml:space="preserve">נתרבה</w:t>
        </w:r>
      </w:ins>
      <w:del w:id="90062" w:author="Claude - סמנטי" w:date="2026-10-11T12:21:47Z">
        <w:r w:rsidRPr="002B4E05">
          <w:delText xml:space="preserve">איתרבי</w:delText>
        </w:r>
      </w:del>
      <w:r w:rsidRPr="002B4E05">
        <w:t xml:space="preserve">? ד</w:t>
      </w:r>
      <w:r w:rsidRPr="002B4E05">
        <w:t>ת"ר</w:t>
      </w:r>
      <w:r w:rsidRPr="002B4E05">
        <w:t xml:space="preserve">:</w:t>
      </w:r>
    </w:p>
    <w:p w:rsidR="00E403F0" w:rsidRPr="002B4E05" w:rsidRDefault="00E403F0" w:rsidP="00E403F0">
      <w:pPr>
        <w:rPr>
          <w:spacing w:val="-2"/>
          <w:rtl/>
        </w:rPr>
      </w:pPr>
      <w:del w:id="93452" w:author="מנוע מכני" w:date="2026-10-11T12:04:39Z">
        <w:r w:rsidRPr="002B4E05">
          <w:rPr>
            <w:spacing w:val="-2"/>
            <w:rtl/>
          </w:rPr>
          <w:delText xml:space="preserve"> </w:delText>
        </w:r>
      </w:del>
      <w:r w:rsidRPr="002B4E05">
        <w:rPr>
          <w:rFonts w:hint="cs"/>
          <w:spacing w:val="-2"/>
          <w:rtl/>
        </w:rPr>
        <w:t>'</w:t>
      </w:r>
      <w:ins w:id="90321" w:author="Claude - סמנטי" w:date="2026-10-11T12:21:47Z">
        <w:r>
          <w:rPr>
            <w:rStyle w:val="afffff0"/>
            <w:spacing w:val="-2"/>
            <w:rtl/>
          </w:rPr>
          <w:t xml:space="preserve">כַּאֲשֶׁר תַּעֲשׂוּ כֵּן יַעֲשֶׂה</w:t>
        </w:r>
      </w:ins>
      <w:del w:id="90322" w:author="Claude - סמנטי" w:date="2026-10-11T12:21:47Z">
        <w:r w:rsidRPr="002B4E05">
          <w:rPr>
            <w:spacing w:val="-2"/>
            <w:rtl/>
          </w:rPr>
          <w:delText xml:space="preserve">כאשר תעשו כן יעשה</w:delText>
        </w:r>
      </w:del>
      <w:r w:rsidRPr="002B4E05">
        <w:rPr>
          <w:rFonts w:hint="cs"/>
          <w:spacing w:val="-2"/>
          <w:rtl/>
        </w:rPr>
        <w:t>'</w:t>
      </w:r>
      <w:r w:rsidRPr="002B4E05">
        <w:rPr>
          <w:spacing w:val="-2"/>
          <w:rtl/>
        </w:rPr>
        <w:t xml:space="preserve"> מה אתם אף הוא עולה ושלמים, שנא': ככם כגר</w:t>
      </w:r>
      <w:ins w:id="91797" w:author="מנוע מכני" w:date="2026-10-11T12:04:39Z">
        <w:r>
          <w:rPr>
            <w:spacing w:val="-2"/>
            <w:rtl/>
          </w:rPr>
          <w:t xml:space="preserve">,</w:t>
        </w:r>
      </w:ins>
      <w:del w:id="91798" w:author="מנוע מכני" w:date="2026-10-11T12:04:39Z">
        <w:r w:rsidRPr="002B4E05">
          <w:rPr>
            <w:spacing w:val="-2"/>
            <w:rtl/>
          </w:rPr>
          <w:delText xml:space="preserve">;</w:delText>
        </w:r>
      </w:del>
    </w:p>
    <w:p w:rsidR="00E403F0" w:rsidRPr="002B4E05" w:rsidRDefault="00E403F0" w:rsidP="00E403F0">
      <w:pPr>
        <w:rPr>
          <w:spacing w:val="-2"/>
          <w:rtl/>
        </w:rPr>
      </w:pPr>
      <w:r w:rsidRPr="002B4E05">
        <w:rPr>
          <w:rFonts w:hint="cs"/>
          <w:spacing w:val="-2"/>
          <w:rtl/>
        </w:rPr>
        <w:t>'</w:t>
      </w:r>
      <w:r w:rsidRPr="002B4E05">
        <w:rPr>
          <w:rStyle w:val="afffff0"/>
          <w:spacing w:val="-2"/>
          <w:rtl/>
        </w:rPr>
        <w:t xml:space="preserve">אשה ריח ניחוח לה</w:t>
      </w:r>
      <w:r w:rsidRPr="002B4E05">
        <w:rPr>
          <w:spacing w:val="-2"/>
          <w:rtl/>
        </w:rPr>
        <w:t xml:space="preserve">'</w:t>
      </w:r>
      <w:r w:rsidRPr="002B4E05">
        <w:rPr>
          <w:rFonts w:hint="cs"/>
          <w:spacing w:val="-2"/>
          <w:rtl/>
        </w:rPr>
        <w:t xml:space="preserve"> לרבות העוף</w:t>
      </w:r>
      <w:r w:rsidRPr="002B4E05">
        <w:rPr>
          <w:spacing w:val="-2"/>
          <w:rtl/>
        </w:rPr>
        <w:t xml:space="preserve"> </w:t>
      </w:r>
      <w:r w:rsidRPr="002B4E05">
        <w:rPr>
          <w:rFonts w:hint="cs"/>
          <w:spacing w:val="-2"/>
          <w:rtl/>
        </w:rPr>
        <w:t>ד</w:t>
      </w:r>
      <w:r w:rsidRPr="002B4E05">
        <w:rPr>
          <w:spacing w:val="-2"/>
          <w:rtl/>
        </w:rPr>
        <w:t>איזה דבר שכולו לה' הוי אומר עולת העוף</w:t>
      </w:r>
      <w:r w:rsidRPr="002B4E05">
        <w:rPr>
          <w:rFonts w:hint="cs"/>
          <w:spacing w:val="-2"/>
          <w:rtl/>
        </w:rPr>
        <w:t xml:space="preserve"> | 'כן' ולא מנחה</w:t>
      </w:r>
    </w:p>
    <w:p w:rsidR="00E403F0" w:rsidRPr="00AD695E" w:rsidRDefault="00E403F0" w:rsidP="00E403F0">
      <w:pPr>
        <w:pStyle w:val="afff3"/>
        <w:framePr w:wrap="around"/>
        <w:spacing w:line="240" w:lineRule="exact"/>
        <w:rPr>
          <w:rtl/>
        </w:rPr>
      </w:pPr>
      <w:r w:rsidRPr="009239E9">
        <w:rPr>
          <w:rFonts w:hint="cs"/>
          <w:szCs w:val="18"/>
          <w:rtl/>
        </w:rPr>
        <w:t>ט.</w:t>
      </w:r>
    </w:p>
    <w:p>
      <w:pPr>
        <w:pStyle w:val="38"/>
        <w:rPr>
          <w:ins w:id="93453" w:author="מנוע מכני" w:date="2026-10-11T12:04:39Z"/>
        </w:rPr>
      </w:pPr>
      <w:r>
        <w:t xml:space="preserve">תניא</w:t>
      </w:r>
      <w:r>
        <w:t xml:space="preserve"> אידך:</w:t>
      </w:r>
    </w:p>
    <w:p w:rsidR="00E403F0" w:rsidRPr="00AD695E" w:rsidRDefault="00E403F0" w:rsidP="00E403F0">
      <w:pPr>
        <w:rPr>
          <w:rtl/>
        </w:rPr>
      </w:pPr>
      <w:del w:id="93454" w:author="מנוע מכני" w:date="2026-10-11T12:04:39Z">
        <w:r>
          <w:rPr>
            <w:rtl/>
          </w:rPr>
          <w:delText xml:space="preserve"> </w:delText>
        </w:r>
      </w:del>
      <w:r>
        <w:rPr>
          <w:rFonts w:hint="cs"/>
          <w:rtl/>
        </w:rPr>
        <w:t>'</w:t>
      </w:r>
      <w:r>
        <w:rPr>
          <w:rStyle w:val="afffff0"/>
          <w:rtl/>
        </w:rPr>
        <w:t xml:space="preserve">יעשה אשה ריח ניחוח לה</w:t>
      </w:r>
      <w:r>
        <w:rPr>
          <w:rtl/>
        </w:rPr>
        <w:t xml:space="preserve">' - שומע אני כל שעולה לאשים </w:t>
      </w:r>
      <w:ins w:id="90089" w:author="מנוע מכני" w:date="2026-10-11T12:04:39Z">
        <w:r>
          <w:rPr>
            <w:rtl/>
          </w:rPr>
          <w:t xml:space="preserve">אפי'</w:t>
        </w:r>
      </w:ins>
      <w:del w:id="90090" w:author="מנוע מכני" w:date="2026-10-11T12:04:39Z">
        <w:r>
          <w:rPr>
            <w:rtl/>
          </w:rPr>
          <w:delText xml:space="preserve">אפילו</w:delText>
        </w:r>
      </w:del>
      <w:r>
        <w:rPr>
          <w:rtl/>
        </w:rPr>
        <w:t xml:space="preserve"> מנחה, </w:t>
      </w:r>
    </w:p>
    <w:p>
      <w:pPr>
        <w:pStyle w:val="38"/>
        <w:rPr>
          <w:ins w:id="93455" w:author="מנוע מכני" w:date="2026-10-11T12:04:39Z"/>
        </w:rPr>
      </w:pPr>
      <w:r>
        <w:t xml:space="preserve">- </w:t>
      </w:r>
      <w:r>
        <w:t xml:space="preserve">ת"ל</w:t>
      </w:r>
      <w:r>
        <w:t xml:space="preserve">:</w:t>
      </w:r>
    </w:p>
    <w:p w:rsidR="00E403F0" w:rsidRPr="00AD695E" w:rsidRDefault="00E403F0" w:rsidP="00E403F0">
      <w:pPr>
        <w:pStyle w:val="affffb"/>
        <w:rPr>
          <w:rtl/>
        </w:rPr>
      </w:pPr>
      <w:del w:id="93456" w:author="מנוע מכני" w:date="2026-10-11T12:04:39Z">
        <w:r>
          <w:rPr>
            <w:rtl/>
          </w:rPr>
          <w:delText xml:space="preserve"> </w:delText>
        </w:r>
      </w:del>
      <w:r>
        <w:rPr>
          <w:rFonts w:hint="cs"/>
          <w:rtl/>
        </w:rPr>
        <w:t>'</w:t>
      </w:r>
      <w:ins w:id="90323" w:author="Claude - סמנטי" w:date="2026-10-11T12:21:47Z">
        <w:r>
          <w:rPr>
            <w:rStyle w:val="afffff0"/>
            <w:rtl/>
          </w:rPr>
          <w:t xml:space="preserve">כַּאֲשֶׁר תַּעֲשׂוּ כֵּן יַעֲשֶׂה</w:t>
        </w:r>
      </w:ins>
      <w:del w:id="90324" w:author="Claude - סמנטי" w:date="2026-10-11T12:21:47Z">
        <w:r>
          <w:rPr>
            <w:rtl/>
          </w:rPr>
          <w:delText xml:space="preserve">כאשר תעשו כן יעשה</w:delText>
        </w:r>
      </w:del>
      <w:r>
        <w:rPr>
          <w:rFonts w:hint="cs"/>
          <w:rtl/>
        </w:rPr>
        <w:t>'</w:t>
      </w:r>
      <w:r>
        <w:rPr>
          <w:rtl/>
        </w:rPr>
        <w:t xml:space="preserve">, מה אתם מיני דמים, אף הם מיני דמים</w:t>
      </w:r>
      <w:ins w:id="91799" w:author="מנוע מכני" w:date="2026-10-11T12:04:39Z">
        <w:r>
          <w:rPr>
            <w:rtl/>
          </w:rPr>
          <w:t xml:space="preserve">,</w:t>
        </w:r>
      </w:ins>
      <w:del w:id="91800" w:author="מנוע מכני" w:date="2026-10-11T12:04:39Z">
        <w:r>
          <w:rPr>
            <w:rtl/>
          </w:rPr>
          <w:delText xml:space="preserve">;</w:delText>
        </w:r>
      </w:del>
    </w:p>
    <w:p w:rsidR="00E403F0" w:rsidRPr="00AD695E" w:rsidRDefault="00E403F0" w:rsidP="00E403F0">
      <w:pPr>
        <w:rPr>
          <w:rtl/>
        </w:rPr>
      </w:pPr>
      <w:r>
        <w:rPr>
          <w:rFonts w:hint="cs"/>
          <w:rtl/>
        </w:rPr>
        <w:t xml:space="preserve">'</w:t>
      </w:r>
      <w:ins w:id="90325" w:author="Claude - סמנטי" w:date="2026-10-11T12:21:47Z">
        <w:r>
          <w:rPr>
            <w:rStyle w:val="afffff0"/>
            <w:rFonts w:hint="cs"/>
            <w:rtl/>
          </w:rPr>
          <w:t xml:space="preserve">כָּכֶם כַּגֵּר יִהְיֶה</w:t>
        </w:r>
      </w:ins>
      <w:del w:id="90326" w:author="Claude - סמנטי" w:date="2026-10-11T12:21:47Z">
        <w:r>
          <w:rPr>
            <w:rFonts w:hint="cs"/>
            <w:rtl/>
          </w:rPr>
          <w:delText xml:space="preserve">ככם כגר יהיה</w:delText>
        </w:r>
      </w:del>
      <w:r>
        <w:rPr>
          <w:rFonts w:hint="cs"/>
          <w:rtl/>
        </w:rPr>
        <w:t xml:space="preserve">' -</w:t>
      </w:r>
      <w:r>
        <w:rPr>
          <w:rtl/>
        </w:rPr>
        <w:t xml:space="preserve"> לכם הקשתיו, ולא לקרבנותיכם.</w:t>
      </w:r>
    </w:p>
    <w:p>
      <w:pPr>
        <w:pStyle w:val="38"/>
        <w:rPr>
          <w:ins w:id="93457" w:author="מנוע מכני" w:date="2026-10-11T12:04:39Z"/>
        </w:rPr>
      </w:pPr>
      <w:r>
        <w:t xml:space="preserve">רבי</w:t>
      </w:r>
      <w:del w:id="94491" w:author="מנוע מכני" w:date="2026-10-11T12:04:39Z">
        <w:r>
          <w:delText xml:space="preserve"> אומר</w:delText>
        </w:r>
      </w:del>
      <w:r>
        <w:t xml:space="preserve">:</w:t>
      </w:r>
    </w:p>
    <w:p w:rsidR="00E403F0" w:rsidRPr="00AD695E" w:rsidRDefault="00E403F0" w:rsidP="00E403F0">
      <w:pPr>
        <w:rPr>
          <w:rtl/>
        </w:rPr>
      </w:pPr>
      <w:del w:id="93458" w:author="מנוע מכני" w:date="2026-10-11T12:04:39Z">
        <w:r>
          <w:rPr>
            <w:rtl/>
          </w:rPr>
          <w:delText xml:space="preserve"> </w:delText>
        </w:r>
      </w:del>
      <w:r>
        <w:rPr>
          <w:rFonts w:hint="cs"/>
          <w:rtl/>
        </w:rPr>
        <w:t>'</w:t>
      </w:r>
      <w:ins w:id="90327" w:author="Claude - סמנטי" w:date="2026-10-11T12:21:47Z">
        <w:r>
          <w:rPr>
            <w:rStyle w:val="afffff0"/>
            <w:rtl/>
          </w:rPr>
          <w:t xml:space="preserve">כָּכֶם</w:t>
        </w:r>
      </w:ins>
      <w:del w:id="90328" w:author="Claude - סמנטי" w:date="2026-10-11T12:21:47Z">
        <w:r>
          <w:rPr>
            <w:rtl/>
          </w:rPr>
          <w:delText xml:space="preserve">ככם</w:delText>
        </w:r>
      </w:del>
      <w:r>
        <w:rPr>
          <w:rFonts w:hint="cs"/>
          <w:rtl/>
        </w:rPr>
        <w:t>'</w:t>
      </w:r>
      <w:r>
        <w:rPr>
          <w:rtl/>
        </w:rPr>
        <w:t xml:space="preserve"> - כאבותיכם, </w:t>
      </w:r>
      <w:r>
        <w:rPr>
          <w:rFonts w:hint="cs"/>
          <w:rtl/>
        </w:rPr>
        <w:t>דל</w:t>
      </w:r>
      <w:r>
        <w:rPr>
          <w:rtl/>
        </w:rPr>
        <w:t xml:space="preserve">א נכנסו לברית אלא במילה וטבילה והרצאת דם, אף הם </w:t>
      </w:r>
      <w:r>
        <w:rPr>
          <w:rtl/>
        </w:rPr>
        <w:t xml:space="preserve">לא</w:t>
      </w:r>
      <w:r>
        <w:rPr>
          <w:rtl/>
        </w:rPr>
        <w:t xml:space="preserve"> יכנסו לברית אלא במילה וטבילה והרצאת דמים, להביא פרידה אחת א"א, שלא מצינו בכל התורה כולה.</w:t>
      </w:r>
    </w:p>
    <w:p w:rsidR="00E403F0" w:rsidRPr="00AD695E" w:rsidRDefault="00E403F0" w:rsidP="00E403F0">
      <w:pPr>
        <w:rPr>
          <w:rtl/>
        </w:rPr>
      </w:pPr>
      <w:r>
        <w:rPr>
          <w:rtl/>
        </w:rPr>
        <w:t xml:space="preserve">לא</w:t>
      </w:r>
      <w:r>
        <w:rPr>
          <w:rtl/>
        </w:rPr>
        <w:t xml:space="preserve"> אמרו קן אלא להקל עליו.</w:t>
      </w:r>
    </w:p>
    <w:p>
      <w:pPr>
        <w:pStyle w:val="38"/>
        <w:rPr>
          <w:ins w:id="93459" w:author="מנוע מכני" w:date="2026-10-11T12:04:39Z"/>
        </w:rPr>
      </w:pPr>
      <w:r>
        <w:lastRenderedPageBreak/>
        <w:t xml:space="preserve">והך</w:t>
      </w:r>
    </w:p>
    <w:p w:rsidR="00E403F0" w:rsidRPr="00AD695E" w:rsidRDefault="00E403F0" w:rsidP="00E403F0">
      <w:pPr>
        <w:rPr>
          <w:rtl/>
        </w:rPr>
      </w:pPr>
      <w:del w:id="93460" w:author="מנוע מכני" w:date="2026-10-11T12:04:39Z">
        <w:r>
          <w:rPr>
            <w:rFonts w:hint="cs"/>
            <w:rtl/>
          </w:rPr>
          <w:lastRenderedPageBreak/>
          <w:delText xml:space="preserve"> </w:delText>
        </w:r>
      </w:del>
      <w:r>
        <w:rPr>
          <w:rFonts w:hint="cs"/>
          <w:rtl/>
        </w:rPr>
        <w:lastRenderedPageBreak/>
        <w:t xml:space="preserve">ד'</w:t>
      </w:r>
      <w:ins w:id="90331" w:author="Claude - סמנטי" w:date="2026-10-11T12:21:47Z">
        <w:r>
          <w:rPr>
            <w:rStyle w:val="afffff0"/>
            <w:rtl/>
          </w:rPr>
          <w:t xml:space="preserve">וְהִקְרִיבוּ</w:t>
        </w:r>
      </w:ins>
      <w:del w:id="90332" w:author="Claude - סמנטי" w:date="2026-10-11T12:21:47Z">
        <w:r>
          <w:rPr>
            <w:rtl/>
          </w:rPr>
          <w:delText xml:space="preserve">והקריבו</w:delText>
        </w:r>
      </w:del>
      <w:r>
        <w:rPr>
          <w:rFonts w:hint="cs"/>
          <w:rtl/>
        </w:rPr>
        <w:t>'</w:t>
      </w:r>
      <w:r>
        <w:rPr>
          <w:rtl/>
        </w:rPr>
        <w:t xml:space="preserve"> לפי שנאמר בתורים והקריב, שומע אני האומר הרי עלי עולת העוף - </w:t>
      </w:r>
      <w:r>
        <w:rPr>
          <w:rtl/>
        </w:rPr>
        <w:t xml:space="preserve">לא</w:t>
      </w:r>
      <w:r>
        <w:rPr>
          <w:rtl/>
        </w:rPr>
        <w:t xml:space="preserve"> יפחות משני פרידין, </w:t>
      </w:r>
      <w:r>
        <w:rPr>
          <w:rtl/>
        </w:rPr>
        <w:t xml:space="preserve">ת"ל</w:t>
      </w:r>
      <w:r>
        <w:rPr>
          <w:rtl/>
        </w:rPr>
        <w:t xml:space="preserve">: </w:t>
      </w:r>
      <w:r>
        <w:rPr>
          <w:rFonts w:hint="cs"/>
          <w:rtl/>
        </w:rPr>
        <w:t>'</w:t>
      </w:r>
      <w:ins w:id="90329" w:author="Claude - סמנטי" w:date="2026-10-11T12:21:47Z">
        <w:r>
          <w:rPr>
            <w:rStyle w:val="afffff0"/>
            <w:rtl/>
          </w:rPr>
          <w:t xml:space="preserve">וְהִקְרִיבוּ</w:t>
        </w:r>
      </w:ins>
      <w:del w:id="90330" w:author="Claude - סמנטי" w:date="2026-10-11T12:21:47Z">
        <w:r>
          <w:rPr>
            <w:rtl/>
          </w:rPr>
          <w:delText xml:space="preserve">והקריבו</w:delText>
        </w:r>
      </w:del>
      <w:r>
        <w:rPr>
          <w:rFonts w:hint="cs"/>
          <w:rtl/>
        </w:rPr>
        <w:t>'</w:t>
      </w:r>
      <w:r>
        <w:rPr>
          <w:rtl/>
        </w:rPr>
        <w:t xml:space="preserve">, אפי' פרידה אחת! חובה מיהא </w:t>
      </w:r>
      <w:r>
        <w:rPr>
          <w:rtl/>
        </w:rPr>
        <w:t xml:space="preserve">לא</w:t>
      </w:r>
      <w:r>
        <w:rPr>
          <w:rtl/>
        </w:rPr>
        <w:t xml:space="preserve"> אשכחן.</w:t>
      </w:r>
    </w:p>
    <w:p w:rsidR="00E403F0" w:rsidRPr="00AD695E" w:rsidRDefault="00E403F0" w:rsidP="00E403F0">
      <w:pPr>
        <w:rPr>
          <w:rtl/>
        </w:rPr>
      </w:pPr>
      <w:r>
        <w:rPr>
          <w:rtl/>
        </w:rPr>
        <w:t xml:space="preserve">והאיכא יולדת, דמתיא בן יונה או תור לחטאת! משום </w:t>
      </w:r>
      <w:ins w:id="90439" w:author="מנוע מכני" w:date="2026-10-11T12:04:39Z">
        <w:r>
          <w:rPr>
            <w:rtl/>
          </w:rPr>
          <w:t xml:space="preserve">דיש</w:t>
        </w:r>
      </w:ins>
      <w:del w:id="90440" w:author="מנוע מכני" w:date="2026-10-11T12:04:39Z">
        <w:r>
          <w:rPr>
            <w:rtl/>
          </w:rPr>
          <w:delText xml:space="preserve">דאיכא</w:delText>
        </w:r>
      </w:del>
      <w:r>
        <w:rPr>
          <w:rtl/>
        </w:rPr>
        <w:t xml:space="preserve"> כבש בהדה.</w:t>
      </w:r>
    </w:p>
    <w:p>
      <w:pPr>
        <w:pStyle w:val="38"/>
        <w:rPr>
          <w:ins w:id="93461" w:author="מנוע מכני" w:date="2026-10-11T12:04:39Z"/>
        </w:rPr>
      </w:pPr>
      <w:r w:rsidRPr="00217260">
        <w:t xml:space="preserve">אמר</w:t>
      </w:r>
      <w:r w:rsidRPr="00217260">
        <w:t xml:space="preserve"> מר:</w:t>
      </w:r>
    </w:p>
    <w:p w:rsidR="00E403F0" w:rsidRPr="00AD695E" w:rsidRDefault="00E403F0" w:rsidP="00E403F0">
      <w:pPr>
        <w:rPr>
          <w:rtl/>
        </w:rPr>
      </w:pPr>
      <w:del w:id="93462" w:author="מנוע מכני" w:date="2026-10-11T12:04:39Z">
        <w:r w:rsidRPr="00217260">
          <w:rPr>
            <w:b/>
            <w:bCs/>
            <w:rtl/>
          </w:rPr>
          <w:delText xml:space="preserve"> </w:delText>
        </w:r>
      </w:del>
      <w:r w:rsidRPr="00217260">
        <w:rPr>
          <w:b/>
          <w:bCs/>
          <w:rtl/>
        </w:rPr>
        <w:t xml:space="preserve">מה אבותיכם </w:t>
      </w:r>
      <w:r w:rsidRPr="00217260">
        <w:rPr>
          <w:b/>
          <w:bCs/>
          <w:rtl/>
        </w:rPr>
        <w:t xml:space="preserve">לא</w:t>
      </w:r>
      <w:r w:rsidRPr="00217260">
        <w:rPr>
          <w:b/>
          <w:bCs/>
          <w:rtl/>
        </w:rPr>
        <w:t xml:space="preserve"> נכנסו לברית אלא כו'.</w:t>
      </w:r>
    </w:p>
    <w:p w:rsidR="00E403F0" w:rsidRPr="00AD695E" w:rsidRDefault="00E403F0" w:rsidP="00E403F0">
      <w:pPr>
        <w:rPr>
          <w:rtl/>
        </w:rPr>
      </w:pPr>
      <w:r>
        <w:rPr>
          <w:rtl/>
        </w:rPr>
        <w:t>מילה ד</w:t>
      </w:r>
      <w:r>
        <w:rPr>
          <w:rFonts w:hint="cs"/>
          <w:rtl/>
        </w:rPr>
        <w:t>'</w:t>
      </w:r>
      <w:ins w:id="90335" w:author="Claude - סמנטי" w:date="2026-10-11T12:21:47Z">
        <w:r>
          <w:rPr>
            <w:rStyle w:val="afffff0"/>
            <w:rtl/>
          </w:rPr>
          <w:t xml:space="preserve">כִּי מוּלִים הָיוּ כָּל הָעָם הַיּוֹצְאִים</w:t>
        </w:r>
      </w:ins>
      <w:del w:id="90336" w:author="Claude - סמנטי" w:date="2026-10-11T12:21:47Z">
        <w:r>
          <w:rPr>
            <w:rtl/>
          </w:rPr>
          <w:delText xml:space="preserve">כי מולים היו כל העם היוצאים</w:delText>
        </w:r>
      </w:del>
      <w:r>
        <w:rPr>
          <w:rFonts w:hint="cs"/>
          <w:rtl/>
        </w:rPr>
        <w:t>'</w:t>
      </w:r>
      <w:r>
        <w:rPr>
          <w:rtl/>
        </w:rPr>
        <w:t xml:space="preserve">, </w:t>
      </w:r>
      <w:r>
        <w:rPr>
          <w:rFonts w:hint="cs"/>
          <w:rtl/>
        </w:rPr>
        <w:t>א</w:t>
      </w:r>
      <w:r>
        <w:rPr>
          <w:rtl/>
        </w:rPr>
        <w:t>"</w:t>
      </w:r>
      <w:r>
        <w:rPr>
          <w:rFonts w:hint="cs"/>
          <w:rtl/>
        </w:rPr>
        <w:t>נ</w:t>
      </w:r>
      <w:r>
        <w:rPr>
          <w:rtl/>
        </w:rPr>
        <w:t xml:space="preserve">: </w:t>
      </w:r>
      <w:r>
        <w:rPr>
          <w:rFonts w:hint="cs"/>
          <w:rtl/>
        </w:rPr>
        <w:t>'</w:t>
      </w:r>
      <w:ins w:id="90333" w:author="Claude - סמנטי" w:date="2026-10-11T12:21:47Z">
        <w:r>
          <w:rPr>
            <w:rStyle w:val="afffff0"/>
            <w:rtl/>
          </w:rPr>
          <w:t xml:space="preserve">וָאֶעֱבוֹר עָלַיִךְ וָאֶרְאֵךְ מִתְבּוֹסֶסֶת בְּדָמַיִךְ וָאוֹמַר לָךְ בְּדָמַיִךְ חֲיִי וְגוֹ</w:t>
        </w:r>
      </w:ins>
      <w:del w:id="90334" w:author="Claude - סמנטי" w:date="2026-10-11T12:21:47Z">
        <w:r>
          <w:rPr>
            <w:rtl/>
          </w:rPr>
          <w:delText xml:space="preserve">ואעבור עליך ואראך מתבוססת בדמיך ואומר לך בדמיך חיי וגו</w:delText>
        </w:r>
      </w:del>
      <w:r>
        <w:rPr>
          <w:rtl/>
        </w:rPr>
        <w:t xml:space="preserve">', </w:t>
      </w:r>
    </w:p>
    <w:p w:rsidR="00E403F0" w:rsidRPr="00AD695E" w:rsidRDefault="00E403F0" w:rsidP="00E403F0">
      <w:pPr>
        <w:rPr>
          <w:rtl/>
        </w:rPr>
      </w:pPr>
      <w:r>
        <w:rPr>
          <w:rtl/>
        </w:rPr>
        <w:t>הרצאת דמים, ד</w:t>
      </w:r>
      <w:r>
        <w:rPr>
          <w:rFonts w:hint="cs"/>
          <w:rtl/>
        </w:rPr>
        <w:t>'</w:t>
      </w:r>
      <w:ins w:id="90337" w:author="Claude - סמנטי" w:date="2026-10-11T12:21:47Z">
        <w:r>
          <w:rPr>
            <w:rStyle w:val="afffff0"/>
            <w:rtl/>
          </w:rPr>
          <w:t xml:space="preserve">וַיִּשְׁלַח אֶת נַעֲרֵי בְּנֵי יִשְׂרָאֵל</w:t>
        </w:r>
      </w:ins>
      <w:del w:id="90338" w:author="Claude - סמנטי" w:date="2026-10-11T12:21:47Z">
        <w:r>
          <w:rPr>
            <w:rtl/>
          </w:rPr>
          <w:delText xml:space="preserve">וישלח את נערי בני ישראל</w:delText>
        </w:r>
      </w:del>
      <w:r>
        <w:rPr>
          <w:rFonts w:hint="cs"/>
          <w:rtl/>
        </w:rPr>
        <w:t>'</w:t>
      </w:r>
      <w:r>
        <w:rPr>
          <w:rtl/>
        </w:rPr>
        <w:t xml:space="preserve">, טבילה </w:t>
      </w:r>
      <w:r>
        <w:rPr>
          <w:rFonts w:hint="cs"/>
          <w:rtl/>
        </w:rPr>
        <w:t>מ'</w:t>
      </w:r>
      <w:r>
        <w:rPr>
          <w:rtl/>
        </w:rPr>
        <w:t>ויקח משה חצי הדם ויזרק על העם, ואין הזאה בלא טבילה</w:t>
      </w:r>
      <w:r>
        <w:rPr>
          <w:rFonts w:hint="cs"/>
          <w:rtl/>
        </w:rPr>
        <w:t>'</w:t>
      </w:r>
      <w:r>
        <w:rPr>
          <w:rtl/>
        </w:rPr>
        <w:t>.</w:t>
      </w:r>
    </w:p>
    <w:p>
      <w:pPr>
        <w:pStyle w:val="afffff8"/>
        <w:rPr>
          <w:ins w:id="90163" w:author="קלוד" w:date="2026-10-11T12:26:18Z"/>
        </w:rPr>
      </w:pPr>
      <w:ins w:id="90164" w:author="קלוד" w:date="2026-10-11T12:26:18Z">
        <w:r>
          <w:rPr>
            <w:color w:val="7B3F00"/>
          </w:rPr>
          <w:t xml:space="preserve">גר בזמן שאין קרבן - הפרשת רובע לקינו</w:t>
        </w:r>
      </w:ins>
    </w:p>
    <w:p>
      <w:pPr>
        <w:pStyle w:val="38"/>
        <w:rPr>
          <w:ins w:id="93463" w:author="מנוע מכני" w:date="2026-10-11T12:04:39Z"/>
        </w:rPr>
      </w:pPr>
      <w:r>
        <w:t xml:space="preserve">אלא</w:t>
      </w:r>
    </w:p>
    <w:p w:rsidR="00E403F0" w:rsidRPr="00AD695E" w:rsidRDefault="00E403F0" w:rsidP="00E403F0">
      <w:pPr>
        <w:rPr>
          <w:rtl/>
        </w:rPr>
      </w:pPr>
      <w:del w:id="93464" w:author="מנוע מכני" w:date="2026-10-11T12:04:39Z">
        <w:r>
          <w:rPr>
            <w:rtl/>
          </w:rPr>
          <w:delText xml:space="preserve"> </w:delText>
        </w:r>
      </w:del>
      <w:r>
        <w:rPr>
          <w:rtl/>
        </w:rPr>
        <w:t xml:space="preserve">מעתה, האידנא </w:t>
      </w:r>
      <w:ins w:id="90441" w:author="מנוע מכני" w:date="2026-10-11T12:04:39Z">
        <w:r>
          <w:rPr>
            <w:rtl/>
          </w:rPr>
          <w:t xml:space="preserve">דאין</w:t>
        </w:r>
      </w:ins>
      <w:del w:id="90442" w:author="מנוע מכני" w:date="2026-10-11T12:04:39Z">
        <w:r>
          <w:rPr>
            <w:rtl/>
          </w:rPr>
          <w:delText xml:space="preserve">דליכא</w:delText>
        </w:r>
      </w:del>
      <w:r>
        <w:rPr>
          <w:rtl/>
        </w:rPr>
        <w:t xml:space="preserve"> קרבן </w:t>
      </w:r>
      <w:r>
        <w:rPr>
          <w:rtl/>
        </w:rPr>
        <w:t xml:space="preserve">לא</w:t>
      </w:r>
      <w:r>
        <w:rPr>
          <w:rtl/>
        </w:rPr>
        <w:t xml:space="preserve"> נקבל גרים! </w:t>
      </w:r>
    </w:p>
    <w:p>
      <w:pPr>
        <w:pStyle w:val="38"/>
        <w:rPr>
          <w:ins w:id="93465" w:author="מנוע מכני" w:date="2026-10-11T12:04:39Z"/>
        </w:rPr>
      </w:pPr>
      <w:r>
        <w:t xml:space="preserve">- </w:t>
      </w:r>
      <w:r>
        <w:t>אראב</w:t>
      </w:r>
      <w:r>
        <w:t>"</w:t>
      </w:r>
      <w:r>
        <w:t>י</w:t>
      </w:r>
      <w:r>
        <w:t xml:space="preserve">:</w:t>
      </w:r>
    </w:p>
    <w:p w:rsidR="00E403F0" w:rsidRPr="00AD695E" w:rsidRDefault="00E403F0" w:rsidP="00E403F0">
      <w:pPr>
        <w:pStyle w:val="affffb"/>
        <w:rPr>
          <w:rtl/>
        </w:rPr>
      </w:pPr>
      <w:del w:id="93466" w:author="מנוע מכני" w:date="2026-10-11T12:04:39Z">
        <w:r>
          <w:rPr>
            <w:rtl/>
          </w:rPr>
          <w:delText xml:space="preserve"> </w:delText>
        </w:r>
      </w:del>
      <w:r>
        <w:rPr>
          <w:rtl/>
        </w:rPr>
        <w:t xml:space="preserve">וכי יגור אתכם גר אשר בתוככם וגו'.</w:t>
      </w:r>
    </w:p>
    <w:p>
      <w:pPr>
        <w:pStyle w:val="38"/>
        <w:rPr>
          <w:ins w:id="93468" w:author="מנוע מכני" w:date="2026-10-11T12:04:39Z"/>
        </w:rPr>
      </w:pPr>
      <w:del w:id="93467"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469" w:author="מנוע מכני" w:date="2026-10-11T12:04:39Z">
        <w:r>
          <w:rPr>
            <w:rtl/>
          </w:rPr>
          <w:delText xml:space="preserve"> </w:delText>
        </w:r>
      </w:del>
      <w:r>
        <w:rPr>
          <w:rtl/>
        </w:rPr>
        <w:t xml:space="preserve">גר בזמן הזה צריך שיפריש רובע לקינו</w:t>
      </w:r>
      <w:ins w:id="91801" w:author="מנוע מכני" w:date="2026-10-11T12:04:39Z">
        <w:r>
          <w:rPr>
            <w:rtl/>
          </w:rPr>
          <w:t xml:space="preserve">,</w:t>
        </w:r>
      </w:ins>
      <w:del w:id="91802" w:author="מנוע מכני" w:date="2026-10-11T12:04:39Z">
        <w:r>
          <w:rPr>
            <w:rtl/>
          </w:rPr>
          <w:delText xml:space="preserve">;</w:delText>
        </w:r>
      </w:del>
    </w:p>
    <w:p>
      <w:pPr>
        <w:pStyle w:val="38"/>
        <w:rPr>
          <w:ins w:id="93470" w:author="מנוע מכני" w:date="2026-10-11T12:04:39Z"/>
        </w:rPr>
      </w:pPr>
      <w:r>
        <w:t xml:space="preserve">אר"ש:</w:t>
      </w:r>
    </w:p>
    <w:p w:rsidR="00E403F0" w:rsidRPr="00AD695E" w:rsidRDefault="00E403F0" w:rsidP="00E403F0">
      <w:pPr>
        <w:rPr>
          <w:rtl/>
        </w:rPr>
      </w:pPr>
      <w:del w:id="93471" w:author="מנוע מכני" w:date="2026-10-11T12:04:39Z">
        <w:r>
          <w:rPr>
            <w:rtl/>
          </w:rPr>
          <w:delText xml:space="preserve"> </w:delText>
        </w:r>
      </w:del>
      <w:r>
        <w:rPr>
          <w:rtl/>
        </w:rPr>
        <w:t xml:space="preserve">כבר נמנה עליו רבן יוחנן בן זכאי ובטלה, מפני התקלה.</w:t>
      </w:r>
    </w:p>
    <w:p>
      <w:pPr>
        <w:pStyle w:val="38"/>
        <w:rPr>
          <w:ins w:id="93472" w:author="מנוע מכני" w:date="2026-10-11T12:04:39Z"/>
        </w:rPr>
      </w:pPr>
      <w:r>
        <w:t>א</w:t>
      </w:r>
      <w:r>
        <w:t>ראב</w:t>
      </w:r>
      <w:r>
        <w:t>"</w:t>
      </w:r>
      <w:r>
        <w:t>ג מר</w:t>
      </w:r>
      <w:r w:rsidRPr="00217260">
        <w:t>אב</w:t>
      </w:r>
      <w:r w:rsidRPr="00217260">
        <w:t>"</w:t>
      </w:r>
      <w:r w:rsidRPr="00217260">
        <w:t>א</w:t>
      </w:r>
      <w:r>
        <w:t xml:space="preserve">:</w:t>
      </w:r>
    </w:p>
    <w:p w:rsidR="00E403F0" w:rsidRPr="00AD695E" w:rsidRDefault="00E403F0" w:rsidP="00E403F0">
      <w:pPr>
        <w:rPr>
          <w:rtl/>
        </w:rPr>
      </w:pPr>
      <w:del w:id="93473" w:author="מנוע מכני" w:date="2026-10-11T12:04:39Z">
        <w:r>
          <w:rPr>
            <w:rtl/>
          </w:rPr>
          <w:delText xml:space="preserve"> </w:delText>
        </w:r>
      </w:del>
      <w:r>
        <w:rPr>
          <w:rtl/>
        </w:rPr>
        <w:t xml:space="preserve">הלכה </w:t>
      </w:r>
      <w:r>
        <w:rPr>
          <w:rStyle w:val="2fb"/>
          <w:rtl/>
        </w:rPr>
        <w:t xml:space="preserve">כר"ש</w:t>
      </w:r>
      <w:r>
        <w:rPr>
          <w:rtl/>
        </w:rPr>
        <w:t xml:space="preserve">.</w:t>
      </w:r>
    </w:p>
    <w:p>
      <w:pPr>
        <w:pStyle w:val="afffff8"/>
        <w:rPr>
          <w:ins w:id="90161" w:author="קלוד" w:date="2026-10-11T12:26:18Z"/>
        </w:rPr>
      </w:pPr>
      <w:ins w:id="90162" w:author="קלוד" w:date="2026-10-11T12:26:18Z">
        <w:r>
          <w:rPr>
            <w:color w:val="7B3F00"/>
          </w:rPr>
          <w:t xml:space="preserve">גר תושב - עושה מלאכה לעצמו בשבת כישראל בחול</w:t>
        </w:r>
      </w:ins>
    </w:p>
    <w:p w:rsidR="00E403F0" w:rsidRPr="00AD695E" w:rsidRDefault="00E403F0" w:rsidP="00E403F0">
      <w:pPr>
        <w:rPr>
          <w:rtl/>
        </w:rPr>
      </w:pPr>
      <w:ins w:id="90443" w:author="מנוע מכני" w:date="2026-10-11T12:04:39Z">
        <w:r>
          <w:rPr>
            <w:rtl/>
          </w:rPr>
          <w:t xml:space="preserve">ויש</w:t>
        </w:r>
      </w:ins>
      <w:del w:id="90444" w:author="מנוע מכני" w:date="2026-10-11T12:04:39Z">
        <w:r w:rsidRPr="00A757C8">
          <w:rPr>
            <w:rtl/>
          </w:rPr>
          <w:delText xml:space="preserve">ואיכא</w:delText>
        </w:r>
      </w:del>
      <w:r w:rsidRPr="00A757C8">
        <w:rPr>
          <w:rtl/>
        </w:rPr>
        <w:t xml:space="preserve"> </w:t>
      </w:r>
      <w:ins w:id="92679" w:author="מנוע מכני" w:date="2026-10-11T12:04:39Z">
        <w:r>
          <w:rPr>
            <w:rtl/>
          </w:rPr>
          <w:t xml:space="preserve">דשונה</w:t>
        </w:r>
      </w:ins>
      <w:del w:id="92680" w:author="מנוע מכני" w:date="2026-10-11T12:04:39Z">
        <w:r w:rsidRPr="00A757C8">
          <w:rPr>
            <w:rtl/>
          </w:rPr>
          <w:delText xml:space="preserve">דמתני</w:delText>
        </w:r>
      </w:del>
      <w:r w:rsidRPr="00A757C8">
        <w:rPr>
          <w:rtl/>
        </w:rPr>
        <w:t xml:space="preserve"> לה </w:t>
      </w:r>
      <w:r w:rsidRPr="00A757C8">
        <w:rPr>
          <w:rFonts w:hint="cs"/>
          <w:rtl/>
        </w:rPr>
        <w:t>א</w:t>
      </w:r>
      <w:r w:rsidRPr="00A757C8">
        <w:rPr>
          <w:rtl/>
        </w:rPr>
        <w:t>הדא, ד</w:t>
      </w:r>
      <w:r w:rsidRPr="002D69EF">
        <w:rPr>
          <w:b/>
          <w:bCs/>
          <w:rtl/>
        </w:rPr>
        <w:t>ת"ר</w:t>
      </w:r>
      <w:r w:rsidRPr="00A757C8">
        <w:rPr>
          <w:rtl/>
        </w:rPr>
        <w:t xml:space="preserve">: גר תושב מותר לעשות מלאכה בשבת לעצמו כישראל בחולו של מועד</w:t>
      </w:r>
      <w:ins w:id="91803" w:author="מנוע מכני" w:date="2026-10-11T12:04:39Z">
        <w:r>
          <w:rPr>
            <w:rtl/>
          </w:rPr>
          <w:t xml:space="preserve">,</w:t>
        </w:r>
      </w:ins>
      <w:del w:id="91804" w:author="מנוע מכני" w:date="2026-10-11T12:04:39Z">
        <w:r w:rsidRPr="00A757C8">
          <w:rPr>
            <w:rtl/>
          </w:rPr>
          <w:delText xml:space="preserve">;</w:delText>
        </w:r>
      </w:del>
    </w:p>
    <w:p>
      <w:pPr>
        <w:pStyle w:val="38"/>
        <w:rPr>
          <w:ins w:id="93474" w:author="מנוע מכני" w:date="2026-10-11T12:04:39Z"/>
        </w:rPr>
      </w:pPr>
      <w:r>
        <w:t xml:space="preserve">ר"ע</w:t>
      </w:r>
      <w:del w:id="94492" w:author="מנוע מכני" w:date="2026-10-11T12:04:39Z">
        <w:r>
          <w:delText xml:space="preserve"> אומר</w:delText>
        </w:r>
      </w:del>
      <w:r>
        <w:t xml:space="preserve">:</w:t>
      </w:r>
    </w:p>
    <w:p w:rsidR="00E403F0" w:rsidRPr="00AD695E" w:rsidRDefault="00E403F0" w:rsidP="00E403F0">
      <w:pPr>
        <w:rPr>
          <w:rtl/>
        </w:rPr>
      </w:pPr>
      <w:del w:id="93475" w:author="מנוע מכני" w:date="2026-10-11T12:04:39Z">
        <w:r>
          <w:rPr>
            <w:rtl/>
          </w:rPr>
          <w:delText xml:space="preserve"> </w:delText>
        </w:r>
      </w:del>
      <w:r>
        <w:rPr>
          <w:rtl/>
        </w:rPr>
        <w:t xml:space="preserve">כישראל בי"ט</w:t>
      </w:r>
      <w:ins w:id="91805" w:author="מנוע מכני" w:date="2026-10-11T12:04:39Z">
        <w:r>
          <w:rPr>
            <w:rtl/>
          </w:rPr>
          <w:t xml:space="preserve">,</w:t>
        </w:r>
      </w:ins>
      <w:del w:id="91806" w:author="מנוע מכני" w:date="2026-10-11T12:04:39Z">
        <w:r>
          <w:rPr>
            <w:rtl/>
          </w:rPr>
          <w:delText xml:space="preserve">;</w:delText>
        </w:r>
      </w:del>
    </w:p>
    <w:p>
      <w:pPr>
        <w:pStyle w:val="38"/>
        <w:rPr>
          <w:ins w:id="93476" w:author="מנוע מכני" w:date="2026-10-11T12:04:39Z"/>
        </w:rPr>
      </w:pPr>
      <w:r>
        <w:t xml:space="preserve">ר' יוסי</w:t>
      </w:r>
      <w:del w:id="94493" w:author="מנוע מכני" w:date="2026-10-11T12:04:39Z">
        <w:r>
          <w:delText xml:space="preserve"> אומר</w:delText>
        </w:r>
      </w:del>
      <w:r>
        <w:t xml:space="preserve">:</w:t>
      </w:r>
    </w:p>
    <w:p w:rsidR="00E403F0" w:rsidRPr="00AD695E" w:rsidRDefault="00E403F0" w:rsidP="00E403F0">
      <w:pPr>
        <w:rPr>
          <w:rtl/>
        </w:rPr>
      </w:pPr>
      <w:del w:id="93477" w:author="מנוע מכני" w:date="2026-10-11T12:04:39Z">
        <w:r>
          <w:rPr>
            <w:rtl/>
          </w:rPr>
          <w:delText xml:space="preserve"> </w:delText>
        </w:r>
      </w:del>
      <w:r>
        <w:rPr>
          <w:rtl/>
        </w:rPr>
        <w:t xml:space="preserve">גר תושב עושה בשבת לעצמו כישראל בחול</w:t>
      </w:r>
      <w:ins w:id="91807" w:author="מנוע מכני" w:date="2026-10-11T12:04:39Z">
        <w:r>
          <w:rPr>
            <w:rtl/>
          </w:rPr>
          <w:t xml:space="preserve">,</w:t>
        </w:r>
      </w:ins>
      <w:del w:id="91808" w:author="מנוע מכני" w:date="2026-10-11T12:04:39Z">
        <w:r>
          <w:rPr>
            <w:rtl/>
          </w:rPr>
          <w:delText xml:space="preserve">;</w:delText>
        </w:r>
      </w:del>
    </w:p>
    <w:p w:rsidR="00E403F0" w:rsidRPr="00AD695E" w:rsidRDefault="00E403F0" w:rsidP="00E403F0">
      <w:pPr>
        <w:rPr>
          <w:rtl/>
        </w:rPr>
      </w:pPr>
      <w:r w:rsidRPr="00A757C8">
        <w:rPr>
          <w:rStyle w:val="2fb"/>
          <w:rtl/>
        </w:rPr>
        <w:t xml:space="preserve">רש"א</w:t>
      </w:r>
      <w:r w:rsidRPr="00A757C8">
        <w:rPr>
          <w:rtl/>
        </w:rPr>
        <w:t xml:space="preserve">: אחד גר תושב ואחד [</w:t>
      </w:r>
      <w:ins w:id="92767" w:author="מנוע מכני" w:date="2026-10-11T12:04:39Z">
        <w:r>
          <w:rPr>
            <w:rFonts w:hint="cs"/>
            <w:rtl/>
          </w:rPr>
          <w:t xml:space="preserve">נכרי</w:t>
        </w:r>
      </w:ins>
      <w:del w:id="92768" w:author="מנוע מכני" w:date="2026-10-11T12:04:39Z">
        <w:r w:rsidRPr="00A757C8">
          <w:rPr>
            <w:rFonts w:hint="cs"/>
            <w:rtl/>
          </w:rPr>
          <w:delText xml:space="preserve">עכו</w:delText>
        </w:r>
        <w:r w:rsidRPr="00A757C8">
          <w:rPr>
            <w:rtl/>
          </w:rPr>
          <w:delText xml:space="preserve">"</w:delText>
        </w:r>
        <w:r w:rsidRPr="00A757C8">
          <w:rPr>
            <w:rFonts w:hint="cs"/>
            <w:rtl/>
          </w:rPr>
          <w:delText xml:space="preserve">ם</w:delText>
        </w:r>
      </w:del>
      <w:r w:rsidRPr="00A757C8">
        <w:rPr>
          <w:rFonts w:hint="cs"/>
          <w:rtl/>
        </w:rPr>
        <w:t xml:space="preserve">]</w:t>
      </w:r>
      <w:r w:rsidRPr="00A757C8">
        <w:rPr>
          <w:rtl/>
        </w:rPr>
        <w:t xml:space="preserve"> עבד ואמה התושבים, עושין מלאכה בשבת לעצמן כישראל בחול.</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39" w:author="קלוד" w:date="2026-10-11T09:07:19Z"/>
        </w:rPr>
      </w:pPr>
      <w:ins w:id="20138" w:author="קלוד" w:date="2026-10-11T09:07:19Z">
        <w:r>
          <w:t xml:space="preserve">משנה ב</w:t>
        </w:r>
      </w:ins>
    </w:p>
    <w:p w:rsidR="00E403F0" w:rsidRPr="00D65BEC" w:rsidRDefault="00E403F0" w:rsidP="00E403F0">
      <w:pPr>
        <w:pStyle w:val="afff9"/>
        <w:rPr>
          <w:del w:id="20077" w:author="קלוד" w:date="2026-10-11T09:07:19Z"/>
          <w:rtl/>
        </w:rPr>
      </w:pPr>
      <w:del w:id="20076" w:author="קלוד" w:date="2026-10-11T09:07:19Z">
        <w:r w:rsidRPr="00D65BEC">
          <w:rPr>
            <w:rtl/>
          </w:rPr>
          <w:delText xml:space="preserve">מתני'.</w:delText>
        </w:r>
      </w:del>
    </w:p>
    <w:p w:rsidR="00E403F0" w:rsidRPr="00D64BA8" w:rsidRDefault="00E403F0" w:rsidP="00E403F0">
      <w:pPr>
        <w:pStyle w:val="afff9"/>
        <w:spacing w:before="120"/>
        <w:rPr>
          <w:spacing w:val="8"/>
          <w:rtl/>
        </w:rPr>
        <w:pPrChange w:id="90006" w:author="קלוד" w:date="2026-10-11T12:09:42Z">
          <w:pPr>
            <w:pStyle w:val="afff9"/>
          </w:pPr>
        </w:pPrChange>
      </w:pPr>
      <w:r w:rsidRPr="00D64BA8">
        <w:rPr>
          <w:spacing w:val="8"/>
          <w:rtl/>
        </w:rPr>
        <w:t>אלו מביאין על הזדון כשוגג: הבא על שפחה, ונזיר שנטמא, ושבועת העדות, ושבועת הפקדון.</w:t>
      </w:r>
    </w:p>
    <w:p w:rsidR="00E403F0" w:rsidRPr="00D65BEC" w:rsidRDefault="00E403F0" w:rsidP="00E403F0">
      <w:pPr>
        <w:pStyle w:val="afff9"/>
        <w:rPr>
          <w:rtl/>
        </w:rPr>
      </w:pPr>
      <w:r w:rsidRPr="00D65BEC">
        <w:rPr>
          <w:rtl/>
        </w:rPr>
        <w:t>חמשה מביאין קרבן אחד על עבירות הרבה, וחמשה מביאין קרבן עולה ויורד.</w:t>
      </w:r>
    </w:p>
    <w:p w:rsidR="00E403F0" w:rsidRPr="00D65BEC" w:rsidRDefault="00E403F0" w:rsidP="00E403F0">
      <w:pPr>
        <w:pStyle w:val="afff9"/>
        <w:rPr>
          <w:rtl/>
        </w:rPr>
      </w:pPr>
      <w:r w:rsidRPr="00D65BEC">
        <w:rPr>
          <w:rtl/>
        </w:rPr>
        <w:t>אלו מביאין קרבן אחד על עבירות הרבה: הבא על שפחה ביאות הרבה, ונזיר שנטמא טומאות הרבה.</w:t>
      </w:r>
    </w:p>
    <w:p w:rsidR="00E403F0" w:rsidRPr="00AD695E" w:rsidRDefault="00E403F0" w:rsidP="00E403F0">
      <w:pPr>
        <w:jc w:val="center"/>
        <w:rPr>
          <w:del w:id="90008" w:author="מנוע עיצוב" w:date="2026-10-11T12:09:26Z"/>
          <w:rtl/>
        </w:rPr>
      </w:pPr>
      <w:del w:id="9000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4" w:author="קלוד" w:date="2026-10-11T09:07:19Z">
          <w:pPr>
            <w:pStyle w:val="affff1"/>
            <w:rPr>
              <w:rtl/>
            </w:rPr>
          </w:pPr>
        </w:pPrChange>
      </w:pPr>
      <w:ins w:id="9804" w:author="מספור קטעי משנה" w:date="2026-10-11T09:35:06Z">
        <w:r>
          <w:rPr>
            <w:rStyle w:val="MisparKeta"/>
          </w:rPr>
          <w:t xml:space="preserve">ג. </w:t>
        </w:r>
      </w:ins>
      <w:r>
        <w:rPr>
          <w:rtl/>
        </w:rPr>
        <w:t>הבא על השפחה.</w:t>
      </w:r>
    </w:p>
    <w:p w:rsidR="00E403F0" w:rsidRPr="00AD695E" w:rsidRDefault="00E403F0" w:rsidP="00E403F0">
      <w:pPr>
        <w:rPr>
          <w:rtl/>
        </w:rPr>
      </w:pPr>
      <w:r>
        <w:rPr>
          <w:rtl/>
        </w:rPr>
        <w:t>ד</w:t>
      </w:r>
      <w:r w:rsidRPr="00217260">
        <w:rPr>
          <w:b/>
          <w:bCs/>
          <w:rtl/>
        </w:rPr>
        <w:t>ת"ר</w:t>
      </w:r>
      <w:r>
        <w:rPr>
          <w:rtl/>
        </w:rPr>
        <w:t xml:space="preserve">: </w:t>
      </w:r>
      <w:r>
        <w:rPr>
          <w:rFonts w:hint="cs"/>
          <w:rtl/>
        </w:rPr>
        <w:t>'</w:t>
      </w:r>
      <w:ins w:id="90339" w:author="Claude - סמנטי" w:date="2026-10-11T12:21:47Z">
        <w:r>
          <w:rPr>
            <w:rStyle w:val="afffff0"/>
            <w:rtl/>
          </w:rPr>
          <w:t xml:space="preserve">וְכִפֶּר עָלָיו הַכֹּהֵן בְּאֵיל הָאָשָׁם עַל חַטָּאתוֹ אֲשֶׁר חָטָא</w:t>
        </w:r>
      </w:ins>
      <w:del w:id="90340" w:author="Claude - סמנטי" w:date="2026-10-11T12:21:47Z">
        <w:r>
          <w:rPr>
            <w:rtl/>
          </w:rPr>
          <w:delText xml:space="preserve">וכפר עליו הכהן באיל האשם על חטאתו אשר חטא</w:delText>
        </w:r>
      </w:del>
      <w:r>
        <w:rPr>
          <w:rFonts w:hint="cs"/>
          <w:rtl/>
        </w:rPr>
        <w:t>'</w:t>
      </w:r>
      <w:r>
        <w:rPr>
          <w:rtl/>
        </w:rPr>
        <w:t xml:space="preserve"> - מלמד שמביא קרבן אחד על עבירות הרבה, ונסלח לו מחטאתו אשר חטא - לעשות מזיד כשוגג.</w:t>
      </w:r>
    </w:p>
    <w:p w:rsidR="00E403F0" w:rsidRPr="00AD695E" w:rsidRDefault="00E403F0" w:rsidP="00E403F0">
      <w:pPr>
        <w:jc w:val="center"/>
        <w:rPr>
          <w:del w:id="90010" w:author="מנוע עיצוב" w:date="2026-10-11T12:09:26Z"/>
          <w:rtl/>
        </w:rPr>
      </w:pPr>
      <w:del w:id="9000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5" w:author="קלוד" w:date="2026-10-11T09:07:19Z">
          <w:pPr>
            <w:pStyle w:val="affff1"/>
            <w:rPr>
              <w:rtl/>
            </w:rPr>
          </w:pPr>
        </w:pPrChange>
      </w:pPr>
      <w:ins w:id="9805" w:author="מספור קטעי משנה" w:date="2026-10-11T09:35:06Z">
        <w:r>
          <w:rPr>
            <w:rStyle w:val="MisparKeta"/>
          </w:rPr>
          <w:t xml:space="preserve">ב. </w:t>
        </w:r>
      </w:ins>
      <w:r>
        <w:rPr>
          <w:rtl/>
        </w:rPr>
        <w:t>נזיר שנטמא.</w:t>
      </w:r>
    </w:p>
    <w:p w:rsidR="00E403F0" w:rsidRPr="00AD695E" w:rsidRDefault="00E403F0" w:rsidP="00E403F0">
      <w:pPr>
        <w:rPr>
          <w:rtl/>
        </w:rPr>
      </w:pPr>
      <w:r>
        <w:rPr>
          <w:rFonts w:hint="cs"/>
          <w:rtl/>
        </w:rPr>
        <w:t>'</w:t>
      </w:r>
      <w:ins w:id="90341" w:author="Claude - סמנטי" w:date="2026-10-11T12:21:47Z">
        <w:r>
          <w:rPr>
            <w:rStyle w:val="afffff0"/>
            <w:rtl/>
          </w:rPr>
          <w:t xml:space="preserve">וְכִי יָמוּת מֵת עָלָיו בְּפֶתַע פִּתְאוֹם</w:t>
        </w:r>
      </w:ins>
      <w:del w:id="90342" w:author="Claude - סמנטי" w:date="2026-10-11T12:21:47Z">
        <w:r>
          <w:rPr>
            <w:rtl/>
          </w:rPr>
          <w:delText xml:space="preserve">וכי ימות מת עליו בפתע פתאום</w:delText>
        </w:r>
      </w:del>
      <w:r>
        <w:rPr>
          <w:rFonts w:hint="cs"/>
          <w:rtl/>
        </w:rPr>
        <w:t>'</w:t>
      </w:r>
      <w:r>
        <w:rPr>
          <w:rtl/>
        </w:rPr>
        <w:t xml:space="preserve">, פתע - זה שוגג, וכן אומר: אם בפתע בלא איבה הדפו</w:t>
      </w:r>
      <w:ins w:id="91809" w:author="מנוע מכני" w:date="2026-10-11T12:04:39Z">
        <w:r>
          <w:rPr>
            <w:rtl/>
          </w:rPr>
          <w:t xml:space="preserve">,</w:t>
        </w:r>
      </w:ins>
      <w:del w:id="91810" w:author="מנוע מכני" w:date="2026-10-11T12:04:39Z">
        <w:r>
          <w:rPr>
            <w:rtl/>
          </w:rPr>
          <w:delText xml:space="preserve">;</w:delText>
        </w:r>
      </w:del>
    </w:p>
    <w:p w:rsidR="00E403F0" w:rsidRPr="00AD695E" w:rsidRDefault="00E403F0" w:rsidP="00E403F0">
      <w:pPr>
        <w:rPr>
          <w:rtl/>
        </w:rPr>
      </w:pPr>
      <w:r>
        <w:rPr>
          <w:rtl/>
        </w:rPr>
        <w:t xml:space="preserve">פתאום - זה אונס, וכן אומר: </w:t>
      </w:r>
      <w:r>
        <w:rPr>
          <w:rFonts w:hint="cs"/>
          <w:rtl/>
        </w:rPr>
        <w:t>'</w:t>
      </w:r>
      <w:r>
        <w:rPr>
          <w:rStyle w:val="afffff0"/>
          <w:rtl/>
        </w:rPr>
        <w:t xml:space="preserve">ויאמר </w:t>
      </w:r>
      <w:r>
        <w:rPr>
          <w:rStyle w:val="afffff0"/>
          <w:rtl/>
          <w:rPrChange w:id="9019" w:author="מנוע פסוקים" w:date="2026-10-11T09:26:20Z">
            <w:rPr>
              <w:rStyle w:val="afffff0"/>
              <w:rtl/>
            </w:rPr>
          </w:rPrChange>
        </w:rPr>
        <w:t xml:space="preserve">ה</w:t>
      </w:r>
      <w:r>
        <w:rPr>
          <w:rStyle w:val="afffff0"/>
          <w:rtl/>
          <w:rPrChange w:id="9020" w:author="מנוע פסוקים" w:date="2026-10-11T09:26:20Z">
            <w:rPr>
              <w:rtl/>
            </w:rPr>
          </w:rPrChange>
        </w:rPr>
        <w:t xml:space="preserve">'</w:t>
      </w:r>
      <w:r>
        <w:rPr>
          <w:rStyle w:val="afffff0"/>
          <w:rtl/>
          <w:rPrChange w:id="9021" w:author="מנוע פסוקים" w:date="2026-10-11T09:26:20Z">
            <w:rPr>
              <w:rtl/>
            </w:rPr>
          </w:rPrChange>
        </w:rPr>
        <w:t xml:space="preserve"> פתאום אל משה</w:t>
      </w:r>
      <w:r>
        <w:rPr>
          <w:rFonts w:hint="cs"/>
          <w:rtl/>
        </w:rPr>
        <w:t>'</w:t>
      </w:r>
      <w:r>
        <w:rPr>
          <w:rtl/>
        </w:rPr>
        <w:t>.</w:t>
      </w:r>
    </w:p>
    <w:p w:rsidR="00E403F0" w:rsidRPr="00AD695E" w:rsidRDefault="00E403F0" w:rsidP="00E403F0">
      <w:pPr>
        <w:rPr>
          <w:rtl/>
        </w:rPr>
      </w:pPr>
    </w:p>
    <w:p>
      <w:pPr>
        <w:pStyle w:val="afffff8"/>
        <w:rPr>
          <w:ins w:id="90159" w:author="קלוד" w:date="2026-10-11T12:26:18Z"/>
        </w:rPr>
      </w:pPr>
      <w:ins w:id="90160" w:author="קלוד" w:date="2026-10-11T12:26:18Z">
        <w:r>
          <w:rPr>
            <w:color w:val="7B3F00"/>
          </w:rPr>
          <w:t xml:space="preserve">'פתע' ו'פתאום' - שוגג, מזיד ואונס</w:t>
        </w:r>
      </w:ins>
    </w:p>
    <w:p>
      <w:pPr>
        <w:pStyle w:val="38"/>
        <w:rPr>
          <w:ins w:id="93478" w:author="מנוע מכני" w:date="2026-10-11T12:04:39Z"/>
        </w:rPr>
      </w:pPr>
      <w:r>
        <w:t xml:space="preserve">תניא</w:t>
      </w:r>
      <w:r>
        <w:t xml:space="preserve"> אידך:</w:t>
      </w:r>
    </w:p>
    <w:p w:rsidR="00E403F0" w:rsidRPr="00AD695E" w:rsidRDefault="00E403F0" w:rsidP="00E403F0">
      <w:pPr>
        <w:rPr>
          <w:rtl/>
        </w:rPr>
      </w:pPr>
      <w:del w:id="93479" w:author="מנוע מכני" w:date="2026-10-11T12:04:39Z">
        <w:r>
          <w:rPr>
            <w:rtl/>
          </w:rPr>
          <w:delText xml:space="preserve"> </w:delText>
        </w:r>
      </w:del>
      <w:r>
        <w:rPr>
          <w:rFonts w:hint="cs"/>
          <w:rtl/>
        </w:rPr>
        <w:t>'</w:t>
      </w:r>
      <w:ins w:id="90345" w:author="Claude - סמנטי" w:date="2026-10-11T12:21:47Z">
        <w:r>
          <w:rPr>
            <w:rStyle w:val="afffff0"/>
            <w:rtl/>
          </w:rPr>
          <w:t xml:space="preserve">פִּתְאוֹם</w:t>
        </w:r>
      </w:ins>
      <w:del w:id="90346" w:author="Claude - סמנטי" w:date="2026-10-11T12:21:47Z">
        <w:r>
          <w:rPr>
            <w:rtl/>
          </w:rPr>
          <w:delText xml:space="preserve">פתאום</w:delText>
        </w:r>
      </w:del>
      <w:r>
        <w:rPr>
          <w:rFonts w:hint="cs"/>
          <w:rtl/>
        </w:rPr>
        <w:t>'</w:t>
      </w:r>
      <w:r>
        <w:rPr>
          <w:rtl/>
        </w:rPr>
        <w:t xml:space="preserve"> - זה מזיד, וכן אומר: </w:t>
      </w:r>
      <w:r>
        <w:rPr>
          <w:rFonts w:hint="cs"/>
          <w:rtl/>
        </w:rPr>
        <w:t>'</w:t>
      </w:r>
      <w:ins w:id="90343" w:author="Claude - סמנטי" w:date="2026-10-11T12:21:47Z">
        <w:r>
          <w:rPr>
            <w:rStyle w:val="afffff0"/>
            <w:rtl/>
          </w:rPr>
          <w:t xml:space="preserve">עָרוּם רָאָה רָעָה וְנִסְתָּר וּפְתָאיִם עָבְרוּ וְנֶעֱנָשׁוּ</w:t>
        </w:r>
      </w:ins>
      <w:del w:id="90344" w:author="Claude - סמנטי" w:date="2026-10-11T12:21:47Z">
        <w:r>
          <w:rPr>
            <w:rtl/>
          </w:rPr>
          <w:delText xml:space="preserve">ערום ראה רעה ונסתר ופתאים עברו ונענשו</w:delText>
        </w:r>
      </w:del>
      <w:r>
        <w:rPr>
          <w:rFonts w:hint="cs"/>
          <w:rtl/>
        </w:rPr>
        <w:t>'</w:t>
      </w:r>
      <w:r>
        <w:rPr>
          <w:rtl/>
        </w:rPr>
        <w:t>.</w:t>
      </w:r>
    </w:p>
    <w:p w:rsidR="00E403F0" w:rsidRPr="00AD695E" w:rsidRDefault="00E403F0" w:rsidP="00E403F0">
      <w:pPr>
        <w:rPr>
          <w:rtl/>
        </w:rPr>
      </w:pPr>
      <w:r>
        <w:rPr>
          <w:rtl/>
        </w:rPr>
        <w:t xml:space="preserve">נכתוב קרא פתאום, דמשמע שוגג ומשמע מזיד ומשמע אונס, מזיד ואונס כדאמר, ומשמע </w:t>
      </w:r>
      <w:ins w:id="90445" w:author="מנוע מכני" w:date="2026-10-11T12:04:39Z">
        <w:r>
          <w:rPr>
            <w:rtl/>
          </w:rPr>
          <w:t xml:space="preserve">גם</w:t>
        </w:r>
      </w:ins>
      <w:del w:id="90446" w:author="מנוע מכני" w:date="2026-10-11T12:04:39Z">
        <w:r>
          <w:rPr>
            <w:rtl/>
          </w:rPr>
          <w:delText xml:space="preserve">נמי</w:delText>
        </w:r>
      </w:del>
      <w:r>
        <w:rPr>
          <w:rtl/>
        </w:rPr>
        <w:t xml:space="preserve"> שוגג, ד</w:t>
      </w:r>
      <w:r>
        <w:rPr>
          <w:rFonts w:hint="cs"/>
          <w:rtl/>
        </w:rPr>
        <w:t>'</w:t>
      </w:r>
      <w:ins w:id="90347" w:author="Claude - סמנטי" w:date="2026-10-11T12:21:47Z">
        <w:r>
          <w:rPr>
            <w:rStyle w:val="afffff0"/>
            <w:rtl/>
          </w:rPr>
          <w:t xml:space="preserve">פֶּתִי יַאֲמִין לְכָל דָּבָר</w:t>
        </w:r>
      </w:ins>
      <w:del w:id="90348" w:author="Claude - סמנטי" w:date="2026-10-11T12:21:47Z">
        <w:r>
          <w:rPr>
            <w:rtl/>
          </w:rPr>
          <w:delText xml:space="preserve">פתי יאמין לכל דבר</w:delText>
        </w:r>
      </w:del>
      <w:r>
        <w:rPr>
          <w:rFonts w:hint="cs"/>
          <w:rtl/>
        </w:rPr>
        <w:t>'</w:t>
      </w:r>
      <w:r>
        <w:rPr>
          <w:rtl/>
        </w:rPr>
        <w:t xml:space="preserve">, </w:t>
      </w:r>
    </w:p>
    <w:p w:rsidR="00E403F0" w:rsidRPr="00AD695E" w:rsidRDefault="00E403F0" w:rsidP="00E403F0">
      <w:pPr>
        <w:rPr>
          <w:rtl/>
        </w:rPr>
      </w:pPr>
      <w:r>
        <w:rPr>
          <w:rtl/>
        </w:rPr>
        <w:t xml:space="preserve">ולא נכתוב קרא פתע! </w:t>
      </w:r>
      <w:ins w:id="92371" w:author="מנוע מכני" w:date="2026-10-11T12:04:39Z">
        <w:r>
          <w:rPr>
            <w:rtl/>
          </w:rPr>
          <w:t xml:space="preserve">אם </w:t>
        </w:r>
      </w:ins>
      <w:del w:id="92372" w:author="מנוע מכני" w:date="2026-10-11T12:04:39Z">
        <w:r>
          <w:rPr>
            <w:rtl/>
          </w:rPr>
          <w:delText xml:space="preserve">אי </w:delText>
        </w:r>
      </w:del>
      <w:r>
        <w:rPr>
          <w:rtl/>
        </w:rPr>
        <w:t xml:space="preserve">כתב קרא פתאום, דמשמע שוגג ומשמע מזיד ומשמע אונס, ה"א: כי </w:t>
      </w:r>
      <w:ins w:id="92879" w:author="מנוע מכני" w:date="2026-10-11T12:04:39Z">
        <w:r>
          <w:rPr>
            <w:rtl/>
          </w:rPr>
          <w:t xml:space="preserve">מביא</w:t>
        </w:r>
      </w:ins>
      <w:del w:id="92880" w:author="מנוע מכני" w:date="2026-10-11T12:04:39Z">
        <w:r>
          <w:rPr>
            <w:rtl/>
          </w:rPr>
          <w:delText xml:space="preserve">מייתי</w:delText>
        </w:r>
      </w:del>
      <w:r>
        <w:rPr>
          <w:rtl/>
        </w:rPr>
        <w:t xml:space="preserve"> קרבן בשוגג, </w:t>
      </w:r>
      <w:ins w:id="91119" w:author="מנוע מכני" w:date="2026-10-11T12:04:39Z">
        <w:r>
          <w:rPr>
            <w:rtl/>
          </w:rPr>
          <w:t xml:space="preserve">כלום</w:t>
        </w:r>
      </w:ins>
      <w:del w:id="91120" w:author="מנוע מכני" w:date="2026-10-11T12:04:39Z">
        <w:r>
          <w:rPr>
            <w:rtl/>
          </w:rPr>
          <w:delText xml:space="preserve">מידי</w:delText>
        </w:r>
      </w:del>
      <w:r>
        <w:rPr>
          <w:rtl/>
        </w:rPr>
        <w:t xml:space="preserve"> </w:t>
      </w:r>
      <w:ins w:id="90063" w:author="Claude - סמנטי" w:date="2026-10-11T12:21:47Z">
        <w:r>
          <w:rPr>
            <w:rtl/>
          </w:rPr>
          <w:t xml:space="preserve">שהוא</w:t>
        </w:r>
      </w:ins>
      <w:del w:id="90064" w:author="Claude - סמנטי" w:date="2026-10-11T12:21:47Z">
        <w:r>
          <w:rPr>
            <w:rtl/>
          </w:rPr>
          <w:delText xml:space="preserve">דהוי</w:delText>
        </w:r>
      </w:del>
      <w:r>
        <w:rPr>
          <w:rtl/>
        </w:rPr>
        <w:t xml:space="preserve"> אתורה כולה, אבל אונס ומזיד אימא </w:t>
      </w:r>
      <w:r>
        <w:rPr>
          <w:rtl/>
        </w:rPr>
        <w:t xml:space="preserve">לא</w:t>
      </w:r>
      <w:r>
        <w:rPr>
          <w:rtl/>
        </w:rPr>
        <w:t xml:space="preserve">, </w:t>
      </w:r>
    </w:p>
    <w:p w:rsidR="00E403F0" w:rsidRPr="00AD695E" w:rsidRDefault="00E403F0" w:rsidP="00E403F0">
      <w:pPr>
        <w:rPr>
          <w:rtl/>
        </w:rPr>
      </w:pPr>
      <w:r>
        <w:rPr>
          <w:rtl/>
        </w:rPr>
        <w:t xml:space="preserve">כתב </w:t>
      </w:r>
      <w:ins w:id="91121" w:author="מנוע מכני" w:date="2026-10-11T12:04:39Z">
        <w:r>
          <w:rPr>
            <w:rtl/>
          </w:rPr>
          <w:t xml:space="preserve">התורה</w:t>
        </w:r>
      </w:ins>
      <w:del w:id="91122" w:author="מנוע מכני" w:date="2026-10-11T12:04:39Z">
        <w:r>
          <w:rPr>
            <w:rtl/>
          </w:rPr>
          <w:delText xml:space="preserve">רחמנא</w:delText>
        </w:r>
      </w:del>
      <w:r>
        <w:rPr>
          <w:rtl/>
        </w:rPr>
        <w:t xml:space="preserve"> פתע דשוגג הוא, לגלויי </w:t>
      </w:r>
      <w:ins w:id="91125" w:author="מנוע מכני" w:date="2026-10-11T12:04:39Z">
        <w:r>
          <w:rPr>
            <w:rtl/>
          </w:rPr>
          <w:t xml:space="preserve">עליו</w:t>
        </w:r>
      </w:ins>
      <w:del w:id="91126" w:author="מנוע מכני" w:date="2026-10-11T12:04:39Z">
        <w:r>
          <w:rPr>
            <w:rtl/>
          </w:rPr>
          <w:delText xml:space="preserve">עליה</w:delText>
        </w:r>
      </w:del>
      <w:r>
        <w:rPr>
          <w:rtl/>
        </w:rPr>
        <w:t xml:space="preserve"> דפתאום דאונס ומזיד הוא, דאפי' </w:t>
      </w:r>
      <w:ins w:id="91127" w:author="מנוע מכני" w:date="2026-10-11T12:04:39Z">
        <w:r>
          <w:rPr>
            <w:rtl/>
          </w:rPr>
          <w:t xml:space="preserve">כך</w:t>
        </w:r>
      </w:ins>
      <w:del w:id="91128" w:author="מנוע מכני" w:date="2026-10-11T12:04:39Z">
        <w:r>
          <w:rPr>
            <w:rtl/>
          </w:rPr>
          <w:delText xml:space="preserve">הכי</w:delText>
        </w:r>
      </w:del>
      <w:r>
        <w:rPr>
          <w:rtl/>
        </w:rPr>
        <w:t xml:space="preserve"> חייב </w:t>
      </w:r>
      <w:ins w:id="91123" w:author="מנוע מכני" w:date="2026-10-11T12:04:39Z">
        <w:r>
          <w:rPr>
            <w:rtl/>
          </w:rPr>
          <w:t xml:space="preserve">התורה</w:t>
        </w:r>
      </w:ins>
      <w:del w:id="91124" w:author="מנוע מכני" w:date="2026-10-11T12:04:39Z">
        <w:r>
          <w:rPr>
            <w:rtl/>
          </w:rPr>
          <w:delText xml:space="preserve">רחמנא</w:delText>
        </w:r>
      </w:del>
      <w:r>
        <w:rPr>
          <w:rtl/>
        </w:rPr>
        <w:t xml:space="preserve">.</w:t>
      </w:r>
    </w:p>
    <w:p w:rsidR="00E403F0" w:rsidRPr="00AD695E" w:rsidRDefault="00E403F0" w:rsidP="00E403F0">
      <w:pPr>
        <w:jc w:val="center"/>
        <w:rPr>
          <w:del w:id="90012" w:author="מנוע עיצוב" w:date="2026-10-11T12:09:26Z"/>
          <w:rtl/>
        </w:rPr>
      </w:pPr>
      <w:del w:id="9001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6" w:author="קלוד" w:date="2026-10-11T09:07:19Z">
          <w:pPr>
            <w:pStyle w:val="affff1"/>
            <w:rPr>
              <w:rtl/>
            </w:rPr>
          </w:pPr>
        </w:pPrChange>
      </w:pPr>
      <w:ins w:id="9806" w:author="מספור קטעי משנה" w:date="2026-10-11T09:35:06Z">
        <w:r>
          <w:rPr>
            <w:rStyle w:val="MisparKeta"/>
          </w:rPr>
          <w:t xml:space="preserve">ב. </w:t>
        </w:r>
      </w:ins>
      <w:r>
        <w:rPr>
          <w:rtl/>
        </w:rPr>
        <w:lastRenderedPageBreak/>
        <w:t>ושבועת העדות.</w:t>
      </w:r>
    </w:p>
    <w:p w:rsidR="00E403F0" w:rsidRPr="00AD695E" w:rsidRDefault="00E403F0" w:rsidP="00E403F0">
      <w:pPr>
        <w:rPr>
          <w:rtl/>
        </w:rPr>
      </w:pPr>
      <w:r>
        <w:rPr>
          <w:rtl/>
        </w:rPr>
        <w:t>ד</w:t>
      </w:r>
      <w:r w:rsidRPr="00217260">
        <w:rPr>
          <w:b/>
          <w:bCs/>
          <w:rtl/>
        </w:rPr>
        <w:t>ת"ר</w:t>
      </w:r>
      <w:r>
        <w:rPr>
          <w:rtl/>
        </w:rPr>
        <w:t xml:space="preserve"> בכולן נאמר </w:t>
      </w:r>
      <w:r>
        <w:rPr>
          <w:rFonts w:hint="cs"/>
          <w:rtl/>
        </w:rPr>
        <w:t>'</w:t>
      </w:r>
      <w:ins w:id="90349" w:author="Claude - סמנטי" w:date="2026-10-11T12:21:47Z">
        <w:r>
          <w:rPr>
            <w:rStyle w:val="afffff0"/>
            <w:rtl/>
          </w:rPr>
          <w:t xml:space="preserve">וְנֶעְלַם</w:t>
        </w:r>
      </w:ins>
      <w:del w:id="90350" w:author="Claude - סמנטי" w:date="2026-10-11T12:21:47Z">
        <w:r>
          <w:rPr>
            <w:rtl/>
          </w:rPr>
          <w:delText xml:space="preserve">ונעלם</w:delText>
        </w:r>
      </w:del>
      <w:r>
        <w:rPr>
          <w:rFonts w:hint="cs"/>
          <w:rtl/>
        </w:rPr>
        <w:t>'</w:t>
      </w:r>
      <w:r>
        <w:rPr>
          <w:rtl/>
        </w:rPr>
        <w:t xml:space="preserve"> כאן </w:t>
      </w:r>
      <w:r>
        <w:rPr>
          <w:rtl/>
        </w:rPr>
        <w:t xml:space="preserve">לא</w:t>
      </w:r>
      <w:r>
        <w:rPr>
          <w:rtl/>
        </w:rPr>
        <w:t xml:space="preserve"> נאמר ונעלם, לחייב על המזיד כשוגג.</w:t>
      </w:r>
    </w:p>
    <w:p w:rsidR="00E403F0" w:rsidRPr="00AD695E" w:rsidRDefault="00E403F0" w:rsidP="00E403F0">
      <w:pPr>
        <w:jc w:val="center"/>
        <w:rPr>
          <w:del w:id="90014" w:author="מנוע עיצוב" w:date="2026-10-11T12:09:26Z"/>
          <w:rtl/>
        </w:rPr>
      </w:pPr>
      <w:del w:id="9001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7" w:author="קלוד" w:date="2026-10-11T09:07:19Z">
          <w:pPr>
            <w:pStyle w:val="affff1"/>
            <w:rPr>
              <w:rtl/>
            </w:rPr>
          </w:pPr>
        </w:pPrChange>
      </w:pPr>
      <w:ins w:id="9807" w:author="מספור קטעי משנה" w:date="2026-10-11T09:35:06Z">
        <w:r>
          <w:rPr>
            <w:rStyle w:val="MisparKeta"/>
          </w:rPr>
          <w:t xml:space="preserve">ב. </w:t>
        </w:r>
      </w:ins>
      <w:r>
        <w:rPr>
          <w:rtl/>
        </w:rPr>
        <w:t>שבועת הפקדון.</w:t>
      </w:r>
    </w:p>
    <w:p w:rsidR="00E403F0" w:rsidRPr="00AD695E" w:rsidRDefault="00E403F0" w:rsidP="00E403F0">
      <w:pPr>
        <w:rPr>
          <w:rtl/>
        </w:rPr>
      </w:pPr>
      <w:r>
        <w:rPr>
          <w:rFonts w:hint="cs"/>
          <w:rtl/>
        </w:rPr>
        <w:t>די</w:t>
      </w:r>
      <w:r>
        <w:rPr>
          <w:rtl/>
        </w:rPr>
        <w:t xml:space="preserve">ליף </w:t>
      </w:r>
      <w:r>
        <w:rPr>
          <w:rFonts w:hint="cs"/>
          <w:rtl/>
        </w:rPr>
        <w:t>'</w:t>
      </w:r>
      <w:ins w:id="90351" w:author="Claude - סמנטי" w:date="2026-10-11T12:21:47Z">
        <w:r>
          <w:rPr>
            <w:rStyle w:val="afffff0"/>
            <w:rtl/>
          </w:rPr>
          <w:t xml:space="preserve">תֶּחֱטָא תֶּחֱטָא</w:t>
        </w:r>
      </w:ins>
      <w:del w:id="90352" w:author="Claude - סמנטי" w:date="2026-10-11T12:21:47Z">
        <w:r>
          <w:rPr>
            <w:rtl/>
          </w:rPr>
          <w:delText xml:space="preserve">תחטא תחטא</w:delText>
        </w:r>
      </w:del>
      <w:r>
        <w:rPr>
          <w:rFonts w:hint="cs"/>
          <w:rtl/>
        </w:rPr>
        <w:t>'</w:t>
      </w:r>
      <w:r>
        <w:rPr>
          <w:rtl/>
        </w:rPr>
        <w:t xml:space="preserve"> משבועת העדות.</w:t>
      </w:r>
    </w:p>
    <w:p w:rsidR="00E403F0" w:rsidRPr="00AD695E" w:rsidRDefault="00E403F0" w:rsidP="00E403F0">
      <w:pPr>
        <w:jc w:val="center"/>
        <w:rPr>
          <w:del w:id="90016" w:author="מנוע עיצוב" w:date="2026-10-11T12:09:26Z"/>
          <w:rtl/>
        </w:rPr>
      </w:pPr>
      <w:del w:id="9001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8" w:author="קלוד" w:date="2026-10-11T09:07:19Z">
          <w:pPr>
            <w:pStyle w:val="affff1"/>
            <w:rPr>
              <w:rtl/>
            </w:rPr>
          </w:pPr>
        </w:pPrChange>
      </w:pPr>
      <w:ins w:id="9808" w:author="מספור קטעי משנה" w:date="2026-10-11T09:35:06Z">
        <w:r>
          <w:rPr>
            <w:rStyle w:val="MisparKeta"/>
          </w:rPr>
          <w:t xml:space="preserve">ג. </w:t>
        </w:r>
      </w:ins>
      <w:r>
        <w:rPr>
          <w:rtl/>
        </w:rPr>
        <w:t>חמשה מביאין קרבן אחד על עבירות הרבה.</w:t>
      </w:r>
    </w:p>
    <w:p w:rsidR="00E403F0" w:rsidRPr="00AD695E" w:rsidRDefault="00E403F0" w:rsidP="00E403F0">
      <w:pPr>
        <w:rPr>
          <w:rtl/>
        </w:rPr>
      </w:pPr>
      <w:r>
        <w:rPr>
          <w:rtl/>
        </w:rPr>
        <w:t>קתני: הבא על השפחה ביאות הרבה.</w:t>
      </w:r>
    </w:p>
    <w:p w:rsidR="00E403F0" w:rsidRPr="00AD695E" w:rsidRDefault="00E403F0" w:rsidP="00E403F0">
      <w:pPr>
        <w:rPr>
          <w:rtl/>
        </w:rPr>
      </w:pPr>
      <w:r>
        <w:rPr>
          <w:rtl/>
        </w:rPr>
        <w:t>ד</w:t>
      </w:r>
      <w:r w:rsidRPr="00217260">
        <w:rPr>
          <w:b/>
          <w:bCs/>
          <w:rtl/>
        </w:rPr>
        <w:t>ת"ר</w:t>
      </w:r>
      <w:r>
        <w:rPr>
          <w:rtl/>
        </w:rPr>
        <w:t xml:space="preserve">: </w:t>
      </w:r>
      <w:r>
        <w:rPr>
          <w:rFonts w:hint="cs"/>
          <w:rtl/>
        </w:rPr>
        <w:t>'</w:t>
      </w:r>
      <w:ins w:id="90353" w:author="Claude - סמנטי" w:date="2026-10-11T12:21:47Z">
        <w:r>
          <w:rPr>
            <w:rStyle w:val="afffff0"/>
            <w:rtl/>
          </w:rPr>
          <w:t xml:space="preserve">וְכִפֶּר עָלָיו הַכֹּהֵן בְּאֵיל הָאָשָׁם עַל חַטָּאתוֹ אֲשֶׁר חָטָא</w:t>
        </w:r>
      </w:ins>
      <w:del w:id="90354" w:author="Claude - סמנטי" w:date="2026-10-11T12:21:47Z">
        <w:r>
          <w:rPr>
            <w:rtl/>
          </w:rPr>
          <w:delText xml:space="preserve">וכפר עליו הכהן באיל האשם על חטאתו אשר חטא</w:delText>
        </w:r>
      </w:del>
      <w:r>
        <w:rPr>
          <w:rFonts w:hint="cs"/>
          <w:rtl/>
        </w:rPr>
        <w:t>'</w:t>
      </w:r>
      <w:r>
        <w:rPr>
          <w:rtl/>
        </w:rPr>
        <w:t xml:space="preserve"> - מלמד שמביא קרבן אחד על עבירות הרבה, </w:t>
      </w:r>
      <w:r>
        <w:rPr>
          <w:rFonts w:hint="cs"/>
          <w:rtl/>
        </w:rPr>
        <w:t>'</w:t>
      </w:r>
      <w:r>
        <w:rPr>
          <w:rStyle w:val="afffff0"/>
          <w:rtl/>
        </w:rPr>
        <w:t>ונסלח לו מחטאתו אשר חטא</w:t>
      </w:r>
      <w:r>
        <w:rPr>
          <w:rFonts w:hint="cs"/>
          <w:rtl/>
        </w:rPr>
        <w:t>'</w:t>
      </w:r>
      <w:r>
        <w:rPr>
          <w:rtl/>
        </w:rPr>
        <w:t xml:space="preserve"> לעשות </w:t>
      </w:r>
      <w:r>
        <w:rPr>
          <w:rFonts w:hint="cs"/>
          <w:rtl/>
        </w:rPr>
        <w:t>שוגג כ</w:t>
      </w:r>
      <w:r>
        <w:rPr>
          <w:rtl/>
        </w:rPr>
        <w:t xml:space="preserve">מזיד </w:t>
      </w:r>
      <w:r>
        <w:rPr>
          <w:rFonts w:hint="cs"/>
          <w:rtl/>
        </w:rPr>
        <w:t xml:space="preserve">[דקרא </w:t>
      </w:r>
      <w:r>
        <w:rPr>
          <w:rtl/>
        </w:rPr>
        <w:t>במזיד כתיב</w:t>
      </w:r>
      <w:r>
        <w:rPr>
          <w:rFonts w:hint="cs"/>
          <w:rtl/>
        </w:rPr>
        <w:t>]</w:t>
      </w:r>
    </w:p>
    <w:p w:rsidR="00E403F0" w:rsidRPr="00AD695E" w:rsidRDefault="00E403F0" w:rsidP="00E403F0">
      <w:pPr>
        <w:rPr>
          <w:rtl/>
        </w:rPr>
      </w:pPr>
    </w:p>
    <w:p>
      <w:pPr>
        <w:pStyle w:val="afffff8"/>
        <w:rPr>
          <w:ins w:id="90157" w:author="קלוד" w:date="2026-10-11T12:26:18Z"/>
        </w:rPr>
      </w:pPr>
      <w:ins w:id="90158" w:author="קלוד" w:date="2026-10-11T12:26:18Z">
        <w:r>
          <w:rPr>
            <w:color w:val="7B3F00"/>
          </w:rPr>
          <w:t xml:space="preserve">חמש שפחות חרופות בהעלם אחת - חייב על כל אחת</w:t>
        </w:r>
      </w:ins>
    </w:p>
    <w:p>
      <w:pPr>
        <w:pStyle w:val="38"/>
        <w:rPr>
          <w:ins w:id="93481" w:author="מנוע מכני" w:date="2026-10-11T12:04:39Z"/>
        </w:rPr>
      </w:pPr>
      <w:del w:id="93480" w:author="מנוע מכני" w:date="2026-10-11T12:04:39Z">
        <w:r>
          <w:delText xml:space="preserve">•</w:delText>
        </w:r>
      </w:del>
      <w:r>
        <w:t xml:space="preserve"> </w:t>
      </w:r>
      <w:r w:rsidRPr="00217260">
        <w:t>בעא רח</w:t>
      </w:r>
      <w:r w:rsidRPr="00217260">
        <w:t>"</w:t>
      </w:r>
      <w:r w:rsidRPr="00217260">
        <w:t>ט מרי</w:t>
      </w:r>
      <w:r w:rsidRPr="00217260">
        <w:t>"</w:t>
      </w:r>
      <w:r w:rsidRPr="00217260">
        <w:t>ו</w:t>
      </w:r>
      <w:r>
        <w:t xml:space="preserve">:</w:t>
      </w:r>
    </w:p>
    <w:p w:rsidR="00E403F0" w:rsidRPr="00AD695E" w:rsidRDefault="00E403F0" w:rsidP="00E403F0">
      <w:pPr>
        <w:rPr>
          <w:rtl/>
        </w:rPr>
      </w:pPr>
      <w:del w:id="93482" w:author="מנוע מכני" w:date="2026-10-11T12:04:39Z">
        <w:r>
          <w:rPr>
            <w:rtl/>
          </w:rPr>
          <w:delText xml:space="preserve"> </w:delText>
        </w:r>
      </w:del>
      <w:r>
        <w:rPr>
          <w:rtl/>
        </w:rPr>
        <w:t xml:space="preserve">הבא על חמש שפחות חרופות בהעלם אחת, מהו? </w:t>
      </w:r>
    </w:p>
    <w:p>
      <w:pPr>
        <w:pStyle w:val="38"/>
        <w:rPr>
          <w:ins w:id="93483" w:author="מנוע מכני" w:date="2026-10-11T12:04:39Z"/>
        </w:rPr>
      </w:pPr>
      <w:r w:rsidRPr="00A757C8">
        <w:t>א</w:t>
      </w:r>
      <w:r w:rsidRPr="00A757C8">
        <w:t>"</w:t>
      </w:r>
      <w:r w:rsidRPr="00A757C8">
        <w:t>ל</w:t>
      </w:r>
      <w:r w:rsidRPr="00A757C8">
        <w:t xml:space="preserve">:</w:t>
      </w:r>
    </w:p>
    <w:p w:rsidR="00E403F0" w:rsidRPr="00AD695E" w:rsidRDefault="00E403F0" w:rsidP="00E403F0">
      <w:pPr>
        <w:rPr>
          <w:rtl/>
        </w:rPr>
      </w:pPr>
      <w:del w:id="93484" w:author="מנוע מכני" w:date="2026-10-11T12:04:39Z">
        <w:r w:rsidRPr="00A757C8">
          <w:rPr>
            <w:rtl/>
          </w:rPr>
          <w:delText xml:space="preserve"> </w:delText>
        </w:r>
      </w:del>
      <w:r w:rsidRPr="00A757C8">
        <w:rPr>
          <w:rtl/>
        </w:rPr>
        <w:t xml:space="preserve">חייב עכאו"א</w:t>
      </w:r>
      <w:r w:rsidRPr="00A757C8">
        <w:rPr>
          <w:rFonts w:hint="cs"/>
          <w:rtl/>
        </w:rPr>
        <w:t xml:space="preserve"> דגופין מחולקין, משא'כ בחמש העלמות בשפחה אחת אין גופין מחולקין</w:t>
      </w:r>
    </w:p>
    <w:p w:rsidR="00E403F0" w:rsidRPr="00AD695E" w:rsidRDefault="00E403F0" w:rsidP="00E403F0">
      <w:pPr>
        <w:rPr>
          <w:rtl/>
        </w:rPr>
      </w:pPr>
      <w:r>
        <w:rPr>
          <w:rFonts w:hint="cs"/>
          <w:rtl/>
        </w:rPr>
        <w:t xml:space="preserve">דכמו ד'</w:t>
      </w:r>
      <w:r>
        <w:rPr>
          <w:rStyle w:val="afffff0"/>
          <w:rFonts w:hint="cs"/>
          <w:rtl/>
        </w:rPr>
        <w:t xml:space="preserve">ו</w:t>
      </w:r>
      <w:r>
        <w:rPr>
          <w:rStyle w:val="afffff0"/>
          <w:rtl/>
        </w:rPr>
        <w:t>אשה</w:t>
      </w:r>
      <w:r>
        <w:rPr>
          <w:rFonts w:hint="cs"/>
          <w:rtl/>
        </w:rPr>
        <w:t>'</w:t>
      </w:r>
      <w:r>
        <w:rPr>
          <w:rtl/>
        </w:rPr>
        <w:t xml:space="preserve"> - לחלק על כל אשה ואשה </w:t>
      </w:r>
    </w:p>
    <w:p w:rsidR="00E403F0" w:rsidRPr="00AD695E" w:rsidRDefault="00E403F0" w:rsidP="00E403F0">
      <w:pPr>
        <w:rPr>
          <w:rtl/>
        </w:rPr>
      </w:pPr>
      <w:r>
        <w:rPr>
          <w:rtl/>
        </w:rPr>
        <w:t xml:space="preserve">גבי שפחה </w:t>
      </w:r>
      <w:ins w:id="90447" w:author="מנוע מכני" w:date="2026-10-11T12:04:39Z">
        <w:r>
          <w:rPr>
            <w:rtl/>
          </w:rPr>
          <w:t xml:space="preserve">גם</w:t>
        </w:r>
      </w:ins>
      <w:del w:id="90448" w:author="מנוע מכני" w:date="2026-10-11T12:04:39Z">
        <w:r>
          <w:rPr>
            <w:rtl/>
          </w:rPr>
          <w:delText xml:space="preserve">נמי</w:delText>
        </w:r>
      </w:del>
      <w:r>
        <w:rPr>
          <w:rtl/>
        </w:rPr>
        <w:t xml:space="preserve"> </w:t>
      </w:r>
      <w:r>
        <w:rPr>
          <w:rFonts w:hint="cs"/>
          <w:rtl/>
        </w:rPr>
        <w:t>'</w:t>
      </w:r>
      <w:ins w:id="90355" w:author="Claude - סמנטי" w:date="2026-10-11T12:21:47Z">
        <w:r>
          <w:rPr>
            <w:rStyle w:val="afffff0"/>
            <w:rtl/>
          </w:rPr>
          <w:t xml:space="preserve">וְהִיא שִׁפְחָה</w:t>
        </w:r>
      </w:ins>
      <w:del w:id="90356" w:author="Claude - סמנטי" w:date="2026-10-11T12:21:47Z">
        <w:r>
          <w:rPr>
            <w:rtl/>
          </w:rPr>
          <w:delText xml:space="preserve">והיא שפחה</w:delText>
        </w:r>
      </w:del>
      <w:r>
        <w:rPr>
          <w:rFonts w:hint="cs"/>
          <w:rtl/>
        </w:rPr>
        <w:t>'</w:t>
      </w:r>
      <w:r>
        <w:rPr>
          <w:rtl/>
        </w:rPr>
        <w:t>, לחלק על כל שפחה ושפחה.</w:t>
      </w:r>
    </w:p>
    <w:p w:rsidR="00E403F0" w:rsidRPr="00AD695E" w:rsidRDefault="00E403F0" w:rsidP="00E403F0">
      <w:pPr>
        <w:jc w:val="center"/>
        <w:rPr>
          <w:del w:id="90018" w:author="מנוע עיצוב" w:date="2026-10-11T12:09:26Z"/>
          <w:rtl/>
        </w:rPr>
      </w:pPr>
      <w:del w:id="9001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ט:</w:t>
      </w:r>
    </w:p>
    <w:p w:rsidR="00E403F0" w:rsidRPr="00AD695E" w:rsidRDefault="00E403F0" w:rsidP="00E403F0">
      <w:pPr>
        <w:pStyle w:val="affff1"/>
        <w:ind w:end="0"/>
        <w:rPr>
          <w:rtl/>
        </w:rPr>
        <w:pPrChange w:id="20039" w:author="קלוד" w:date="2026-10-11T09:07:19Z">
          <w:pPr>
            <w:pStyle w:val="affff1"/>
            <w:rPr>
              <w:rtl/>
            </w:rPr>
          </w:pPr>
        </w:pPrChange>
      </w:pPr>
      <w:ins w:id="9809" w:author="מספור קטעי משנה" w:date="2026-10-11T09:35:06Z">
        <w:r>
          <w:rPr>
            <w:rStyle w:val="MisparKeta"/>
          </w:rPr>
          <w:t xml:space="preserve">א. </w:t>
        </w:r>
      </w:ins>
      <w:r>
        <w:rPr>
          <w:rtl/>
        </w:rPr>
        <w:t>נזיר שנטמא טומאות הרבה.</w:t>
      </w:r>
    </w:p>
    <w:p w:rsidR="00E403F0" w:rsidRPr="00AD695E" w:rsidRDefault="00E403F0" w:rsidP="00E403F0">
      <w:pPr>
        <w:rPr>
          <w:rtl/>
        </w:rPr>
      </w:pPr>
      <w:r>
        <w:rPr>
          <w:rStyle w:val="2fb"/>
          <w:rFonts w:hint="cs"/>
          <w:rtl/>
        </w:rPr>
        <w:t>אר</w:t>
      </w:r>
      <w:r>
        <w:rPr>
          <w:rStyle w:val="2fb"/>
          <w:rtl/>
        </w:rPr>
        <w:t>"</w:t>
      </w:r>
      <w:r>
        <w:rPr>
          <w:rStyle w:val="2fb"/>
          <w:rFonts w:hint="cs"/>
          <w:rtl/>
        </w:rPr>
        <w:t xml:space="preserve">ח</w:t>
      </w:r>
      <w:r>
        <w:rPr>
          <w:rFonts w:hint="cs"/>
          <w:rtl/>
        </w:rPr>
        <w:t xml:space="preserve"> </w:t>
      </w:r>
      <w:r>
        <w:rPr>
          <w:rStyle w:val="2fb"/>
          <w:rFonts w:hint="cs"/>
          <w:rtl/>
        </w:rPr>
        <w:t xml:space="preserve">ריב</w:t>
      </w:r>
      <w:r>
        <w:rPr>
          <w:rStyle w:val="2fb"/>
          <w:rtl/>
        </w:rPr>
        <w:t>"</w:t>
      </w:r>
      <w:r>
        <w:rPr>
          <w:rStyle w:val="2fb"/>
          <w:rFonts w:hint="cs"/>
          <w:rtl/>
        </w:rPr>
        <w:t xml:space="preserve">י</w:t>
      </w:r>
      <w:r>
        <w:rPr>
          <w:rFonts w:hint="cs"/>
          <w:rtl/>
        </w:rPr>
        <w:t xml:space="preserve">-</w:t>
      </w:r>
      <w:r>
        <w:rPr>
          <w:rtl/>
        </w:rPr>
        <w:t xml:space="preserve"> דנזירות דטהרה משביעי הוא דחיילא </w:t>
      </w:r>
      <w:ins w:id="91129" w:author="מנוע מכני" w:date="2026-10-11T12:04:39Z">
        <w:r>
          <w:rPr>
            <w:rtl/>
          </w:rPr>
          <w:t xml:space="preserve">עליו</w:t>
        </w:r>
      </w:ins>
      <w:del w:id="91130" w:author="מנוע מכני" w:date="2026-10-11T12:04:39Z">
        <w:r>
          <w:rPr>
            <w:rtl/>
          </w:rPr>
          <w:delText xml:space="preserve">עליה</w:delText>
        </w:r>
      </w:del>
      <w:r>
        <w:rPr>
          <w:rtl/>
        </w:rPr>
        <w:t xml:space="preserve">, </w:t>
      </w:r>
    </w:p>
    <w:p w:rsidR="00E403F0" w:rsidRPr="00AD695E" w:rsidRDefault="00E403F0" w:rsidP="00E403F0">
      <w:pPr>
        <w:rPr>
          <w:rtl/>
        </w:rPr>
      </w:pPr>
      <w:r>
        <w:rPr>
          <w:rtl/>
        </w:rPr>
        <w:t>ומשכח"</w:t>
      </w:r>
      <w:r>
        <w:rPr>
          <w:rFonts w:hint="cs"/>
          <w:rtl/>
        </w:rPr>
        <w:t xml:space="preserve">ל </w:t>
      </w:r>
      <w:r>
        <w:rPr>
          <w:rtl/>
        </w:rPr>
        <w:t xml:space="preserve">כגון שנטמא בשביעי וחזר ונטמא בשביעי, וכיון דלא יצא שעה הראויה להקריב בה קרבן - אינו חייב אלא קרבן אחד</w:t>
      </w:r>
      <w:ins w:id="91811" w:author="מנוע מכני" w:date="2026-10-11T12:04:39Z">
        <w:r>
          <w:rPr>
            <w:rtl/>
          </w:rPr>
          <w:t xml:space="preserve">,</w:t>
        </w:r>
      </w:ins>
      <w:del w:id="91812" w:author="מנוע מכני" w:date="2026-10-11T12:04:39Z">
        <w:r>
          <w:rPr>
            <w:rtl/>
          </w:rPr>
          <w:delText xml:space="preserve">;</w:delText>
        </w:r>
      </w:del>
    </w:p>
    <w:p>
      <w:pPr>
        <w:pStyle w:val="38"/>
        <w:rPr>
          <w:ins w:id="93485" w:author="מנוע מכני" w:date="2026-10-11T12:04:39Z"/>
        </w:rPr>
      </w:pPr>
      <w:ins w:id="92373" w:author="מנוע מכני" w:date="2026-10-11T12:04:39Z">
        <w:r>
          <w:t xml:space="preserve">דאם </w:t>
        </w:r>
      </w:ins>
      <w:del w:id="92374" w:author="מנוע מכני" w:date="2026-10-11T12:04:39Z">
        <w:r>
          <w:delText xml:space="preserve">דאי </w:delText>
        </w:r>
      </w:del>
      <w:r>
        <w:t xml:space="preserve">רבי:</w:t>
      </w:r>
    </w:p>
    <w:p w:rsidR="00E403F0" w:rsidRPr="00AD695E" w:rsidRDefault="00E403F0" w:rsidP="00E403F0">
      <w:pPr>
        <w:rPr>
          <w:rtl/>
        </w:rPr>
      </w:pPr>
      <w:del w:id="93486" w:author="מנוע מכני" w:date="2026-10-11T12:04:39Z">
        <w:r>
          <w:rPr>
            <w:rtl/>
          </w:rPr>
          <w:delText xml:space="preserve"> </w:delText>
        </w:r>
      </w:del>
      <w:r>
        <w:rPr>
          <w:rFonts w:hint="cs"/>
          <w:rtl/>
        </w:rPr>
        <w:t>ד</w:t>
      </w:r>
      <w:r>
        <w:rPr>
          <w:rtl/>
        </w:rPr>
        <w:t xml:space="preserve">נזירות דטהרה עד שמיני </w:t>
      </w:r>
      <w:r>
        <w:rPr>
          <w:rtl/>
        </w:rPr>
        <w:t xml:space="preserve">לא</w:t>
      </w:r>
      <w:r>
        <w:rPr>
          <w:rtl/>
        </w:rPr>
        <w:t xml:space="preserve"> חיילא </w:t>
      </w:r>
      <w:ins w:id="91131" w:author="מנוע מכני" w:date="2026-10-11T12:04:39Z">
        <w:r>
          <w:rPr>
            <w:rtl/>
          </w:rPr>
          <w:t xml:space="preserve">עליו</w:t>
        </w:r>
      </w:ins>
      <w:del w:id="91132" w:author="מנוע מכני" w:date="2026-10-11T12:04:39Z">
        <w:r>
          <w:rPr>
            <w:rtl/>
          </w:rPr>
          <w:delText xml:space="preserve">עליה</w:delText>
        </w:r>
      </w:del>
      <w:r>
        <w:rPr>
          <w:rtl/>
        </w:rPr>
        <w:t xml:space="preserve">, </w:t>
      </w:r>
      <w:ins w:id="92375" w:author="מנוע מכני" w:date="2026-10-11T12:04:39Z">
        <w:r>
          <w:rPr>
            <w:rtl/>
          </w:rPr>
          <w:t xml:space="preserve">אם </w:t>
        </w:r>
      </w:ins>
      <w:del w:id="92376" w:author="מנוע מכני" w:date="2026-10-11T12:04:39Z">
        <w:r>
          <w:rPr>
            <w:rtl/>
          </w:rPr>
          <w:delText xml:space="preserve">אי </w:delText>
        </w:r>
      </w:del>
      <w:r>
        <w:rPr>
          <w:rtl/>
        </w:rPr>
        <w:t xml:space="preserve">דנטמא בשביעי וחזר ונטמא בשביעי, כולה טומאה </w:t>
      </w:r>
      <w:ins w:id="90065" w:author="Claude - סמנטי" w:date="2026-10-11T12:21:47Z">
        <w:r>
          <w:rPr>
            <w:rtl/>
          </w:rPr>
          <w:t xml:space="preserve">ארוכה</w:t>
        </w:r>
      </w:ins>
      <w:del w:id="90066" w:author="Claude - סמנטי" w:date="2026-10-11T12:21:47Z">
        <w:r>
          <w:rPr>
            <w:rtl/>
          </w:rPr>
          <w:delText xml:space="preserve">אריכתא</w:delText>
        </w:r>
      </w:del>
      <w:r>
        <w:rPr>
          <w:rtl/>
        </w:rPr>
        <w:t xml:space="preserve"> היא! </w:t>
      </w:r>
      <w:ins w:id="92377" w:author="מנוע מכני" w:date="2026-10-11T12:04:39Z">
        <w:r>
          <w:rPr>
            <w:rtl/>
          </w:rPr>
          <w:t xml:space="preserve">אם </w:t>
        </w:r>
      </w:ins>
      <w:del w:id="92378" w:author="מנוע מכני" w:date="2026-10-11T12:04:39Z">
        <w:r>
          <w:rPr>
            <w:rtl/>
          </w:rPr>
          <w:delText xml:space="preserve">אי </w:delText>
        </w:r>
      </w:del>
      <w:r>
        <w:rPr>
          <w:rtl/>
        </w:rPr>
        <w:t xml:space="preserve">דנטמא בשמיני וחזר ונטמא בשמיני, כיון דיצאת שעה שראוייה להקריב קרבן, מחייב ע</w:t>
      </w:r>
      <w:r>
        <w:rPr>
          <w:rFonts w:hint="cs"/>
          <w:rtl/>
        </w:rPr>
        <w:t>כאו</w:t>
      </w:r>
      <w:r>
        <w:rPr>
          <w:rtl/>
        </w:rPr>
        <w:t>"</w:t>
      </w:r>
      <w:r>
        <w:rPr>
          <w:rFonts w:hint="cs"/>
          <w:rtl/>
        </w:rPr>
        <w:t>א</w:t>
      </w:r>
      <w:r>
        <w:rPr>
          <w:rtl/>
        </w:rPr>
        <w:t xml:space="preserve">! </w:t>
      </w:r>
    </w:p>
    <w:p>
      <w:pPr>
        <w:pStyle w:val="38"/>
        <w:rPr>
          <w:ins w:id="93487" w:author="מנוע מכני" w:date="2026-10-11T12:04:39Z"/>
        </w:rPr>
      </w:pPr>
      <w:r>
        <w:t xml:space="preserve">אלא </w:t>
      </w:r>
      <w:r>
        <w:t xml:space="preserve">ש"מ</w:t>
      </w:r>
      <w:r>
        <w:t xml:space="preserve">:</w:t>
      </w:r>
    </w:p>
    <w:p w:rsidR="00E403F0" w:rsidRPr="00AD695E" w:rsidRDefault="00E403F0" w:rsidP="00E403F0">
      <w:pPr>
        <w:rPr>
          <w:rtl/>
        </w:rPr>
      </w:pPr>
      <w:del w:id="93488" w:author="מנוע מכני" w:date="2026-10-11T12:04:39Z">
        <w:r>
          <w:rPr>
            <w:rtl/>
          </w:rPr>
          <w:delText xml:space="preserve"> </w:delText>
        </w:r>
      </w:del>
      <w:r>
        <w:rPr>
          <w:rStyle w:val="2fb"/>
          <w:rtl/>
        </w:rPr>
        <w:t xml:space="preserve">ר</w:t>
      </w:r>
      <w:r>
        <w:rPr>
          <w:rStyle w:val="2fb"/>
          <w:rFonts w:hint="cs"/>
          <w:rtl/>
        </w:rPr>
        <w:t>יב</w:t>
      </w:r>
      <w:r>
        <w:rPr>
          <w:rStyle w:val="2fb"/>
          <w:rtl/>
        </w:rPr>
        <w:t>"</w:t>
      </w:r>
      <w:r>
        <w:rPr>
          <w:rStyle w:val="2fb"/>
          <w:rFonts w:hint="cs"/>
          <w:rtl/>
        </w:rPr>
        <w:t xml:space="preserve">י</w:t>
      </w:r>
      <w:r>
        <w:rPr>
          <w:rFonts w:hint="cs"/>
          <w:rtl/>
        </w:rPr>
        <w:t xml:space="preserve"> -</w:t>
      </w:r>
      <w:r>
        <w:rPr>
          <w:rtl/>
        </w:rPr>
        <w:t xml:space="preserve">דתניא</w:t>
      </w:r>
      <w:r>
        <w:rPr>
          <w:rtl/>
        </w:rPr>
        <w:t xml:space="preserve">: </w:t>
      </w:r>
      <w:r>
        <w:rPr>
          <w:rFonts w:hint="cs"/>
          <w:rtl/>
        </w:rPr>
        <w:t>'</w:t>
      </w:r>
      <w:ins w:id="90357" w:author="Claude - סמנטי" w:date="2026-10-11T12:21:47Z">
        <w:r>
          <w:rPr>
            <w:rStyle w:val="afffff0"/>
            <w:rtl/>
          </w:rPr>
          <w:t xml:space="preserve">וְקִדַּשׁ אֶת רֹאשׁוֹ בַּיּוֹם הַהוּא</w:t>
        </w:r>
      </w:ins>
      <w:del w:id="90358" w:author="Claude - סמנטי" w:date="2026-10-11T12:21:47Z">
        <w:r>
          <w:rPr>
            <w:rtl/>
          </w:rPr>
          <w:delText xml:space="preserve">וקדש את ראשו ביום ההוא</w:delText>
        </w:r>
      </w:del>
      <w:r>
        <w:rPr>
          <w:rFonts w:hint="cs"/>
          <w:rtl/>
        </w:rPr>
        <w:t xml:space="preserve">' </w:t>
      </w:r>
      <w:r>
        <w:rPr>
          <w:rStyle w:val="2fb"/>
          <w:rFonts w:hint="cs"/>
          <w:rtl/>
        </w:rPr>
        <w:t xml:space="preserve">לרבי</w:t>
      </w:r>
      <w:r>
        <w:rPr>
          <w:rFonts w:hint="cs"/>
          <w:rtl/>
        </w:rPr>
        <w:t xml:space="preserve">:</w:t>
      </w:r>
      <w:r>
        <w:rPr>
          <w:rtl/>
        </w:rPr>
        <w:t xml:space="preserve"> ביום הבאת קרבנותיו,</w:t>
      </w:r>
    </w:p>
    <w:p>
      <w:pPr>
        <w:pStyle w:val="38"/>
        <w:rPr>
          <w:ins w:id="93489" w:author="מנוע מכני" w:date="2026-10-11T12:04:39Z"/>
        </w:rPr>
      </w:pPr>
      <w:r>
        <w:tab/>
      </w:r>
      <w:r>
        <w:tab/>
      </w:r>
      <w:r>
        <w:tab/>
      </w:r>
      <w:r>
        <w:tab/>
      </w:r>
      <w:r>
        <w:tab/>
      </w:r>
      <w:r>
        <w:tab/>
      </w:r>
      <w:r>
        <w:tab/>
      </w:r>
      <w:r>
        <w:tab/>
      </w:r>
      <w:r>
        <w:tab/>
        <w:t>ר</w:t>
      </w:r>
      <w:r>
        <w:t>יב</w:t>
      </w:r>
      <w:r>
        <w:t xml:space="preserve">"י:</w:t>
      </w:r>
    </w:p>
    <w:p w:rsidR="00E403F0" w:rsidRPr="00AD695E" w:rsidRDefault="00E403F0" w:rsidP="00E403F0">
      <w:pPr>
        <w:rPr>
          <w:rtl/>
        </w:rPr>
      </w:pPr>
      <w:del w:id="93490" w:author="מנוע מכני" w:date="2026-10-11T12:04:39Z">
        <w:r>
          <w:rPr>
            <w:rtl/>
          </w:rPr>
          <w:delText xml:space="preserve"> </w:delText>
        </w:r>
      </w:del>
      <w:r>
        <w:rPr>
          <w:rtl/>
        </w:rPr>
        <w:t xml:space="preserve">ביום תגלחתו.</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1" w:author="קלוד" w:date="2026-10-11T09:07:19Z"/>
        </w:rPr>
      </w:pPr>
      <w:ins w:id="20140" w:author="קלוד" w:date="2026-10-11T09:07:19Z">
        <w:r>
          <w:t xml:space="preserve">משנה ג</w:t>
        </w:r>
      </w:ins>
    </w:p>
    <w:p w:rsidR="00E403F0" w:rsidRPr="00D65BEC" w:rsidRDefault="00E403F0" w:rsidP="00E403F0">
      <w:pPr>
        <w:pStyle w:val="afff9"/>
        <w:rPr>
          <w:del w:id="20079" w:author="קלוד" w:date="2026-10-11T09:07:19Z"/>
          <w:rtl/>
        </w:rPr>
      </w:pPr>
      <w:del w:id="20078" w:author="קלוד" w:date="2026-10-11T09:07:19Z">
        <w:r w:rsidRPr="00D65BEC">
          <w:rPr>
            <w:rtl/>
          </w:rPr>
          <w:delText xml:space="preserve">מתני'.</w:delText>
        </w:r>
      </w:del>
    </w:p>
    <w:p w:rsidR="00E403F0" w:rsidRPr="00D65BEC" w:rsidRDefault="00E403F0" w:rsidP="00E403F0">
      <w:pPr>
        <w:pStyle w:val="afff9"/>
        <w:spacing w:before="120"/>
        <w:rPr>
          <w:rtl/>
        </w:rPr>
        <w:pPrChange w:id="90007" w:author="קלוד" w:date="2026-10-11T12:09:42Z">
          <w:pPr>
            <w:pStyle w:val="afff9"/>
          </w:pPr>
        </w:pPrChange>
      </w:pPr>
      <w:r w:rsidRPr="00D65BEC">
        <w:rPr>
          <w:rtl/>
        </w:rPr>
        <w:t>המקנא לאשתו ע"י אנשים הרבה, ומצורע שנתנגע נגעים הרבה.</w:t>
      </w:r>
    </w:p>
    <w:p w:rsidR="00E403F0" w:rsidRPr="00D65BEC" w:rsidRDefault="00E403F0" w:rsidP="00E403F0">
      <w:pPr>
        <w:pStyle w:val="afff9"/>
        <w:rPr>
          <w:rtl/>
        </w:rPr>
      </w:pPr>
      <w:r>
        <w:rPr>
          <w:rtl/>
        </w:rPr>
        <w:t xml:space="preserve">הביא ציפרין ונתנגע לא עלו לו עד שיביא חטאתו, </w:t>
      </w:r>
      <w:r>
        <w:rPr>
          <w:rStyle w:val="TanaimMishna"/>
          <w:rtl/>
          <w:rPrChange w:id="95550" w:author="Claude" w:date="2026-10-11T09:07:45Z">
            <w:rPr>
              <w:rtl/>
            </w:rPr>
          </w:rPrChange>
        </w:rPr>
        <w:t xml:space="preserve">ר"</w:t>
      </w:r>
      <w:r>
        <w:rPr>
          <w:rStyle w:val="TanaimMishna"/>
          <w:rFonts w:hint="cs"/>
          <w:rtl/>
          <w:rPrChange w:id="95551" w:author="Claude" w:date="2026-10-11T09:07:45Z">
            <w:rPr>
              <w:rFonts w:hint="cs"/>
              <w:rtl/>
            </w:rPr>
          </w:rPrChange>
        </w:rPr>
        <w:t xml:space="preserve">י</w:t>
      </w:r>
      <w:r>
        <w:rPr>
          <w:rFonts w:hint="cs"/>
          <w:rtl/>
        </w:rPr>
        <w:t xml:space="preserve"> </w:t>
      </w:r>
      <w:r>
        <w:rPr>
          <w:rtl/>
        </w:rPr>
        <w:t xml:space="preserve">אומר</w:t>
      </w:r>
      <w:r>
        <w:rPr>
          <w:rStyle w:val="TanaimMishna"/>
          <w:rtl/>
          <w:rPrChange w:id="95552" w:author="Claude" w:date="2026-10-11T09:07:45Z">
            <w:rPr>
              <w:rtl/>
            </w:rPr>
          </w:rPrChange>
        </w:rPr>
        <w:t xml:space="preserve">:</w:t>
      </w:r>
      <w:r>
        <w:rPr>
          <w:rtl/>
        </w:rPr>
        <w:t xml:space="preserve"> עד שיביא אשמו.</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55" w:author="קלוד" w:date="2026-10-11T12:26:18Z"/>
        </w:rPr>
      </w:pPr>
      <w:ins w:id="90156" w:author="קלוד" w:date="2026-10-11T12:26:18Z">
        <w:r>
          <w:rPr>
            <w:color w:val="7B3F00"/>
          </w:rPr>
          <w:t xml:space="preserve">המקנא לאשתו ע"י אנשים הרבה - תורה אחת לקנויין הרבה</w:t>
        </w:r>
      </w:ins>
    </w:p>
    <w:p w:rsidR="00E403F0" w:rsidRPr="00AD695E" w:rsidRDefault="00E403F0" w:rsidP="00E403F0">
      <w:pPr>
        <w:rPr>
          <w:rtl/>
        </w:rPr>
      </w:pPr>
      <w:r>
        <w:rPr>
          <w:rFonts w:hint="cs"/>
          <w:rtl/>
        </w:rPr>
        <w:t>ד'</w:t>
      </w:r>
      <w:ins w:id="90359" w:author="Claude - סמנטי" w:date="2026-10-11T12:21:47Z">
        <w:r>
          <w:rPr>
            <w:rStyle w:val="afffff0"/>
            <w:rtl/>
          </w:rPr>
          <w:t xml:space="preserve">זֹאת תּוֹרַת הַקְּנָאוֹת</w:t>
        </w:r>
      </w:ins>
      <w:del w:id="90360" w:author="Claude - סמנטי" w:date="2026-10-11T12:21:47Z">
        <w:r>
          <w:rPr>
            <w:rtl/>
          </w:rPr>
          <w:delText xml:space="preserve">זאת תורת הקנאות</w:delText>
        </w:r>
      </w:del>
      <w:r>
        <w:rPr>
          <w:rFonts w:hint="cs"/>
          <w:rtl/>
        </w:rPr>
        <w:t>'</w:t>
      </w:r>
      <w:r>
        <w:rPr>
          <w:rtl/>
        </w:rPr>
        <w:t>, תורה אחת לקנויין הרבה.</w:t>
      </w:r>
    </w:p>
    <w:p w:rsidR="00E403F0" w:rsidRPr="00AD695E" w:rsidRDefault="00E403F0" w:rsidP="00E403F0">
      <w:pPr>
        <w:jc w:val="center"/>
        <w:rPr>
          <w:del w:id="90020" w:author="מנוע עיצוב" w:date="2026-10-11T12:09:26Z"/>
          <w:rtl/>
        </w:rPr>
      </w:pPr>
      <w:del w:id="9001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0" w:author="קלוד" w:date="2026-10-11T09:07:19Z">
          <w:pPr>
            <w:pStyle w:val="affff1"/>
            <w:rPr>
              <w:rtl/>
            </w:rPr>
          </w:pPr>
        </w:pPrChange>
      </w:pPr>
      <w:ins w:id="9810" w:author="מספור קטעי משנה" w:date="2026-10-11T09:35:06Z">
        <w:r>
          <w:rPr>
            <w:rStyle w:val="MisparKeta"/>
          </w:rPr>
          <w:t xml:space="preserve">ג. </w:t>
        </w:r>
      </w:ins>
      <w:r>
        <w:rPr>
          <w:rtl/>
        </w:rPr>
        <w:t>מצורע שנתנגע נגעים הרבה כו'.</w:t>
      </w:r>
    </w:p>
    <w:p w:rsidR="00E403F0" w:rsidRPr="00AD695E" w:rsidRDefault="00E403F0" w:rsidP="00E403F0">
      <w:pPr>
        <w:rPr>
          <w:rtl/>
        </w:rPr>
      </w:pPr>
      <w:r>
        <w:rPr>
          <w:rFonts w:hint="cs"/>
          <w:rtl/>
        </w:rPr>
        <w:t>ד'</w:t>
      </w:r>
      <w:r>
        <w:rPr>
          <w:rStyle w:val="afffff0"/>
          <w:rtl/>
        </w:rPr>
        <w:t>זאת תורת המצורע</w:t>
      </w:r>
      <w:r>
        <w:rPr>
          <w:rFonts w:hint="cs"/>
          <w:rtl/>
        </w:rPr>
        <w:t>'</w:t>
      </w:r>
      <w:r>
        <w:rPr>
          <w:rtl/>
        </w:rPr>
        <w:t>, תורה אחת למצורעים הרבה.</w:t>
      </w:r>
    </w:p>
    <w:p w:rsidR="00E403F0" w:rsidRPr="00AD695E" w:rsidRDefault="00E403F0" w:rsidP="00E403F0">
      <w:pPr>
        <w:jc w:val="center"/>
        <w:rPr>
          <w:del w:id="90022" w:author="מנוע עיצוב" w:date="2026-10-11T12:09:26Z"/>
          <w:rtl/>
        </w:rPr>
      </w:pPr>
      <w:del w:id="9002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1" w:author="קלוד" w:date="2026-10-11T09:07:19Z">
          <w:pPr>
            <w:pStyle w:val="affff1"/>
            <w:rPr>
              <w:rtl/>
            </w:rPr>
          </w:pPr>
        </w:pPrChange>
      </w:pPr>
      <w:ins w:id="9811" w:author="מספור קטעי משנה" w:date="2026-10-11T09:35:06Z">
        <w:r>
          <w:rPr>
            <w:rStyle w:val="MisparKeta"/>
          </w:rPr>
          <w:t xml:space="preserve">ב. </w:t>
        </w:r>
      </w:ins>
      <w:r>
        <w:rPr>
          <w:rtl/>
        </w:rPr>
        <w:t>הביא ציפרין ונתנגע לא עלו לו עד שיביא חטאתו, ר"</w:t>
      </w:r>
      <w:r>
        <w:rPr>
          <w:rFonts w:hint="cs"/>
          <w:rtl/>
        </w:rPr>
        <w:t>י</w:t>
      </w:r>
      <w:r>
        <w:rPr>
          <w:rtl/>
        </w:rPr>
        <w:t>: עד שיביא אשמו.</w:t>
      </w:r>
    </w:p>
    <w:p w:rsidR="00E403F0" w:rsidRPr="00AD695E" w:rsidRDefault="00E403F0" w:rsidP="00E403F0">
      <w:pPr>
        <w:rPr>
          <w:rtl/>
        </w:rPr>
      </w:pPr>
      <w:r>
        <w:rPr>
          <w:rtl/>
        </w:rPr>
        <w:t xml:space="preserve">והאמרת: אין מביא אלא קרבן אחד! </w:t>
      </w:r>
    </w:p>
    <w:p w:rsidR="00E403F0" w:rsidRPr="00AD695E" w:rsidRDefault="00E403F0" w:rsidP="00E403F0">
      <w:pPr>
        <w:rPr>
          <w:rtl/>
        </w:rPr>
      </w:pPr>
      <w:r>
        <w:rPr>
          <w:rFonts w:hint="cs"/>
          <w:rtl/>
        </w:rPr>
        <w:t>ה</w:t>
      </w:r>
      <w:r>
        <w:rPr>
          <w:rtl/>
        </w:rPr>
        <w:t>"</w:t>
      </w:r>
      <w:r>
        <w:rPr>
          <w:rFonts w:hint="cs"/>
          <w:rtl/>
        </w:rPr>
        <w:t>ק</w:t>
      </w:r>
      <w:r>
        <w:rPr>
          <w:rtl/>
        </w:rPr>
        <w:t xml:space="preserve"> </w:t>
      </w:r>
      <w:r>
        <w:rPr>
          <w:rFonts w:hint="cs"/>
          <w:rtl/>
        </w:rPr>
        <w:t>'</w:t>
      </w:r>
      <w:r>
        <w:rPr>
          <w:rtl/>
        </w:rPr>
        <w:t>הביא ציפרין ונתנגע</w:t>
      </w:r>
      <w:r>
        <w:rPr>
          <w:rFonts w:hint="cs"/>
          <w:rtl/>
        </w:rPr>
        <w:t>'</w:t>
      </w:r>
      <w:r>
        <w:rPr>
          <w:rtl/>
        </w:rPr>
        <w:t xml:space="preserve"> - אין מביא אלא קרבן אחד, </w:t>
      </w:r>
    </w:p>
    <w:p w:rsidR="00E403F0" w:rsidRPr="00AD695E" w:rsidRDefault="00E403F0" w:rsidP="00E403F0">
      <w:pPr>
        <w:rPr>
          <w:rtl/>
        </w:rPr>
      </w:pPr>
      <w:r>
        <w:rPr>
          <w:rtl/>
        </w:rPr>
        <w:t xml:space="preserve">ולאקבועי בעניות ובעשירות </w:t>
      </w:r>
      <w:r>
        <w:rPr>
          <w:rtl/>
        </w:rPr>
        <w:t xml:space="preserve">לא</w:t>
      </w:r>
      <w:r>
        <w:rPr>
          <w:rtl/>
        </w:rPr>
        <w:t xml:space="preserve"> מיקבע עד שיביא חטאת, </w:t>
      </w:r>
      <w:r>
        <w:rPr>
          <w:rStyle w:val="2fb"/>
          <w:rtl/>
        </w:rPr>
        <w:t xml:space="preserve">ר"</w:t>
      </w:r>
      <w:r>
        <w:rPr>
          <w:rStyle w:val="2fb"/>
          <w:rFonts w:hint="cs"/>
          <w:rtl/>
        </w:rPr>
        <w:t>י</w:t>
      </w:r>
      <w:r>
        <w:rPr>
          <w:rtl/>
        </w:rPr>
        <w:t>: עד שיביא אשמו.</w:t>
      </w:r>
    </w:p>
    <w:p w:rsidR="00E403F0" w:rsidRPr="00AD695E" w:rsidRDefault="00E403F0" w:rsidP="00E403F0">
      <w:pPr>
        <w:rPr>
          <w:rtl/>
        </w:rPr>
      </w:pPr>
    </w:p>
    <w:p>
      <w:pPr>
        <w:pStyle w:val="38"/>
        <w:rPr>
          <w:ins w:id="93491" w:author="מנוע מכני" w:date="2026-10-11T12:04:39Z"/>
        </w:rPr>
      </w:pPr>
      <w:r>
        <w:t xml:space="preserve">תנן</w:t>
      </w:r>
      <w:r>
        <w:t xml:space="preserve"> </w:t>
      </w:r>
      <w:ins w:id="90449" w:author="מנוע מכני" w:date="2026-10-11T12:04:39Z">
        <w:r>
          <w:t xml:space="preserve">שם</w:t>
        </w:r>
      </w:ins>
      <w:del w:id="90450" w:author="מנוע מכני" w:date="2026-10-11T12:04:39Z">
        <w:r>
          <w:delText xml:space="preserve">התם</w:delText>
        </w:r>
      </w:del>
      <w:r>
        <w:t xml:space="preserve">:</w:t>
      </w:r>
    </w:p>
    <w:p>
      <w:pPr>
        <w:pStyle w:val="afffff8"/>
        <w:rPr>
          <w:ins w:id="90153" w:author="קלוד" w:date="2026-10-11T12:26:18Z"/>
        </w:rPr>
      </w:pPr>
      <w:ins w:id="90154" w:author="קלוד" w:date="2026-10-11T12:26:18Z">
        <w:r>
          <w:rPr>
            <w:color w:val="7B3F00"/>
          </w:rPr>
          <w:t xml:space="preserve">מצורע שהביא אשמו והעשיר - הכל הולך אחר חטאת, אשם או ציפרין</w:t>
        </w:r>
      </w:ins>
    </w:p>
    <w:p w:rsidR="00E403F0" w:rsidRPr="00AD695E" w:rsidRDefault="00E403F0" w:rsidP="00E403F0">
      <w:pPr>
        <w:rPr>
          <w:rtl/>
        </w:rPr>
      </w:pPr>
      <w:del w:id="93492" w:author="מנוע מכני" w:date="2026-10-11T12:04:39Z">
        <w:r>
          <w:rPr>
            <w:rtl/>
          </w:rPr>
          <w:delText xml:space="preserve"> </w:delText>
        </w:r>
      </w:del>
      <w:r>
        <w:rPr>
          <w:rStyle w:val="2fb"/>
          <w:rFonts w:hint="cs"/>
          <w:rtl/>
        </w:rPr>
        <w:t>ר</w:t>
      </w:r>
      <w:r>
        <w:rPr>
          <w:rStyle w:val="2fb"/>
          <w:rtl/>
        </w:rPr>
        <w:t>"</w:t>
      </w:r>
      <w:r>
        <w:rPr>
          <w:rStyle w:val="2fb"/>
          <w:rFonts w:hint="cs"/>
          <w:rtl/>
        </w:rPr>
        <w:t xml:space="preserve">ש</w:t>
      </w:r>
      <w:r>
        <w:rPr>
          <w:rFonts w:hint="cs"/>
          <w:rtl/>
        </w:rPr>
        <w:t xml:space="preserve">: </w:t>
      </w:r>
      <w:r>
        <w:rPr>
          <w:rtl/>
        </w:rPr>
        <w:t>מצורע שהביא אשמו והעשיר - הכל הולך אחר חטאת,</w:t>
      </w:r>
    </w:p>
    <w:p>
      <w:pPr>
        <w:pStyle w:val="38"/>
        <w:rPr>
          <w:ins w:id="93493" w:author="מנוע מכני" w:date="2026-10-11T12:04:39Z"/>
        </w:rPr>
      </w:pPr>
      <w:r>
        <w:lastRenderedPageBreak/>
        <w:t>ר"</w:t>
      </w:r>
      <w:r>
        <w:t>י</w:t>
      </w:r>
      <w:del w:id="94494" w:author="מנוע מכני" w:date="2026-10-11T12:04:39Z">
        <w:r>
          <w:delText xml:space="preserve"> אומר</w:delText>
        </w:r>
      </w:del>
      <w:r>
        <w:t xml:space="preserve">:</w:t>
      </w:r>
    </w:p>
    <w:p w:rsidR="00E403F0" w:rsidRPr="00AD695E" w:rsidRDefault="00E403F0" w:rsidP="00E403F0">
      <w:pPr>
        <w:rPr>
          <w:rtl/>
        </w:rPr>
      </w:pPr>
      <w:del w:id="93494" w:author="מנוע מכני" w:date="2026-10-11T12:04:39Z">
        <w:r>
          <w:rPr>
            <w:rtl/>
          </w:rPr>
          <w:delText xml:space="preserve"> </w:delText>
        </w:r>
      </w:del>
      <w:r>
        <w:rPr>
          <w:rtl/>
        </w:rPr>
        <w:t xml:space="preserve">הכל הולך אחר אשם.</w:t>
      </w:r>
    </w:p>
    <w:p>
      <w:pPr>
        <w:pStyle w:val="38"/>
        <w:rPr>
          <w:ins w:id="93495" w:author="מנוע מכני" w:date="2026-10-11T12:04:39Z"/>
        </w:rPr>
      </w:pPr>
      <w:r>
        <w:t xml:space="preserve">תניא</w:t>
      </w:r>
      <w:r>
        <w:t xml:space="preserve">, ר"א בן יעקב</w:t>
      </w:r>
      <w:del w:id="94495" w:author="מנוע מכני" w:date="2026-10-11T12:04:39Z">
        <w:r>
          <w:delText xml:space="preserve"> אומר</w:delText>
        </w:r>
      </w:del>
      <w:r>
        <w:t xml:space="preserve">:</w:t>
      </w:r>
    </w:p>
    <w:p w:rsidR="00E403F0" w:rsidRPr="00AD695E" w:rsidRDefault="00E403F0" w:rsidP="00E403F0">
      <w:pPr>
        <w:rPr>
          <w:rtl/>
        </w:rPr>
      </w:pPr>
      <w:del w:id="93496" w:author="מנוע מכני" w:date="2026-10-11T12:04:39Z">
        <w:r>
          <w:rPr>
            <w:rtl/>
          </w:rPr>
          <w:delText xml:space="preserve"> </w:delText>
        </w:r>
      </w:del>
      <w:r>
        <w:rPr>
          <w:rtl/>
        </w:rPr>
        <w:t xml:space="preserve">הכל הולך אחר ציפרין.</w:t>
      </w:r>
    </w:p>
    <w:p>
      <w:pPr>
        <w:pStyle w:val="38"/>
        <w:rPr>
          <w:ins w:id="93497" w:author="מנוע מכני" w:date="2026-10-11T12:04:39Z"/>
        </w:rPr>
      </w:pPr>
      <w:r>
        <w:t>אריא</w:t>
      </w:r>
      <w:r>
        <w:t>"</w:t>
      </w:r>
      <w:r>
        <w:t>ר:</w:t>
      </w:r>
    </w:p>
    <w:p w:rsidR="00E403F0" w:rsidRPr="00AD695E" w:rsidRDefault="00E403F0" w:rsidP="00E403F0">
      <w:pPr>
        <w:rPr>
          <w:rtl/>
        </w:rPr>
      </w:pPr>
      <w:del w:id="93498" w:author="מנוע מכני" w:date="2026-10-11T12:04:39Z">
        <w:r>
          <w:rPr>
            <w:rtl/>
          </w:rPr>
          <w:delText xml:space="preserve"> </w:delText>
        </w:r>
      </w:del>
      <w:r>
        <w:rPr>
          <w:rtl/>
        </w:rPr>
        <w:t xml:space="preserve">שלשתן מקרא אחד דרשו: </w:t>
      </w:r>
      <w:r>
        <w:rPr>
          <w:rFonts w:hint="cs"/>
          <w:rtl/>
        </w:rPr>
        <w:t>'</w:t>
      </w:r>
      <w:ins w:id="90361" w:author="Claude - סמנטי" w:date="2026-10-11T12:21:47Z">
        <w:r>
          <w:rPr>
            <w:rStyle w:val="afffff0"/>
            <w:rtl/>
          </w:rPr>
          <w:t xml:space="preserve">אֲשֶׁר לֹא תַשִּׂיג יָדוֹ בְּטָהֳרָתוֹ</w:t>
        </w:r>
      </w:ins>
      <w:del w:id="90362" w:author="Claude - סמנטי" w:date="2026-10-11T12:21:47Z">
        <w:r>
          <w:rPr>
            <w:rtl/>
          </w:rPr>
          <w:delText xml:space="preserve">אשר </w:delText>
        </w:r>
        <w:r>
          <w:rPr>
            <w:rtl/>
          </w:rPr>
          <w:delText xml:space="preserve">לא</w:delText>
        </w:r>
        <w:r>
          <w:rPr>
            <w:rtl/>
          </w:rPr>
          <w:delText xml:space="preserve"> תשיג ידו בטהרתו</w:delText>
        </w:r>
      </w:del>
      <w:r>
        <w:rPr>
          <w:rFonts w:hint="cs"/>
          <w:rtl/>
        </w:rPr>
        <w:t>'</w:t>
      </w:r>
    </w:p>
    <w:p>
      <w:pPr>
        <w:pStyle w:val="38"/>
        <w:rPr>
          <w:ins w:id="93499" w:author="מנוע מכני" w:date="2026-10-11T12:04:39Z"/>
        </w:rPr>
      </w:pPr>
      <w:r>
        <w:t xml:space="preserve">ר"ש:</w:t>
      </w:r>
    </w:p>
    <w:p w:rsidR="00E403F0" w:rsidRPr="00AD695E" w:rsidRDefault="00E403F0" w:rsidP="00E403F0">
      <w:pPr>
        <w:ind w:firstLine="113"/>
        <w:rPr>
          <w:rtl/>
        </w:rPr>
      </w:pPr>
      <w:del w:id="93500" w:author="מנוע מכני" w:date="2026-10-11T12:04:39Z">
        <w:r>
          <w:rPr>
            <w:rtl/>
          </w:rPr>
          <w:delText xml:space="preserve"> </w:delText>
        </w:r>
      </w:del>
      <w:r>
        <w:rPr>
          <w:rtl/>
        </w:rPr>
        <w:t xml:space="preserve">דבר המכפרו, </w:t>
      </w:r>
    </w:p>
    <w:p>
      <w:pPr>
        <w:pStyle w:val="38"/>
        <w:rPr>
          <w:ins w:id="93501" w:author="מנוע מכני" w:date="2026-10-11T12:04:39Z"/>
        </w:rPr>
      </w:pPr>
      <w:r>
        <w:t xml:space="preserve">ר' יהודה סבר:</w:t>
      </w:r>
    </w:p>
    <w:p w:rsidR="00E403F0" w:rsidRPr="00AD695E" w:rsidRDefault="00E403F0" w:rsidP="00E403F0">
      <w:pPr>
        <w:ind w:firstLine="113"/>
        <w:rPr>
          <w:rtl/>
        </w:rPr>
      </w:pPr>
      <w:del w:id="93502" w:author="מנוע מכני" w:date="2026-10-11T12:04:39Z">
        <w:r>
          <w:rPr>
            <w:rtl/>
          </w:rPr>
          <w:delText xml:space="preserve"> </w:delText>
        </w:r>
      </w:del>
      <w:r>
        <w:rPr>
          <w:rtl/>
        </w:rPr>
        <w:t xml:space="preserve">דבר המכשירו, </w:t>
      </w:r>
    </w:p>
    <w:p>
      <w:pPr>
        <w:pStyle w:val="38"/>
        <w:rPr>
          <w:ins w:id="93503" w:author="מנוע מכני" w:date="2026-10-11T12:04:39Z"/>
        </w:rPr>
      </w:pPr>
      <w:r>
        <w:t>ר</w:t>
      </w:r>
      <w:r>
        <w:t>אב</w:t>
      </w:r>
      <w:r>
        <w:t>"</w:t>
      </w:r>
      <w:r>
        <w:t>י</w:t>
      </w:r>
      <w:r>
        <w:t xml:space="preserve">:</w:t>
      </w:r>
    </w:p>
    <w:p w:rsidR="00E403F0" w:rsidRPr="00AD695E" w:rsidRDefault="00E403F0" w:rsidP="00E403F0">
      <w:pPr>
        <w:ind w:firstLine="113"/>
        <w:rPr>
          <w:rtl/>
        </w:rPr>
      </w:pPr>
      <w:del w:id="93504" w:author="מנוע מכני" w:date="2026-10-11T12:04:39Z">
        <w:r>
          <w:rPr>
            <w:rtl/>
          </w:rPr>
          <w:delText xml:space="preserve"> </w:delText>
        </w:r>
      </w:del>
      <w:r>
        <w:rPr>
          <w:rtl/>
        </w:rPr>
        <w:t xml:space="preserve">דבר הגורם לו טהרה, ו</w:t>
      </w:r>
      <w:r>
        <w:rPr>
          <w:rFonts w:hint="cs"/>
          <w:rtl/>
        </w:rPr>
        <w:t xml:space="preserve">היינו </w:t>
      </w:r>
      <w:r>
        <w:rPr>
          <w:rtl/>
        </w:rPr>
        <w:t>ציפרין.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3" w:author="קלוד" w:date="2026-10-11T09:07:19Z"/>
        </w:rPr>
      </w:pPr>
      <w:ins w:id="20142" w:author="קלוד" w:date="2026-10-11T09:07:19Z">
        <w:r>
          <w:t xml:space="preserve">משנה ד</w:t>
        </w:r>
      </w:ins>
    </w:p>
    <w:p w:rsidR="00E403F0" w:rsidRPr="00D65BEC" w:rsidRDefault="00E403F0" w:rsidP="00E403F0">
      <w:pPr>
        <w:pStyle w:val="afff9"/>
        <w:rPr>
          <w:del w:id="20081" w:author="קלוד" w:date="2026-10-11T09:07:19Z"/>
          <w:rtl/>
        </w:rPr>
      </w:pPr>
      <w:del w:id="20080" w:author="קלוד" w:date="2026-10-11T09:07:19Z">
        <w:r w:rsidRPr="00D65BEC">
          <w:rPr>
            <w:rtl/>
          </w:rPr>
          <w:delText xml:space="preserve">מתני'.</w:delText>
        </w:r>
      </w:del>
    </w:p>
    <w:p w:rsidR="00E403F0" w:rsidRPr="00D65BEC" w:rsidRDefault="00E403F0" w:rsidP="00E403F0">
      <w:pPr>
        <w:pStyle w:val="afff9"/>
        <w:spacing w:before="120"/>
        <w:rPr>
          <w:rtl/>
        </w:rPr>
        <w:pPrChange w:id="90008" w:author="קלוד" w:date="2026-10-11T12:09:42Z">
          <w:pPr>
            <w:pStyle w:val="afff9"/>
          </w:pPr>
        </w:pPrChange>
      </w:pPr>
      <w:r w:rsidRPr="00D65BEC">
        <w:rPr>
          <w:rtl/>
        </w:rPr>
        <w:t xml:space="preserve">האשה שילדה ולדות הרבה והפילה בתוך שמונים נקבה, </w:t>
      </w:r>
    </w:p>
    <w:p w:rsidR="00E403F0" w:rsidRPr="00D65BEC" w:rsidRDefault="00E403F0" w:rsidP="00E403F0">
      <w:pPr>
        <w:pStyle w:val="afff9"/>
        <w:rPr>
          <w:rtl/>
        </w:rPr>
      </w:pPr>
      <w:r w:rsidRPr="00D65BEC">
        <w:rPr>
          <w:rtl/>
        </w:rPr>
        <w:t xml:space="preserve">חזרה והפילה בתוך שמונים נקבה, </w:t>
      </w:r>
    </w:p>
    <w:p w:rsidR="00E403F0" w:rsidRPr="00D65BEC" w:rsidRDefault="00E403F0" w:rsidP="00E403F0">
      <w:pPr>
        <w:pStyle w:val="afff9"/>
        <w:rPr>
          <w:rtl/>
        </w:rPr>
      </w:pPr>
      <w:r>
        <w:rPr>
          <w:rtl/>
        </w:rPr>
        <w:t xml:space="preserve">והמפלת תאומים –</w:t>
      </w:r>
      <w:r>
        <w:rPr>
          <w:rStyle w:val="TanaimMishna"/>
          <w:rtl/>
          <w:rPrChange w:id="95553" w:author="Claude" w:date="2026-10-11T09:07:45Z">
            <w:rPr>
              <w:rtl/>
            </w:rPr>
          </w:rPrChange>
        </w:rPr>
        <w:t xml:space="preserve">ר' יהודה</w:t>
      </w:r>
      <w:r>
        <w:rPr>
          <w:rtl/>
        </w:rPr>
        <w:t xml:space="preserve"> אומר</w:t>
      </w:r>
      <w:r>
        <w:rPr>
          <w:rStyle w:val="TanaimMishna"/>
          <w:rtl/>
          <w:rPrChange w:id="95554" w:author="Claude" w:date="2026-10-11T09:07:45Z">
            <w:rPr>
              <w:rtl/>
            </w:rPr>
          </w:rPrChange>
        </w:rPr>
        <w:t xml:space="preserve">:</w:t>
      </w:r>
      <w:r>
        <w:rPr>
          <w:rtl/>
        </w:rPr>
        <w:t xml:space="preserve"> מביאה על הראשון ואינה מביאה על השניה, </w:t>
      </w:r>
    </w:p>
    <w:p w:rsidR="00E403F0" w:rsidRPr="00D65BEC" w:rsidRDefault="00E403F0" w:rsidP="00D65BEC">
      <w:pPr>
        <w:pStyle w:val="afff9"/>
        <w:rPr>
          <w:rtl/>
        </w:rPr>
      </w:pPr>
      <w:r w:rsidRPr="00D65BEC">
        <w:rPr>
          <w:rtl/>
        </w:rPr>
        <w:tab/>
      </w:r>
      <w:r w:rsidRPr="00D65BEC">
        <w:rPr>
          <w:rtl/>
        </w:rPr>
        <w:tab/>
      </w:r>
      <w:r w:rsidRPr="00D65BEC">
        <w:rPr>
          <w:rtl/>
        </w:rPr>
        <w:tab/>
      </w:r>
      <w:r w:rsidRPr="00D65BEC">
        <w:rPr>
          <w:rtl/>
        </w:rPr>
        <w:tab/>
      </w:r>
      <w:r w:rsidRPr="00D65BEC">
        <w:rPr>
          <w:rFonts w:hint="cs"/>
          <w:rtl/>
        </w:rPr>
        <w:t xml:space="preserve">  </w:t>
      </w:r>
      <w:r w:rsidRPr="00D65BEC">
        <w:rPr>
          <w:rtl/>
        </w:rPr>
        <w:t>מביאה על השלישי ואינה מביאה על הרביעי.</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51" w:author="קלוד" w:date="2026-10-11T12:26:18Z"/>
        </w:rPr>
      </w:pPr>
      <w:ins w:id="90152" w:author="קלוד" w:date="2026-10-11T12:26:18Z">
        <w:r>
          <w:rPr>
            <w:color w:val="7B3F00"/>
          </w:rPr>
          <w:t xml:space="preserve">יולדת ולדות הרבה - קרבן אחד, 'זאת' ולא על הלידה והזיבה</w:t>
        </w:r>
      </w:ins>
    </w:p>
    <w:p w:rsidR="00E403F0" w:rsidRPr="00AD695E" w:rsidRDefault="00E403F0" w:rsidP="00E403F0">
      <w:pPr>
        <w:rPr>
          <w:rtl/>
        </w:rPr>
      </w:pPr>
      <w:r>
        <w:rPr>
          <w:rFonts w:hint="cs"/>
          <w:rtl/>
        </w:rPr>
        <w:t>ד'</w:t>
      </w:r>
      <w:r>
        <w:rPr>
          <w:rStyle w:val="afffff0"/>
          <w:rtl/>
        </w:rPr>
        <w:t>זאת תורת היולדת לזכר ולנקבה</w:t>
      </w:r>
      <w:r>
        <w:rPr>
          <w:rFonts w:hint="cs"/>
          <w:rtl/>
        </w:rPr>
        <w:t>'</w:t>
      </w:r>
      <w:r>
        <w:rPr>
          <w:rtl/>
        </w:rPr>
        <w:t xml:space="preserve"> - מלמד שמביאה קרבן אחד על ולדות הרבה</w:t>
      </w:r>
      <w:ins w:id="91813" w:author="מנוע מכני" w:date="2026-10-11T12:04:39Z">
        <w:r>
          <w:rPr>
            <w:rtl/>
          </w:rPr>
          <w:t xml:space="preserve">,</w:t>
        </w:r>
      </w:ins>
      <w:del w:id="91814" w:author="מנוע מכני" w:date="2026-10-11T12:04:39Z">
        <w:r>
          <w:rPr>
            <w:rtl/>
          </w:rPr>
          <w:delText xml:space="preserve">;</w:delText>
        </w:r>
      </w:del>
    </w:p>
    <w:p w:rsidR="00E403F0" w:rsidRPr="00AD695E" w:rsidRDefault="00E403F0" w:rsidP="00E403F0">
      <w:pPr>
        <w:rPr>
          <w:rtl/>
        </w:rPr>
      </w:pPr>
      <w:r>
        <w:rPr>
          <w:rFonts w:hint="cs"/>
          <w:rtl/>
        </w:rPr>
        <w:t xml:space="preserve">'</w:t>
      </w:r>
      <w:ins w:id="90363" w:author="Claude - סמנטי" w:date="2026-10-11T12:21:47Z">
        <w:r>
          <w:rPr>
            <w:rStyle w:val="afffff0"/>
            <w:rFonts w:hint="cs"/>
            <w:rtl/>
          </w:rPr>
          <w:t xml:space="preserve">זֹאת</w:t>
        </w:r>
      </w:ins>
      <w:del w:id="90364" w:author="Claude - סמנטי" w:date="2026-10-11T12:21:47Z">
        <w:r>
          <w:rPr>
            <w:rFonts w:hint="cs"/>
            <w:rtl/>
          </w:rPr>
          <w:delText xml:space="preserve">זאת</w:delText>
        </w:r>
      </w:del>
      <w:r>
        <w:rPr>
          <w:rFonts w:hint="cs"/>
          <w:rtl/>
        </w:rPr>
        <w:t xml:space="preserve">' ולא </w:t>
      </w:r>
      <w:r>
        <w:rPr>
          <w:rtl/>
        </w:rPr>
        <w:t>על הלידה ועל הזיבה</w:t>
      </w:r>
    </w:p>
    <w:p w:rsidR="00E403F0" w:rsidRPr="00AD695E" w:rsidRDefault="00E403F0" w:rsidP="00E403F0">
      <w:pPr>
        <w:rPr>
          <w:rtl/>
        </w:rPr>
      </w:pPr>
      <w:r>
        <w:rPr>
          <w:rFonts w:hint="cs"/>
          <w:rtl/>
        </w:rPr>
        <w:t xml:space="preserve">'זאת ולא על הלידה דלפני ואחרי מלאת [אבל אכלה דם וילדה מביאה שנים] </w:t>
      </w:r>
    </w:p>
    <w:p w:rsidR="00E403F0" w:rsidRPr="00AD695E" w:rsidRDefault="00E403F0" w:rsidP="00E403F0">
      <w:pPr>
        <w:jc w:val="center"/>
        <w:rPr>
          <w:del w:id="90024" w:author="מנוע עיצוב" w:date="2026-10-11T12:09:26Z"/>
          <w:rtl/>
        </w:rPr>
      </w:pPr>
      <w:del w:id="9002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2" w:author="קלוד" w:date="2026-10-11T09:07:19Z">
          <w:pPr>
            <w:pStyle w:val="affff1"/>
            <w:rPr>
              <w:rtl/>
            </w:rPr>
          </w:pPr>
        </w:pPrChange>
      </w:pPr>
      <w:ins w:id="9812" w:author="מספור קטעי משנה" w:date="2026-10-11T09:35:06Z">
        <w:r>
          <w:rPr>
            <w:rStyle w:val="MisparKeta"/>
          </w:rPr>
          <w:t xml:space="preserve">ו. </w:t>
        </w:r>
      </w:ins>
      <w:r>
        <w:rPr>
          <w:rtl/>
        </w:rPr>
        <w:t>הפילה בתוך שמונים כו'.</w:t>
      </w:r>
    </w:p>
    <w:p w:rsidR="00E403F0" w:rsidRPr="00AD695E" w:rsidRDefault="00E403F0" w:rsidP="00E403F0">
      <w:pPr>
        <w:rPr>
          <w:rtl/>
        </w:rPr>
      </w:pPr>
      <w:r>
        <w:rPr>
          <w:rtl/>
        </w:rPr>
        <w:t>כשתמ</w:t>
      </w:r>
      <w:r>
        <w:rPr>
          <w:rFonts w:hint="cs"/>
          <w:rtl/>
        </w:rPr>
        <w:t>צ</w:t>
      </w:r>
      <w:r>
        <w:rPr>
          <w:rtl/>
        </w:rPr>
        <w:t>"</w:t>
      </w:r>
      <w:r>
        <w:rPr>
          <w:rFonts w:hint="cs"/>
          <w:rtl/>
        </w:rPr>
        <w:t xml:space="preserve">ל </w:t>
      </w:r>
      <w:r>
        <w:rPr>
          <w:rStyle w:val="2fb"/>
          <w:rFonts w:hint="cs"/>
          <w:rtl/>
        </w:rPr>
        <w:t xml:space="preserve">לר</w:t>
      </w:r>
      <w:r>
        <w:rPr>
          <w:rStyle w:val="2fb"/>
          <w:rtl/>
        </w:rPr>
        <w:t>"</w:t>
      </w:r>
      <w:r>
        <w:rPr>
          <w:rStyle w:val="2fb"/>
          <w:rFonts w:hint="cs"/>
          <w:rtl/>
        </w:rPr>
        <w:t>י</w:t>
      </w:r>
      <w:r>
        <w:rPr>
          <w:rtl/>
        </w:rPr>
        <w:t xml:space="preserve">- ולד ראשון גורם ומולד ראשון מונה, </w:t>
      </w:r>
    </w:p>
    <w:p w:rsidR="00E403F0" w:rsidRPr="00AD695E" w:rsidRDefault="00E403F0" w:rsidP="00E403F0">
      <w:pPr>
        <w:rPr>
          <w:rtl/>
        </w:rPr>
      </w:pPr>
      <w:r>
        <w:rPr>
          <w:rtl/>
        </w:rPr>
        <w:t>לדברי חכמים - ולד שני גורם ומולד שני מונה.</w:t>
      </w:r>
    </w:p>
    <w:p w:rsidR="00E403F0" w:rsidRPr="00AD695E" w:rsidRDefault="00E403F0" w:rsidP="00E403F0">
      <w:pPr>
        <w:rPr>
          <w:rtl/>
        </w:rPr>
      </w:pPr>
      <w:r>
        <w:rPr>
          <w:rFonts w:hint="cs"/>
          <w:rtl/>
        </w:rPr>
        <w:t>וקמ</w:t>
      </w:r>
      <w:r>
        <w:rPr>
          <w:rtl/>
        </w:rPr>
        <w:t>"</w:t>
      </w:r>
      <w:r>
        <w:rPr>
          <w:rFonts w:hint="cs"/>
          <w:rtl/>
        </w:rPr>
        <w:t xml:space="preserve">ל</w:t>
      </w:r>
      <w:r>
        <w:rPr>
          <w:rFonts w:hint="cs"/>
          <w:rtl/>
        </w:rPr>
        <w:t xml:space="preserve"> </w:t>
      </w:r>
      <w:r>
        <w:rPr>
          <w:rtl/>
        </w:rPr>
        <w:t xml:space="preserve">מפלת תאומים </w:t>
      </w:r>
      <w:r>
        <w:rPr>
          <w:rFonts w:hint="cs"/>
          <w:rtl/>
        </w:rPr>
        <w:t>סד</w:t>
      </w:r>
      <w:r>
        <w:rPr>
          <w:rtl/>
        </w:rPr>
        <w:t>"</w:t>
      </w:r>
      <w:r>
        <w:rPr>
          <w:rFonts w:hint="cs"/>
          <w:rtl/>
        </w:rPr>
        <w:t xml:space="preserve">א</w:t>
      </w:r>
      <w:r>
        <w:rPr>
          <w:rFonts w:hint="cs"/>
          <w:rtl/>
        </w:rPr>
        <w:t xml:space="preserve"> מודה </w:t>
      </w:r>
      <w:r>
        <w:rPr>
          <w:rStyle w:val="2fb"/>
          <w:rFonts w:hint="cs"/>
          <w:rtl/>
        </w:rPr>
        <w:t xml:space="preserve">ר</w:t>
      </w:r>
      <w:r>
        <w:rPr>
          <w:rStyle w:val="2fb"/>
          <w:rtl/>
        </w:rPr>
        <w:t>"</w:t>
      </w:r>
      <w:r>
        <w:rPr>
          <w:rStyle w:val="2fb"/>
          <w:rFonts w:hint="cs"/>
          <w:rtl/>
        </w:rPr>
        <w:t xml:space="preserve">י</w:t>
      </w:r>
      <w:r>
        <w:rPr>
          <w:rFonts w:hint="cs"/>
          <w:rtl/>
        </w:rPr>
        <w:t xml:space="preserve"> לרבנן </w:t>
      </w:r>
      <w:r>
        <w:rPr>
          <w:rFonts w:hint="cs"/>
          <w:rtl/>
        </w:rPr>
        <w:t xml:space="preserve">קמ</w:t>
      </w:r>
      <w:r>
        <w:rPr>
          <w:rtl/>
        </w:rPr>
        <w:t>"</w:t>
      </w:r>
      <w:r>
        <w:rPr>
          <w:rFonts w:hint="cs"/>
          <w:rtl/>
        </w:rPr>
        <w:t>ל</w:t>
      </w:r>
    </w:p>
    <w:p w:rsidR="00E403F0" w:rsidRPr="00AD695E" w:rsidRDefault="00E403F0" w:rsidP="00E403F0">
      <w:pPr>
        <w:rPr>
          <w:rtl/>
        </w:rPr>
      </w:pPr>
    </w:p>
    <w:p w:rsidR="00E403F0" w:rsidRPr="00AD695E" w:rsidRDefault="00E403F0" w:rsidP="00E403F0">
      <w:pPr>
        <w:pStyle w:val="afff3"/>
        <w:framePr w:wrap="around"/>
        <w:spacing w:line="240" w:lineRule="exact"/>
        <w:rPr>
          <w:rtl/>
        </w:rPr>
      </w:pPr>
      <w:r w:rsidRPr="009239E9">
        <w:rPr>
          <w:rFonts w:hint="cs"/>
          <w:szCs w:val="18"/>
          <w:rtl/>
        </w:rPr>
        <w:t xml:space="preserve">י. </w:t>
      </w:r>
    </w:p>
    <w:p>
      <w:pPr>
        <w:pStyle w:val="afffff8"/>
        <w:rPr>
          <w:ins w:id="90149" w:author="קלוד" w:date="2026-10-11T12:26:18Z"/>
        </w:rPr>
      </w:pPr>
      <w:ins w:id="90150" w:author="קלוד" w:date="2026-10-11T12:26:18Z">
        <w:r>
          <w:rPr>
            <w:color w:val="7B3F00"/>
          </w:rPr>
          <w:t xml:space="preserve">ר' יהודה במפלת תאומים - האם ולד שני כמאן דאינו גם לטומאה</w:t>
        </w:r>
      </w:ins>
    </w:p>
    <w:p>
      <w:pPr>
        <w:pStyle w:val="38"/>
        <w:rPr>
          <w:ins w:id="93505" w:author="מנוע מכני" w:date="2026-10-11T12:04:39Z"/>
        </w:rPr>
      </w:pPr>
      <w:r w:rsidRPr="00217260">
        <w:t xml:space="preserve">איבעיא להו:</w:t>
      </w:r>
    </w:p>
    <w:p w:rsidR="00E403F0" w:rsidRPr="00AD695E" w:rsidRDefault="00E403F0" w:rsidP="00E403F0">
      <w:pPr>
        <w:rPr>
          <w:rtl/>
        </w:rPr>
      </w:pPr>
      <w:del w:id="93506" w:author="מנוע מכני" w:date="2026-10-11T12:04:39Z">
        <w:r w:rsidRPr="00217260">
          <w:rPr>
            <w:b/>
            <w:bCs/>
            <w:rtl/>
          </w:rPr>
          <w:delText xml:space="preserve"> </w:delText>
        </w:r>
      </w:del>
      <w:r w:rsidRPr="00217260">
        <w:rPr>
          <w:b/>
          <w:bCs/>
          <w:rtl/>
        </w:rPr>
        <w:t xml:space="preserve">בטומאה מה לי א"ר יהודה? </w:t>
      </w:r>
    </w:p>
    <w:p w:rsidR="00E403F0" w:rsidRPr="00AD695E" w:rsidRDefault="00E403F0" w:rsidP="00E403F0">
      <w:pPr>
        <w:rPr>
          <w:rtl/>
        </w:rPr>
      </w:pPr>
      <w:r>
        <w:rPr>
          <w:rtl/>
        </w:rPr>
        <w:t xml:space="preserve">מי </w:t>
      </w:r>
      <w:ins w:id="90451" w:author="מנוע מכני" w:date="2026-10-11T12:04:39Z">
        <w:r>
          <w:rPr>
            <w:rtl/>
          </w:rPr>
          <w:t xml:space="preserve">אומרים</w:t>
        </w:r>
      </w:ins>
      <w:del w:id="90452" w:author="מנוע מכני" w:date="2026-10-11T12:04:39Z">
        <w:r>
          <w:rPr>
            <w:rtl/>
          </w:rPr>
          <w:delText xml:space="preserve">אמרינן</w:delText>
        </w:r>
      </w:del>
      <w:r>
        <w:rPr>
          <w:rtl/>
        </w:rPr>
        <w:t xml:space="preserve">: עד כאן </w:t>
      </w:r>
      <w:r>
        <w:rPr>
          <w:rtl/>
        </w:rPr>
        <w:t xml:space="preserve">לא</w:t>
      </w:r>
      <w:r>
        <w:rPr>
          <w:rtl/>
        </w:rPr>
        <w:t xml:space="preserve"> קא"ל ר' יהודה, </w:t>
      </w:r>
      <w:r w:rsidRPr="00217260">
        <w:rPr>
          <w:b/>
          <w:bCs/>
          <w:rtl/>
        </w:rPr>
        <w:t xml:space="preserve">ולד שני כמאן </w:t>
      </w:r>
      <w:ins w:id="92539" w:author="מנוע מכני" w:date="2026-10-11T12:04:39Z">
        <w:r>
          <w:rPr>
            <w:b/>
            <w:bCs/>
            <w:rtl/>
          </w:rPr>
          <w:t xml:space="preserve">דאינו</w:t>
        </w:r>
      </w:ins>
      <w:del w:id="92540" w:author="מנוע מכני" w:date="2026-10-11T12:04:39Z">
        <w:r w:rsidRPr="00217260">
          <w:rPr>
            <w:b/>
            <w:bCs/>
            <w:rtl/>
          </w:rPr>
          <w:delText xml:space="preserve">דליתיה</w:delText>
        </w:r>
      </w:del>
      <w:r w:rsidRPr="00217260">
        <w:rPr>
          <w:b/>
          <w:bCs/>
          <w:rtl/>
        </w:rPr>
        <w:t xml:space="preserve"> דמי' אלא לענין קרבן</w:t>
      </w:r>
      <w:r>
        <w:rPr>
          <w:rtl/>
        </w:rPr>
        <w:t xml:space="preserve">, </w:t>
      </w:r>
    </w:p>
    <w:p w:rsidR="00E403F0" w:rsidRPr="002B4E05" w:rsidRDefault="00E403F0" w:rsidP="00E403F0">
      <w:pPr>
        <w:rPr>
          <w:spacing w:val="-2"/>
          <w:rtl/>
        </w:rPr>
      </w:pPr>
      <w:r w:rsidRPr="002B4E05">
        <w:rPr>
          <w:spacing w:val="-2"/>
          <w:rtl/>
        </w:rPr>
        <w:tab/>
        <w:t xml:space="preserve">כיון דלא יצאה שעה שראויה להקריב בה קרבן, הואיל וכן, ולד שני כמאן </w:t>
      </w:r>
      <w:ins w:id="92541" w:author="מנוע מכני" w:date="2026-10-11T12:04:39Z">
        <w:r>
          <w:rPr>
            <w:spacing w:val="-2"/>
            <w:rtl/>
          </w:rPr>
          <w:t xml:space="preserve">דאינו</w:t>
        </w:r>
      </w:ins>
      <w:del w:id="92542" w:author="מנוע מכני" w:date="2026-10-11T12:04:39Z">
        <w:r w:rsidRPr="002B4E05">
          <w:rPr>
            <w:spacing w:val="-2"/>
            <w:rtl/>
          </w:rPr>
          <w:tab/>
          <w:delText xml:space="preserve">דליתיה</w:delText>
        </w:r>
      </w:del>
      <w:r w:rsidRPr="002B4E05">
        <w:rPr>
          <w:spacing w:val="-2"/>
          <w:rtl/>
        </w:rPr>
        <w:tab/>
        <w:t xml:space="preserve"> דמי, </w:t>
      </w:r>
    </w:p>
    <w:p w:rsidR="00E403F0" w:rsidRPr="00AD695E" w:rsidRDefault="00E403F0" w:rsidP="00E403F0">
      <w:pPr>
        <w:rPr>
          <w:rtl/>
        </w:rPr>
      </w:pPr>
      <w:r w:rsidRPr="00217260">
        <w:rPr>
          <w:b/>
          <w:bCs/>
          <w:rtl/>
        </w:rPr>
        <w:t>אבל לענין טומאה וטהרה</w:t>
      </w:r>
      <w:r>
        <w:rPr>
          <w:rtl/>
        </w:rPr>
        <w:t xml:space="preserve"> אימא </w:t>
      </w:r>
      <w:ins w:id="92545" w:author="מנוע מכני" w:date="2026-10-11T12:04:39Z">
        <w:r>
          <w:rPr>
            <w:rtl/>
          </w:rPr>
          <w:t xml:space="preserve">סבר</w:t>
        </w:r>
      </w:ins>
      <w:del w:id="92546" w:author="מנוע מכני" w:date="2026-10-11T12:04:39Z">
        <w:r>
          <w:rPr>
            <w:rtl/>
          </w:rPr>
          <w:delText xml:space="preserve">ס"</w:delText>
        </w:r>
        <w:r>
          <w:rPr>
            <w:rFonts w:hint="cs"/>
            <w:rtl/>
          </w:rPr>
          <w:delText xml:space="preserve">ל</w:delText>
        </w:r>
      </w:del>
      <w:r>
        <w:rPr>
          <w:rFonts w:hint="cs"/>
          <w:rtl/>
        </w:rPr>
        <w:t xml:space="preserve"> </w:t>
      </w:r>
      <w:r>
        <w:rPr>
          <w:rtl/>
        </w:rPr>
        <w:t xml:space="preserve">כמאן </w:t>
      </w:r>
      <w:ins w:id="92543" w:author="מנוע מכני" w:date="2026-10-11T12:04:39Z">
        <w:r>
          <w:rPr>
            <w:rtl/>
          </w:rPr>
          <w:t xml:space="preserve">דישנו</w:t>
        </w:r>
      </w:ins>
      <w:del w:id="92544" w:author="מנוע מכני" w:date="2026-10-11T12:04:39Z">
        <w:r>
          <w:rPr>
            <w:rtl/>
          </w:rPr>
          <w:delText xml:space="preserve">דאיתיה</w:delText>
        </w:r>
      </w:del>
      <w:r>
        <w:rPr>
          <w:rtl/>
        </w:rPr>
        <w:t xml:space="preserve"> דמי, ומפסקא טומאה דשני וממלא יומי טהרה דראשון </w:t>
      </w:r>
      <w:ins w:id="90453" w:author="מנוע מכני" w:date="2026-10-11T12:04:39Z">
        <w:r>
          <w:rPr>
            <w:rtl/>
          </w:rPr>
          <w:t xml:space="preserve">ואח"כ</w:t>
        </w:r>
      </w:ins>
      <w:del w:id="90454" w:author="מנוע מכני" w:date="2026-10-11T12:04:39Z">
        <w:r>
          <w:rPr>
            <w:rtl/>
          </w:rPr>
          <w:delText xml:space="preserve">והדר</w:delText>
        </w:r>
      </w:del>
      <w:r>
        <w:rPr>
          <w:rtl/>
        </w:rPr>
        <w:t xml:space="preserve"> מונה יומי טהרה לשני, </w:t>
      </w:r>
    </w:p>
    <w:p w:rsidR="00E403F0" w:rsidRPr="00AD695E" w:rsidRDefault="00E403F0" w:rsidP="00E403F0">
      <w:pPr>
        <w:rPr>
          <w:rtl/>
        </w:rPr>
      </w:pPr>
      <w:r w:rsidRPr="00217260">
        <w:rPr>
          <w:b/>
          <w:bCs/>
          <w:rtl/>
        </w:rPr>
        <w:t xml:space="preserve">או"ד</w:t>
      </w:r>
      <w:r w:rsidRPr="00217260">
        <w:rPr>
          <w:b/>
          <w:bCs/>
          <w:rtl/>
        </w:rPr>
        <w:t xml:space="preserve"> </w:t>
      </w:r>
      <w:ins w:id="90091" w:author="מנוע מכני" w:date="2026-10-11T12:04:39Z">
        <w:r>
          <w:rPr>
            <w:rStyle w:val="2fb"/>
            <w:rtl/>
          </w:rPr>
          <w:t xml:space="preserve">לר"י</w:t>
        </w:r>
      </w:ins>
      <w:del w:id="90092" w:author="מנוע מכני" w:date="2026-10-11T12:04:39Z">
        <w:r>
          <w:rPr>
            <w:rtl/>
          </w:rPr>
          <w:delText xml:space="preserve">לרבי יהודה</w:delText>
        </w:r>
      </w:del>
      <w:r>
        <w:rPr>
          <w:rtl/>
        </w:rPr>
        <w:t xml:space="preserve"> חומרא הוא </w:t>
      </w:r>
      <w:ins w:id="91139" w:author="מנוע מכני" w:date="2026-10-11T12:04:39Z">
        <w:r>
          <w:rPr>
            <w:rtl/>
          </w:rPr>
          <w:t xml:space="preserve">דיש</w:t>
        </w:r>
      </w:ins>
      <w:del w:id="91140" w:author="מנוע מכני" w:date="2026-10-11T12:04:39Z">
        <w:r>
          <w:rPr>
            <w:rtl/>
          </w:rPr>
          <w:delText xml:space="preserve">דאית</w:delText>
        </w:r>
      </w:del>
      <w:r>
        <w:rPr>
          <w:rtl/>
        </w:rPr>
        <w:t xml:space="preserve"> </w:t>
      </w:r>
      <w:ins w:id="91133" w:author="מנוע מכני" w:date="2026-10-11T12:04:39Z">
        <w:r>
          <w:rPr>
            <w:rtl/>
          </w:rPr>
          <w:t xml:space="preserve">לו</w:t>
        </w:r>
      </w:ins>
      <w:del w:id="91134" w:author="מנוע מכני" w:date="2026-10-11T12:04:39Z">
        <w:r>
          <w:rPr>
            <w:rtl/>
          </w:rPr>
          <w:delText xml:space="preserve">ליה</w:delText>
        </w:r>
      </w:del>
      <w:r>
        <w:rPr>
          <w:rtl/>
        </w:rPr>
        <w:t xml:space="preserve">, אבל </w:t>
      </w:r>
      <w:ins w:id="90455" w:author="מנוע מכני" w:date="2026-10-11T12:04:39Z">
        <w:r>
          <w:rPr>
            <w:rtl/>
          </w:rPr>
          <w:t xml:space="preserve">כאן</w:t>
        </w:r>
      </w:ins>
      <w:del w:id="90456" w:author="מנוע מכני" w:date="2026-10-11T12:04:39Z">
        <w:r>
          <w:rPr>
            <w:rtl/>
          </w:rPr>
          <w:delText xml:space="preserve">הכא</w:delText>
        </w:r>
      </w:del>
      <w:r>
        <w:rPr>
          <w:rtl/>
        </w:rPr>
        <w:t xml:space="preserve"> קולא הוא וקולא </w:t>
      </w:r>
      <w:ins w:id="91137" w:author="מנוע מכני" w:date="2026-10-11T12:04:39Z">
        <w:r>
          <w:rPr>
            <w:rtl/>
          </w:rPr>
          <w:t xml:space="preserve">אין</w:t>
        </w:r>
      </w:ins>
      <w:del w:id="91138" w:author="מנוע מכני" w:date="2026-10-11T12:04:39Z">
        <w:r>
          <w:rPr>
            <w:rtl/>
          </w:rPr>
          <w:delText xml:space="preserve">לית</w:delText>
        </w:r>
      </w:del>
      <w:r>
        <w:rPr>
          <w:rtl/>
        </w:rPr>
        <w:t xml:space="preserve"> </w:t>
      </w:r>
      <w:ins w:id="91135" w:author="מנוע מכני" w:date="2026-10-11T12:04:39Z">
        <w:r>
          <w:rPr>
            <w:rtl/>
          </w:rPr>
          <w:t xml:space="preserve">לו</w:t>
        </w:r>
      </w:ins>
      <w:del w:id="91136" w:author="מנוע מכני" w:date="2026-10-11T12:04:39Z">
        <w:r>
          <w:rPr>
            <w:rtl/>
          </w:rPr>
          <w:delText xml:space="preserve">ליה</w:delText>
        </w:r>
      </w:del>
      <w:r>
        <w:rPr>
          <w:rtl/>
        </w:rPr>
        <w:t xml:space="preserve">? </w:t>
      </w:r>
    </w:p>
    <w:p>
      <w:pPr>
        <w:pStyle w:val="38"/>
        <w:rPr>
          <w:ins w:id="93507" w:author="מנוע מכני" w:date="2026-10-11T12:04:39Z"/>
        </w:rPr>
      </w:pPr>
      <w:r>
        <w:t>אר</w:t>
      </w:r>
      <w:r>
        <w:t>"</w:t>
      </w:r>
      <w:r>
        <w:t xml:space="preserve">ה </w:t>
      </w:r>
      <w:r>
        <w:t xml:space="preserve">מסורא, ת"ש:</w:t>
      </w:r>
    </w:p>
    <w:p w:rsidR="00E403F0" w:rsidRPr="00AD695E" w:rsidRDefault="00E403F0" w:rsidP="00E403F0">
      <w:pPr>
        <w:rPr>
          <w:rtl/>
        </w:rPr>
      </w:pPr>
      <w:del w:id="93508" w:author="מנוע מכני" w:date="2026-10-11T12:04:39Z">
        <w:r>
          <w:rPr>
            <w:rtl/>
          </w:rPr>
          <w:delText xml:space="preserve"> </w:delText>
        </w:r>
      </w:del>
      <w:r>
        <w:rPr>
          <w:rtl/>
        </w:rPr>
        <w:t xml:space="preserve">יולדת, שוחטין וזורקין </w:t>
      </w:r>
      <w:ins w:id="91141" w:author="מנוע מכני" w:date="2026-10-11T12:04:39Z">
        <w:r>
          <w:rPr>
            <w:rtl/>
          </w:rPr>
          <w:t xml:space="preserve">עליו</w:t>
        </w:r>
      </w:ins>
      <w:del w:id="91142" w:author="מנוע מכני" w:date="2026-10-11T12:04:39Z">
        <w:r>
          <w:rPr>
            <w:rtl/>
          </w:rPr>
          <w:delText xml:space="preserve">עליה</w:delText>
        </w:r>
      </w:del>
      <w:r>
        <w:rPr>
          <w:rtl/>
        </w:rPr>
        <w:t xml:space="preserve"> ביום מ' לזכר וביום שמונים לנקבה</w:t>
      </w:r>
      <w:ins w:id="91815" w:author="מנוע מכני" w:date="2026-10-11T12:04:39Z">
        <w:r>
          <w:rPr>
            <w:rtl/>
          </w:rPr>
          <w:t xml:space="preserve">,</w:t>
        </w:r>
      </w:ins>
      <w:del w:id="91816" w:author="מנוע מכני" w:date="2026-10-11T12:04:39Z">
        <w:r>
          <w:rPr>
            <w:rtl/>
          </w:rPr>
          <w:delText xml:space="preserve">;</w:delText>
        </w:r>
      </w:del>
    </w:p>
    <w:p>
      <w:pPr>
        <w:pStyle w:val="38"/>
        <w:rPr>
          <w:ins w:id="93509" w:author="מנוע מכני" w:date="2026-10-11T12:04:39Z"/>
        </w:rPr>
      </w:pPr>
      <w:r>
        <w:t>עד כאן טמאה היא! וא</w:t>
      </w:r>
      <w:r>
        <w:t>ר</w:t>
      </w:r>
      <w:r>
        <w:t>"</w:t>
      </w:r>
      <w:r>
        <w:t>ח</w:t>
      </w:r>
      <w:r>
        <w:t xml:space="preserve">:</w:t>
      </w:r>
    </w:p>
    <w:p w:rsidR="00E403F0" w:rsidRPr="00AD695E" w:rsidRDefault="00E403F0" w:rsidP="00E403F0">
      <w:pPr>
        <w:rPr>
          <w:rtl/>
        </w:rPr>
      </w:pPr>
      <w:del w:id="93510" w:author="מנוע מכני" w:date="2026-10-11T12:04:39Z">
        <w:r>
          <w:rPr>
            <w:rtl/>
          </w:rPr>
          <w:delText xml:space="preserve"> </w:delText>
        </w:r>
      </w:del>
      <w:r>
        <w:rPr>
          <w:rtl/>
        </w:rPr>
        <w:t xml:space="preserve">הא מני? </w:t>
      </w:r>
      <w:r>
        <w:rPr>
          <w:rStyle w:val="2fb"/>
          <w:rtl/>
        </w:rPr>
        <w:t xml:space="preserve">ר"</w:t>
      </w:r>
      <w:r>
        <w:rPr>
          <w:rStyle w:val="2fb"/>
          <w:rFonts w:hint="cs"/>
          <w:rtl/>
        </w:rPr>
        <w:t xml:space="preserve">י</w:t>
      </w:r>
      <w:r>
        <w:rPr>
          <w:rFonts w:hint="cs"/>
          <w:rtl/>
        </w:rPr>
        <w:t xml:space="preserve"> </w:t>
      </w:r>
      <w:r>
        <w:rPr>
          <w:rtl/>
        </w:rPr>
        <w:t>ה</w:t>
      </w:r>
      <w:r>
        <w:rPr>
          <w:rFonts w:hint="cs"/>
          <w:rtl/>
        </w:rPr>
        <w:t>י</w:t>
      </w:r>
      <w:r>
        <w:rPr>
          <w:rtl/>
        </w:rPr>
        <w:t xml:space="preserve">א, דאמר: ולד שני כמאן </w:t>
      </w:r>
      <w:ins w:id="92547" w:author="מנוע מכני" w:date="2026-10-11T12:04:39Z">
        <w:r>
          <w:rPr>
            <w:rtl/>
          </w:rPr>
          <w:t xml:space="preserve">דאינו</w:t>
        </w:r>
      </w:ins>
      <w:del w:id="92548" w:author="מנוע מכני" w:date="2026-10-11T12:04:39Z">
        <w:r>
          <w:rPr>
            <w:rtl/>
          </w:rPr>
          <w:delText xml:space="preserve">דליתיה</w:delText>
        </w:r>
      </w:del>
      <w:r>
        <w:rPr>
          <w:rtl/>
        </w:rPr>
        <w:t xml:space="preserve"> דמי</w:t>
      </w:r>
      <w:ins w:id="91817" w:author="מנוע מכני" w:date="2026-10-11T12:04:39Z">
        <w:r>
          <w:rPr>
            <w:rtl/>
          </w:rPr>
          <w:t xml:space="preserve">,</w:t>
        </w:r>
      </w:ins>
      <w:del w:id="91818" w:author="מנוע מכני" w:date="2026-10-11T12:04:39Z">
        <w:r>
          <w:rPr>
            <w:rtl/>
          </w:rPr>
          <w:delText xml:space="preserve">;</w:delText>
        </w:r>
      </w:del>
    </w:p>
    <w:p w:rsidR="00E403F0" w:rsidRPr="00AD695E" w:rsidRDefault="00E403F0" w:rsidP="00E403F0">
      <w:pPr>
        <w:rPr>
          <w:rtl/>
        </w:rPr>
      </w:pPr>
      <w:ins w:id="92379" w:author="מנוע מכני" w:date="2026-10-11T12:04:39Z">
        <w:r>
          <w:rPr>
            <w:rtl/>
          </w:rPr>
          <w:t xml:space="preserve">ואם </w:t>
        </w:r>
      </w:ins>
      <w:del w:id="92380" w:author="מנוע מכני" w:date="2026-10-11T12:04:39Z">
        <w:r>
          <w:rPr>
            <w:rtl/>
          </w:rPr>
          <w:delText xml:space="preserve">ואי </w:delText>
        </w:r>
      </w:del>
      <w:r>
        <w:rPr>
          <w:rtl/>
        </w:rPr>
        <w:t xml:space="preserve">אמרת: בטומאה </w:t>
      </w:r>
      <w:ins w:id="92551" w:author="מנוע מכני" w:date="2026-10-11T12:04:39Z">
        <w:r>
          <w:rPr>
            <w:rtl/>
          </w:rPr>
          <w:t xml:space="preserve">סבר</w:t>
        </w:r>
      </w:ins>
      <w:del w:id="92552" w:author="מנוע מכני" w:date="2026-10-11T12:04:39Z">
        <w:r>
          <w:rPr>
            <w:rtl/>
          </w:rPr>
          <w:delText xml:space="preserve">ס"ל</w:delText>
        </w:r>
      </w:del>
      <w:r>
        <w:rPr>
          <w:rtl/>
        </w:rPr>
        <w:t xml:space="preserve"> לר' יהודה, ולד שני כמאן </w:t>
      </w:r>
      <w:ins w:id="92549" w:author="מנוע מכני" w:date="2026-10-11T12:04:39Z">
        <w:r>
          <w:rPr>
            <w:rtl/>
          </w:rPr>
          <w:t xml:space="preserve">דישנו</w:t>
        </w:r>
      </w:ins>
      <w:del w:id="92550" w:author="מנוע מכני" w:date="2026-10-11T12:04:39Z">
        <w:r>
          <w:rPr>
            <w:rtl/>
          </w:rPr>
          <w:delText xml:space="preserve">דאיתיה</w:delText>
        </w:r>
      </w:del>
      <w:r>
        <w:rPr>
          <w:rtl/>
        </w:rPr>
        <w:t xml:space="preserve"> דמי, </w:t>
      </w:r>
      <w:ins w:id="92881" w:author="מנוע מכני" w:date="2026-10-11T12:04:39Z">
        <w:r>
          <w:rPr>
            <w:rtl/>
          </w:rPr>
          <w:t xml:space="preserve">איך</w:t>
        </w:r>
      </w:ins>
      <w:del w:id="92882" w:author="מנוע מכני" w:date="2026-10-11T12:04:39Z">
        <w:r>
          <w:rPr>
            <w:rtl/>
          </w:rPr>
          <w:delText xml:space="preserve">היכי</w:delText>
        </w:r>
      </w:del>
      <w:r>
        <w:rPr>
          <w:rtl/>
        </w:rPr>
        <w:t xml:space="preserve"> שחטינן עלה ביום מ'? </w:t>
      </w:r>
    </w:p>
    <w:p w:rsidR="00E403F0" w:rsidRPr="00AD695E" w:rsidRDefault="00E403F0" w:rsidP="00E403F0">
      <w:pPr>
        <w:rPr>
          <w:rtl/>
        </w:rPr>
      </w:pPr>
      <w:ins w:id="90067" w:author="Claude - סמנטי" w:date="2026-10-11T12:21:47Z">
        <w:r>
          <w:rPr>
            <w:rtl/>
          </w:rPr>
          <w:t xml:space="preserve">לערב</w:t>
        </w:r>
      </w:ins>
      <w:del w:id="90068" w:author="Claude - סמנטי" w:date="2026-10-11T12:21:47Z">
        <w:r>
          <w:rPr>
            <w:rtl/>
          </w:rPr>
          <w:delText xml:space="preserve">לאורתא</w:delText>
        </w:r>
      </w:del>
      <w:r>
        <w:rPr>
          <w:rtl/>
        </w:rPr>
        <w:t xml:space="preserve"> </w:t>
      </w:r>
      <w:ins w:id="90457" w:author="מנוע מכני" w:date="2026-10-11T12:04:39Z">
        <w:r>
          <w:rPr>
            <w:rtl/>
          </w:rPr>
          <w:t xml:space="preserve">גם</w:t>
        </w:r>
      </w:ins>
      <w:del w:id="90458" w:author="מנוע מכני" w:date="2026-10-11T12:04:39Z">
        <w:r>
          <w:rPr>
            <w:rtl/>
          </w:rPr>
          <w:delText xml:space="preserve">נמי</w:delText>
        </w:r>
      </w:del>
      <w:r>
        <w:rPr>
          <w:rtl/>
        </w:rPr>
        <w:t xml:space="preserve"> </w:t>
      </w:r>
      <w:r>
        <w:rPr>
          <w:rtl/>
        </w:rPr>
        <w:t xml:space="preserve">לא</w:t>
      </w:r>
      <w:r>
        <w:rPr>
          <w:rtl/>
        </w:rPr>
        <w:t xml:space="preserve"> מציא אכלה! </w:t>
      </w:r>
    </w:p>
    <w:p>
      <w:pPr>
        <w:pStyle w:val="38"/>
        <w:rPr>
          <w:ins w:id="93511" w:author="מנוע מכני" w:date="2026-10-11T12:04:39Z"/>
        </w:rPr>
      </w:pPr>
      <w:r>
        <w:t xml:space="preserve">אלא </w:t>
      </w:r>
      <w:ins w:id="90459" w:author="מנוע מכני" w:date="2026-10-11T12:04:39Z">
        <w:r>
          <w:t xml:space="preserve">לא</w:t>
        </w:r>
      </w:ins>
      <w:del w:id="90460" w:author="מנוע מכני" w:date="2026-10-11T12:04:39Z">
        <w:r>
          <w:delText xml:space="preserve">לאו</w:delText>
        </w:r>
      </w:del>
      <w:r>
        <w:t xml:space="preserve"> </w:t>
      </w:r>
      <w:r>
        <w:t xml:space="preserve">ש"מ</w:t>
      </w:r>
      <w:r>
        <w:t xml:space="preserve">:</w:t>
      </w:r>
    </w:p>
    <w:p w:rsidR="00E403F0" w:rsidRPr="00AD695E" w:rsidRDefault="00E403F0" w:rsidP="00E403F0">
      <w:pPr>
        <w:rPr>
          <w:rtl/>
        </w:rPr>
      </w:pPr>
      <w:del w:id="93512" w:author="מנוע מכני" w:date="2026-10-11T12:04:39Z">
        <w:r>
          <w:rPr>
            <w:rtl/>
          </w:rPr>
          <w:delText xml:space="preserve"> </w:delText>
        </w:r>
      </w:del>
      <w:r>
        <w:rPr>
          <w:rtl/>
        </w:rPr>
        <w:t xml:space="preserve">לטהרה ולטומאה </w:t>
      </w:r>
      <w:ins w:id="92555" w:author="מנוע מכני" w:date="2026-10-11T12:04:39Z">
        <w:r>
          <w:rPr>
            <w:rtl/>
          </w:rPr>
          <w:t xml:space="preserve">סבר</w:t>
        </w:r>
      </w:ins>
      <w:del w:id="92556" w:author="מנוע מכני" w:date="2026-10-11T12:04:39Z">
        <w:r>
          <w:rPr>
            <w:rtl/>
          </w:rPr>
          <w:delText xml:space="preserve">ס"ל</w:delText>
        </w:r>
      </w:del>
      <w:r>
        <w:rPr>
          <w:rtl/>
        </w:rPr>
        <w:t xml:space="preserve"> </w:t>
      </w:r>
      <w:ins w:id="90093" w:author="מנוע מכני" w:date="2026-10-11T12:04:39Z">
        <w:r>
          <w:rPr>
            <w:rStyle w:val="2fb"/>
            <w:rtl/>
          </w:rPr>
          <w:t xml:space="preserve">לר"י</w:t>
        </w:r>
      </w:ins>
      <w:del w:id="90094" w:author="מנוע מכני" w:date="2026-10-11T12:04:39Z">
        <w:r>
          <w:rPr>
            <w:rtl/>
          </w:rPr>
          <w:delText xml:space="preserve">לרבי יהודה</w:delText>
        </w:r>
      </w:del>
      <w:r>
        <w:rPr>
          <w:rtl/>
        </w:rPr>
        <w:t xml:space="preserve"> ולד שני כמאן </w:t>
      </w:r>
      <w:ins w:id="92553" w:author="מנוע מכני" w:date="2026-10-11T12:04:39Z">
        <w:r>
          <w:rPr>
            <w:rtl/>
          </w:rPr>
          <w:t xml:space="preserve">דאינו</w:t>
        </w:r>
      </w:ins>
      <w:del w:id="92554" w:author="מנוע מכני" w:date="2026-10-11T12:04:39Z">
        <w:r>
          <w:rPr>
            <w:rtl/>
          </w:rPr>
          <w:delText xml:space="preserve">דליתיה</w:delText>
        </w:r>
      </w:del>
      <w:r>
        <w:rPr>
          <w:rtl/>
        </w:rPr>
        <w:t xml:space="preserve"> דמי.</w:t>
      </w:r>
    </w:p>
    <w:p w:rsidR="00E403F0" w:rsidRPr="00AD695E" w:rsidRDefault="00E403F0" w:rsidP="00E403F0">
      <w:pPr>
        <w:rPr>
          <w:rtl/>
        </w:rPr>
      </w:pPr>
    </w:p>
    <w:p w:rsidR="00E403F0" w:rsidRPr="00AD695E" w:rsidRDefault="00E403F0" w:rsidP="00E403F0">
      <w:pPr>
        <w:pStyle w:val="affffb"/>
        <w:rPr>
          <w:rtl/>
        </w:rPr>
      </w:pPr>
      <w:r>
        <w:rPr>
          <w:rtl/>
        </w:rPr>
        <w:t xml:space="preserve">- לעולם אימא לך: לטומאה ולטהרה </w:t>
      </w:r>
      <w:ins w:id="92559" w:author="מנוע מכני" w:date="2026-10-11T12:04:39Z">
        <w:r>
          <w:rPr>
            <w:rtl/>
          </w:rPr>
          <w:t xml:space="preserve">סבר</w:t>
        </w:r>
      </w:ins>
      <w:del w:id="92560" w:author="מנוע מכני" w:date="2026-10-11T12:04:39Z">
        <w:r>
          <w:rPr>
            <w:rtl/>
          </w:rPr>
          <w:delText xml:space="preserve">ס"</w:delText>
        </w:r>
        <w:r>
          <w:rPr>
            <w:rFonts w:hint="cs"/>
            <w:rtl/>
          </w:rPr>
          <w:delText xml:space="preserve">ל</w:delText>
        </w:r>
      </w:del>
      <w:r>
        <w:rPr>
          <w:rFonts w:hint="cs"/>
          <w:rtl/>
        </w:rPr>
        <w:t xml:space="preserve"> </w:t>
      </w:r>
      <w:r>
        <w:rPr>
          <w:rStyle w:val="2fb"/>
          <w:rFonts w:hint="cs"/>
          <w:rtl/>
        </w:rPr>
        <w:t xml:space="preserve">לר</w:t>
      </w:r>
      <w:r>
        <w:rPr>
          <w:rStyle w:val="2fb"/>
          <w:rtl/>
        </w:rPr>
        <w:t>"</w:t>
      </w:r>
      <w:r>
        <w:rPr>
          <w:rStyle w:val="2fb"/>
          <w:rFonts w:hint="cs"/>
          <w:rtl/>
        </w:rPr>
        <w:t xml:space="preserve">י</w:t>
      </w:r>
      <w:r>
        <w:rPr>
          <w:rFonts w:hint="cs"/>
          <w:rtl/>
        </w:rPr>
        <w:t xml:space="preserve"> </w:t>
      </w:r>
      <w:r>
        <w:rPr>
          <w:rtl/>
        </w:rPr>
        <w:t xml:space="preserve">דולד שני כמאן </w:t>
      </w:r>
      <w:ins w:id="92557" w:author="מנוע מכני" w:date="2026-10-11T12:04:39Z">
        <w:r>
          <w:rPr>
            <w:rtl/>
          </w:rPr>
          <w:t xml:space="preserve">דישנו</w:t>
        </w:r>
      </w:ins>
      <w:del w:id="92558" w:author="מנוע מכני" w:date="2026-10-11T12:04:39Z">
        <w:r>
          <w:rPr>
            <w:rtl/>
          </w:rPr>
          <w:delText xml:space="preserve">דאיתיה</w:delText>
        </w:r>
      </w:del>
      <w:r>
        <w:rPr>
          <w:rtl/>
        </w:rPr>
        <w:t xml:space="preserve"> דמי, וכי </w:t>
      </w:r>
      <w:r>
        <w:rPr>
          <w:rtl/>
        </w:rPr>
        <w:t xml:space="preserve">תניא</w:t>
      </w:r>
      <w:r>
        <w:rPr>
          <w:rtl/>
        </w:rPr>
        <w:t xml:space="preserve"> ההיא בפסח הבא בטומאה.</w:t>
      </w:r>
    </w:p>
    <w:p>
      <w:pPr>
        <w:pStyle w:val="38"/>
        <w:rPr>
          <w:ins w:id="93513" w:author="מנוע מכני" w:date="2026-10-11T12:04:39Z"/>
        </w:rPr>
      </w:pPr>
      <w:r>
        <w:t xml:space="preserve">ומי אכלה? והתנן:</w:t>
      </w:r>
    </w:p>
    <w:p w:rsidR="00E403F0" w:rsidRPr="00AD695E" w:rsidRDefault="00E403F0" w:rsidP="00E403F0">
      <w:pPr>
        <w:rPr>
          <w:rtl/>
        </w:rPr>
      </w:pPr>
      <w:del w:id="93514" w:author="מנוע מכני" w:date="2026-10-11T12:04:39Z">
        <w:r>
          <w:rPr>
            <w:rtl/>
          </w:rPr>
          <w:delText xml:space="preserve"> </w:delText>
        </w:r>
      </w:del>
      <w:r>
        <w:rPr>
          <w:rtl/>
        </w:rPr>
        <w:t xml:space="preserve">פסח הבא בטומאה, </w:t>
      </w:r>
      <w:r>
        <w:rPr>
          <w:rtl/>
        </w:rPr>
        <w:t xml:space="preserve">לא</w:t>
      </w:r>
      <w:r>
        <w:rPr>
          <w:rtl/>
        </w:rPr>
        <w:t xml:space="preserve"> יאכלו ממנו זבים וזבות, נדות ויולדות! </w:t>
      </w:r>
    </w:p>
    <w:p w:rsidR="00E403F0" w:rsidRPr="00AD695E" w:rsidRDefault="00E403F0" w:rsidP="00E403F0">
      <w:pPr>
        <w:rPr>
          <w:rtl/>
        </w:rPr>
      </w:pPr>
      <w:r>
        <w:rPr>
          <w:rtl/>
        </w:rPr>
        <w:t xml:space="preserve">ההיא </w:t>
      </w:r>
      <w:r>
        <w:rPr>
          <w:rtl/>
        </w:rPr>
        <w:t xml:space="preserve">לא</w:t>
      </w:r>
      <w:r>
        <w:rPr>
          <w:rtl/>
        </w:rPr>
        <w:t xml:space="preserve"> אכלי כי </w:t>
      </w:r>
      <w:r>
        <w:rPr>
          <w:rtl/>
        </w:rPr>
        <w:t xml:space="preserve">לא</w:t>
      </w:r>
      <w:r>
        <w:rPr>
          <w:rtl/>
        </w:rPr>
        <w:t xml:space="preserve"> טבילן, כי </w:t>
      </w:r>
      <w:r>
        <w:rPr>
          <w:rtl/>
        </w:rPr>
        <w:t xml:space="preserve">תניא</w:t>
      </w:r>
      <w:r>
        <w:rPr>
          <w:rtl/>
        </w:rPr>
        <w:t xml:space="preserve"> ההיא דשוחטין וזורקין </w:t>
      </w:r>
      <w:ins w:id="91143" w:author="מנוע מכני" w:date="2026-10-11T12:04:39Z">
        <w:r>
          <w:rPr>
            <w:rtl/>
          </w:rPr>
          <w:t xml:space="preserve">עליו</w:t>
        </w:r>
      </w:ins>
      <w:del w:id="91144" w:author="מנוע מכני" w:date="2026-10-11T12:04:39Z">
        <w:r>
          <w:rPr>
            <w:rtl/>
          </w:rPr>
          <w:delText xml:space="preserve">עליה</w:delText>
        </w:r>
      </w:del>
      <w:r>
        <w:rPr>
          <w:rtl/>
        </w:rPr>
        <w:t xml:space="preserve"> </w:t>
      </w:r>
      <w:ins w:id="90461" w:author="מנוע מכני" w:date="2026-10-11T12:04:39Z">
        <w:r>
          <w:rPr>
            <w:rtl/>
          </w:rPr>
          <w:t xml:space="preserve">שהרי</w:t>
        </w:r>
      </w:ins>
      <w:del w:id="90462" w:author="מנוע מכני" w:date="2026-10-11T12:04:39Z">
        <w:r>
          <w:rPr>
            <w:rtl/>
          </w:rPr>
          <w:delText xml:space="preserve">דהא</w:delText>
        </w:r>
      </w:del>
      <w:r>
        <w:rPr>
          <w:rtl/>
        </w:rPr>
        <w:t xml:space="preserve"> טבלה.</w:t>
      </w:r>
    </w:p>
    <w:p w:rsidR="00E403F0" w:rsidRPr="00AD695E" w:rsidRDefault="00E403F0" w:rsidP="00E403F0">
      <w:pPr>
        <w:rPr>
          <w:rtl/>
        </w:rPr>
      </w:pPr>
      <w:r>
        <w:rPr>
          <w:rtl/>
        </w:rPr>
        <w:t xml:space="preserve">א"ה, משמיני דיליה הוא דחזיא! משמיני </w:t>
      </w:r>
      <w:r>
        <w:rPr>
          <w:rtl/>
        </w:rPr>
        <w:t xml:space="preserve">לא</w:t>
      </w:r>
      <w:r>
        <w:rPr>
          <w:rtl/>
        </w:rPr>
        <w:t xml:space="preserve"> חזיא, </w:t>
      </w:r>
      <w:ins w:id="90463" w:author="מנוע מכני" w:date="2026-10-11T12:04:39Z">
        <w:r>
          <w:rPr>
            <w:rtl/>
          </w:rPr>
          <w:t xml:space="preserve">סבר</w:t>
        </w:r>
      </w:ins>
      <w:del w:id="90464" w:author="מנוע מכני" w:date="2026-10-11T12:04:39Z">
        <w:r>
          <w:rPr>
            <w:rtl/>
          </w:rPr>
          <w:delText xml:space="preserve">קסבר</w:delText>
        </w:r>
      </w:del>
      <w:r>
        <w:rPr>
          <w:rtl/>
        </w:rPr>
        <w:t xml:space="preserve">: טבול יום דזב כזב דמי.</w:t>
      </w:r>
    </w:p>
    <w:p>
      <w:pPr>
        <w:pStyle w:val="38"/>
        <w:rPr>
          <w:ins w:id="94463" w:author="מנוע מכני" w:date="2026-10-11T12:04:39Z"/>
        </w:rPr>
      </w:pPr>
      <w:ins w:id="90465" w:author="מנוע מכני" w:date="2026-10-11T12:04:39Z">
        <w:r>
          <w:t xml:space="preserve">א"כ</w:t>
        </w:r>
      </w:ins>
      <w:del w:id="90466" w:author="מנוע מכני" w:date="2026-10-11T12:04:39Z">
        <w:r>
          <w:delText xml:space="preserve">אי הכי</w:delText>
        </w:r>
      </w:del>
      <w:r>
        <w:t xml:space="preserve">,</w:t>
      </w:r>
    </w:p>
    <w:p w:rsidR="00E403F0" w:rsidRPr="00AD695E" w:rsidRDefault="00E403F0" w:rsidP="00E403F0">
      <w:pPr>
        <w:rPr>
          <w:rtl/>
        </w:rPr>
      </w:pPr>
      <w:del w:id="94464" w:author="מנוע מכני" w:date="2026-10-11T12:04:39Z">
        <w:r>
          <w:rPr>
            <w:rtl/>
          </w:rPr>
          <w:delText xml:space="preserve"> </w:delText>
        </w:r>
      </w:del>
      <w:r>
        <w:rPr>
          <w:rtl/>
        </w:rPr>
        <w:t xml:space="preserve">ביום מ' </w:t>
      </w:r>
      <w:ins w:id="90469" w:author="מנוע מכני" w:date="2026-10-11T12:04:39Z">
        <w:r>
          <w:rPr>
            <w:rtl/>
          </w:rPr>
          <w:t xml:space="preserve">גם</w:t>
        </w:r>
      </w:ins>
      <w:del w:id="90470" w:author="מנוע מכני" w:date="2026-10-11T12:04:39Z">
        <w:r>
          <w:rPr>
            <w:rtl/>
          </w:rPr>
          <w:delText xml:space="preserve">נמי</w:delText>
        </w:r>
      </w:del>
      <w:r>
        <w:rPr>
          <w:rtl/>
        </w:rPr>
        <w:t xml:space="preserve"> </w:t>
      </w:r>
      <w:r>
        <w:rPr>
          <w:rtl/>
        </w:rPr>
        <w:t xml:space="preserve">לא</w:t>
      </w:r>
      <w:r>
        <w:rPr>
          <w:rtl/>
        </w:rPr>
        <w:t xml:space="preserve"> חזיא! לאיי, ביום מ' חזיא, </w:t>
      </w:r>
      <w:ins w:id="90467" w:author="מנוע מכני" w:date="2026-10-11T12:04:39Z">
        <w:r>
          <w:rPr>
            <w:rtl/>
          </w:rPr>
          <w:t xml:space="preserve">סבר</w:t>
        </w:r>
      </w:ins>
      <w:del w:id="90468" w:author="מנוע מכני" w:date="2026-10-11T12:04:39Z">
        <w:r>
          <w:rPr>
            <w:rtl/>
          </w:rPr>
          <w:delText xml:space="preserve">קסבר</w:delText>
        </w:r>
      </w:del>
      <w:r>
        <w:rPr>
          <w:rtl/>
        </w:rPr>
        <w:t xml:space="preserve">: מחוסר כפורים דזב </w:t>
      </w:r>
      <w:ins w:id="90471" w:author="מנוע מכני" w:date="2026-10-11T12:04:39Z">
        <w:r>
          <w:rPr>
            <w:rtl/>
          </w:rPr>
          <w:t xml:space="preserve">לא</w:t>
        </w:r>
      </w:ins>
      <w:del w:id="90472" w:author="מנוע מכני" w:date="2026-10-11T12:04:39Z">
        <w:r>
          <w:rPr>
            <w:rtl/>
          </w:rPr>
          <w:delText xml:space="preserve">לאו</w:delText>
        </w:r>
      </w:del>
      <w:r>
        <w:rPr>
          <w:rtl/>
        </w:rPr>
        <w:t xml:space="preserve"> כזב דמי.</w:t>
      </w:r>
    </w:p>
    <w:p w:rsidR="00E403F0" w:rsidRPr="00AD695E" w:rsidRDefault="00E403F0" w:rsidP="00E403F0">
      <w:pPr>
        <w:rPr>
          <w:rtl/>
        </w:rPr>
      </w:pPr>
      <w:r>
        <w:rPr>
          <w:rStyle w:val="2fb"/>
          <w:rtl/>
        </w:rPr>
        <w:t xml:space="preserve">ולרבא</w:t>
      </w:r>
      <w:r>
        <w:rPr>
          <w:rtl/>
        </w:rPr>
        <w:t xml:space="preserve"> דמחוסר כפורים דזב כזב דמי, הא מתנייתא </w:t>
      </w:r>
      <w:ins w:id="92883" w:author="מנוע מכני" w:date="2026-10-11T12:04:39Z">
        <w:r>
          <w:rPr>
            <w:rtl/>
          </w:rPr>
          <w:t xml:space="preserve">איך</w:t>
        </w:r>
      </w:ins>
      <w:del w:id="92884" w:author="מנוע מכני" w:date="2026-10-11T12:04:39Z">
        <w:r>
          <w:rPr>
            <w:rtl/>
          </w:rPr>
          <w:delText xml:space="preserve">היכי</w:delText>
        </w:r>
      </w:del>
      <w:r>
        <w:rPr>
          <w:rtl/>
        </w:rPr>
        <w:t xml:space="preserve"> מתרץ לה? </w:t>
      </w:r>
    </w:p>
    <w:p>
      <w:pPr>
        <w:pStyle w:val="38"/>
        <w:rPr>
          <w:ins w:id="93515" w:author="מנוע מכני" w:date="2026-10-11T12:04:39Z"/>
        </w:rPr>
      </w:pPr>
      <w:r>
        <w:t>א</w:t>
      </w:r>
      <w:r>
        <w:t>ר</w:t>
      </w:r>
      <w:r>
        <w:t>"</w:t>
      </w:r>
      <w:r>
        <w:t>א:</w:t>
      </w:r>
    </w:p>
    <w:p w:rsidR="00E403F0" w:rsidRPr="00AD695E" w:rsidRDefault="00E403F0" w:rsidP="00E403F0">
      <w:pPr>
        <w:rPr>
          <w:rtl/>
        </w:rPr>
      </w:pPr>
      <w:del w:id="93516" w:author="מנוע מכני" w:date="2026-10-11T12:04:39Z">
        <w:r>
          <w:rPr>
            <w:rtl/>
          </w:rPr>
          <w:delText xml:space="preserve"> </w:delText>
        </w:r>
      </w:del>
      <w:r>
        <w:rPr>
          <w:rStyle w:val="2fb"/>
          <w:rtl/>
        </w:rPr>
        <w:t xml:space="preserve">רבא</w:t>
      </w:r>
      <w:r>
        <w:rPr>
          <w:rtl/>
        </w:rPr>
        <w:t xml:space="preserve"> מתרץ לה: ביום מ' ליצירת זכר וביום שמונים ליצירת נקבה, </w:t>
      </w:r>
    </w:p>
    <w:p>
      <w:pPr>
        <w:pStyle w:val="38"/>
        <w:rPr>
          <w:ins w:id="93517" w:author="מנוע מכני" w:date="2026-10-11T12:04:39Z"/>
        </w:rPr>
      </w:pPr>
      <w:r>
        <w:lastRenderedPageBreak/>
        <w:tab/>
        <w:t>ור"</w:t>
      </w:r>
      <w:r>
        <w:t xml:space="preserve">יש</w:t>
      </w:r>
      <w:ins w:id="91819" w:author="מנוע מכני" w:date="2026-10-11T12:04:39Z">
        <w:r>
          <w:t xml:space="preserve"> </w:t>
        </w:r>
      </w:ins>
      <w:del w:id="91820" w:author="מנוע מכני" w:date="2026-10-11T12:04:39Z">
        <w:r>
          <w:delText xml:space="preserve"> </w:delText>
        </w:r>
        <w:r>
          <w:delText xml:space="preserve"> </w:delText>
        </w:r>
      </w:del>
      <w:r>
        <w:t xml:space="preserve">היא, דאמר:</w:t>
      </w:r>
    </w:p>
    <w:p w:rsidR="00E403F0" w:rsidRPr="00AD695E" w:rsidRDefault="00E403F0" w:rsidP="00E403F0">
      <w:pPr>
        <w:rPr>
          <w:rtl/>
        </w:rPr>
      </w:pPr>
      <w:del w:id="93518" w:author="מנוע מכני" w:date="2026-10-11T12:04:39Z">
        <w:r>
          <w:rPr>
            <w:rtl/>
          </w:rPr>
          <w:delText xml:space="preserve"> </w:delText>
        </w:r>
      </w:del>
      <w:r>
        <w:rPr>
          <w:rtl/>
        </w:rPr>
        <w:t xml:space="preserve">לזכר מ' ואחד, לנקבה שמונים ואחד.</w:t>
      </w:r>
    </w:p>
    <w:p w:rsidR="00E403F0" w:rsidRPr="00AD695E" w:rsidRDefault="00E403F0" w:rsidP="00E403F0">
      <w:pPr>
        <w:rPr>
          <w:rtl/>
        </w:rPr>
      </w:pPr>
    </w:p>
    <w:p w:rsidR="00E403F0" w:rsidRPr="00AD695E" w:rsidRDefault="00E403F0" w:rsidP="00E403F0">
      <w:pPr>
        <w:rPr>
          <w:rtl/>
        </w:rPr>
      </w:pPr>
      <w:r>
        <w:rPr>
          <w:rtl/>
        </w:rPr>
        <w:t xml:space="preserve">סוף סוף תיפוק לי דטמאה היא משום נדה! בלידה </w:t>
      </w:r>
      <w:ins w:id="90069" w:author="Claude - סמנטי" w:date="2026-10-11T12:21:47Z">
        <w:r>
          <w:rPr>
            <w:rtl/>
          </w:rPr>
          <w:t xml:space="preserve">יבשה</w:t>
        </w:r>
      </w:ins>
      <w:del w:id="90070" w:author="Claude - סמנטי" w:date="2026-10-11T12:21:47Z">
        <w:r>
          <w:rPr>
            <w:rtl/>
          </w:rPr>
          <w:delText xml:space="preserve">יבישתא</w:delText>
        </w:r>
      </w:del>
      <w:r>
        <w:rPr>
          <w:rtl/>
        </w:rPr>
        <w:t xml:space="preserve">.</w:t>
      </w:r>
    </w:p>
    <w:p>
      <w:pPr>
        <w:pStyle w:val="38"/>
        <w:rPr>
          <w:ins w:id="93519" w:author="מנוע מכני" w:date="2026-10-11T12:04:39Z"/>
        </w:rPr>
      </w:pPr>
      <w:r>
        <w:t>ומ</w:t>
      </w:r>
      <w:r>
        <w:t>"</w:t>
      </w:r>
      <w:r>
        <w:t>ד</w:t>
      </w:r>
      <w:r>
        <w:t xml:space="preserve">:</w:t>
      </w:r>
    </w:p>
    <w:p w:rsidR="00E403F0" w:rsidRPr="00AD695E" w:rsidRDefault="00E403F0" w:rsidP="00E403F0">
      <w:pPr>
        <w:rPr>
          <w:rtl/>
        </w:rPr>
      </w:pPr>
      <w:del w:id="93520" w:author="מנוע מכני" w:date="2026-10-11T12:04:39Z">
        <w:r>
          <w:rPr>
            <w:rtl/>
          </w:rPr>
          <w:delText xml:space="preserve"> </w:delText>
        </w:r>
      </w:del>
      <w:r>
        <w:rPr>
          <w:rFonts w:hint="cs"/>
          <w:rtl/>
        </w:rPr>
        <w:t>ד</w:t>
      </w:r>
      <w:r>
        <w:rPr>
          <w:rtl/>
        </w:rPr>
        <w:t>א"</w:t>
      </w:r>
      <w:r>
        <w:rPr>
          <w:rFonts w:hint="cs"/>
          <w:rtl/>
        </w:rPr>
        <w:t>א</w:t>
      </w:r>
      <w:r>
        <w:rPr>
          <w:rtl/>
        </w:rPr>
        <w:t xml:space="preserve"> לפתיחת הקבר בלא דם, </w:t>
      </w:r>
      <w:r>
        <w:rPr>
          <w:rtl/>
        </w:rPr>
        <w:t xml:space="preserve">קמ"ל</w:t>
      </w:r>
      <w:r>
        <w:rPr>
          <w:rtl/>
        </w:rPr>
        <w:t xml:space="preserve"> דאפשר לפתיחת הקבר בלא דם.</w:t>
      </w:r>
    </w:p>
    <w:p w:rsidR="00E403F0" w:rsidRPr="00AD695E" w:rsidRDefault="00E403F0" w:rsidP="00E403F0">
      <w:pPr>
        <w:rPr>
          <w:rtl/>
        </w:rPr>
      </w:pPr>
    </w:p>
    <w:p>
      <w:pPr>
        <w:pStyle w:val="38"/>
        <w:rPr>
          <w:ins w:id="93522" w:author="מנוע מכני" w:date="2026-10-11T12:04:39Z"/>
        </w:rPr>
      </w:pPr>
      <w:del w:id="93521" w:author="מנוע מכני" w:date="2026-10-11T12:04:39Z">
        <w:r>
          <w:delText xml:space="preserve">•</w:delText>
        </w:r>
      </w:del>
      <w:r>
        <w:t xml:space="preserve"> א"ר שמעיה, ת"ש:</w:t>
      </w:r>
    </w:p>
    <w:p w:rsidR="00E403F0" w:rsidRPr="00AD695E" w:rsidRDefault="00E403F0" w:rsidP="00E403F0">
      <w:pPr>
        <w:rPr>
          <w:rtl/>
        </w:rPr>
      </w:pPr>
      <w:del w:id="93523" w:author="מנוע מכני" w:date="2026-10-11T12:04:39Z">
        <w:r>
          <w:rPr>
            <w:rtl/>
          </w:rPr>
          <w:delText xml:space="preserve"> </w:delText>
        </w:r>
      </w:del>
      <w:r>
        <w:rPr>
          <w:rtl/>
        </w:rPr>
        <w:t xml:space="preserve">ששים - יכול בין רצופין בין מפוזרין? </w:t>
      </w:r>
    </w:p>
    <w:p w:rsidR="00E403F0" w:rsidRPr="00AD695E" w:rsidRDefault="00E403F0" w:rsidP="00E403F0">
      <w:pPr>
        <w:rPr>
          <w:rtl/>
        </w:rPr>
      </w:pPr>
      <w:r>
        <w:rPr>
          <w:rtl/>
        </w:rPr>
        <w:t xml:space="preserve">ת"ל</w:t>
      </w:r>
      <w:r>
        <w:rPr>
          <w:rtl/>
        </w:rPr>
        <w:t xml:space="preserve"> </w:t>
      </w:r>
      <w:r>
        <w:rPr>
          <w:rFonts w:hint="cs"/>
          <w:rtl/>
        </w:rPr>
        <w:t>'</w:t>
      </w:r>
      <w:ins w:id="90365" w:author="Claude - סמנטי" w:date="2026-10-11T12:21:47Z">
        <w:r>
          <w:rPr>
            <w:rStyle w:val="afffff0"/>
            <w:rtl/>
          </w:rPr>
          <w:t xml:space="preserve">יוֹם</w:t>
        </w:r>
      </w:ins>
      <w:del w:id="90366" w:author="Claude - סמנטי" w:date="2026-10-11T12:21:47Z">
        <w:r>
          <w:rPr>
            <w:rtl/>
          </w:rPr>
          <w:delText xml:space="preserve">יום</w:delText>
        </w:r>
      </w:del>
      <w:r>
        <w:rPr>
          <w:rFonts w:hint="cs"/>
          <w:rtl/>
        </w:rPr>
        <w:t>'</w:t>
      </w:r>
      <w:r>
        <w:rPr>
          <w:rtl/>
        </w:rPr>
        <w:t xml:space="preserve">, מה יום רצוף, אף ששים כולן רצופין</w:t>
      </w:r>
      <w:ins w:id="91821" w:author="מנוע מכני" w:date="2026-10-11T12:04:39Z">
        <w:r>
          <w:rPr>
            <w:rtl/>
          </w:rPr>
          <w:t xml:space="preserve">,</w:t>
        </w:r>
      </w:ins>
      <w:del w:id="91822" w:author="מנוע מכני" w:date="2026-10-11T12:04:39Z">
        <w:r>
          <w:rPr>
            <w:rtl/>
          </w:rPr>
          <w:delText xml:space="preserve">;</w:delText>
        </w:r>
      </w:del>
    </w:p>
    <w:p w:rsidR="00E403F0" w:rsidRPr="00AD695E" w:rsidRDefault="00E403F0" w:rsidP="00E403F0">
      <w:pPr>
        <w:rPr>
          <w:rtl/>
        </w:rPr>
      </w:pPr>
      <w:r>
        <w:rPr>
          <w:rFonts w:hint="cs"/>
          <w:rtl/>
        </w:rPr>
        <w:t xml:space="preserve">והא לרבנן </w:t>
      </w:r>
      <w:ins w:id="91149" w:author="מנוע מכני" w:date="2026-10-11T12:04:39Z">
        <w:r>
          <w:rPr>
            <w:rFonts w:hint="cs"/>
            <w:rtl/>
          </w:rPr>
          <w:t xml:space="preserve">אין</w:t>
        </w:r>
      </w:ins>
      <w:del w:id="91150" w:author="מנוע מכני" w:date="2026-10-11T12:04:39Z">
        <w:r>
          <w:rPr>
            <w:rFonts w:hint="cs"/>
            <w:rtl/>
          </w:rPr>
          <w:delText xml:space="preserve">לית</w:delText>
        </w:r>
      </w:del>
      <w:r>
        <w:rPr>
          <w:rFonts w:hint="cs"/>
          <w:rtl/>
        </w:rPr>
        <w:t xml:space="preserve"> </w:t>
      </w:r>
      <w:ins w:id="91145" w:author="מנוע מכני" w:date="2026-10-11T12:04:39Z">
        <w:r>
          <w:rPr>
            <w:rFonts w:hint="cs"/>
            <w:rtl/>
          </w:rPr>
          <w:t xml:space="preserve">לו</w:t>
        </w:r>
      </w:ins>
      <w:del w:id="91146" w:author="מנוע מכני" w:date="2026-10-11T12:04:39Z">
        <w:r>
          <w:rPr>
            <w:rFonts w:hint="cs"/>
            <w:rtl/>
          </w:rPr>
          <w:delText xml:space="preserve">ליה</w:delText>
        </w:r>
      </w:del>
      <w:r>
        <w:rPr>
          <w:rFonts w:hint="cs"/>
          <w:rtl/>
        </w:rPr>
        <w:t xml:space="preserve"> מפוזרין אלא </w:t>
      </w:r>
      <w:r>
        <w:rPr>
          <w:rStyle w:val="2fb"/>
          <w:rFonts w:hint="cs"/>
          <w:rtl/>
        </w:rPr>
        <w:t xml:space="preserve">ר</w:t>
      </w:r>
      <w:r>
        <w:rPr>
          <w:rStyle w:val="2fb"/>
          <w:rtl/>
        </w:rPr>
        <w:t>"</w:t>
      </w:r>
      <w:r>
        <w:rPr>
          <w:rStyle w:val="2fb"/>
          <w:rFonts w:hint="cs"/>
          <w:rtl/>
        </w:rPr>
        <w:t xml:space="preserve">י</w:t>
      </w:r>
      <w:r>
        <w:rPr>
          <w:rFonts w:hint="cs"/>
          <w:rtl/>
        </w:rPr>
        <w:t xml:space="preserve"> היא ומדיהיב </w:t>
      </w:r>
      <w:r>
        <w:rPr>
          <w:rtl/>
        </w:rPr>
        <w:t xml:space="preserve">ששים רצופים </w:t>
      </w:r>
      <w:ins w:id="90473" w:author="מנוע מכני" w:date="2026-10-11T12:04:39Z">
        <w:r>
          <w:rPr>
            <w:rtl/>
          </w:rPr>
          <w:t xml:space="preserve">כאחד</w:t>
        </w:r>
      </w:ins>
      <w:del w:id="90474" w:author="מנוע מכני" w:date="2026-10-11T12:04:39Z">
        <w:r>
          <w:rPr>
            <w:rtl/>
          </w:rPr>
          <w:delText xml:space="preserve">בהדדי</w:delText>
        </w:r>
      </w:del>
      <w:r>
        <w:rPr>
          <w:rtl/>
        </w:rPr>
        <w:t xml:space="preserve">, </w:t>
      </w:r>
      <w:r>
        <w:rPr>
          <w:rtl/>
        </w:rPr>
        <w:t xml:space="preserve">ש"מ</w:t>
      </w:r>
      <w:r>
        <w:rPr>
          <w:rtl/>
        </w:rPr>
        <w:t xml:space="preserve">: חומרא </w:t>
      </w:r>
      <w:ins w:id="91153" w:author="מנוע מכני" w:date="2026-10-11T12:04:39Z">
        <w:r>
          <w:rPr>
            <w:rtl/>
          </w:rPr>
          <w:t xml:space="preserve">יש</w:t>
        </w:r>
      </w:ins>
      <w:del w:id="91154" w:author="מנוע מכני" w:date="2026-10-11T12:04:39Z">
        <w:r>
          <w:rPr>
            <w:rtl/>
          </w:rPr>
          <w:delText xml:space="preserve">אית</w:delText>
        </w:r>
      </w:del>
      <w:r>
        <w:rPr>
          <w:rtl/>
        </w:rPr>
        <w:t xml:space="preserve"> </w:t>
      </w:r>
      <w:r>
        <w:rPr>
          <w:rStyle w:val="2fb"/>
          <w:rtl/>
        </w:rPr>
        <w:t xml:space="preserve">ל</w:t>
      </w:r>
      <w:r>
        <w:rPr>
          <w:rStyle w:val="2fb"/>
          <w:rFonts w:hint="cs"/>
          <w:rtl/>
        </w:rPr>
        <w:t>ר</w:t>
      </w:r>
      <w:r>
        <w:rPr>
          <w:rStyle w:val="2fb"/>
          <w:rtl/>
        </w:rPr>
        <w:t>"</w:t>
      </w:r>
      <w:r>
        <w:rPr>
          <w:rStyle w:val="2fb"/>
          <w:rFonts w:hint="cs"/>
          <w:rtl/>
        </w:rPr>
        <w:t>י</w:t>
      </w:r>
      <w:r>
        <w:rPr>
          <w:rtl/>
        </w:rPr>
        <w:t xml:space="preserve">, קולא </w:t>
      </w:r>
      <w:ins w:id="91151" w:author="מנוע מכני" w:date="2026-10-11T12:04:39Z">
        <w:r>
          <w:rPr>
            <w:rtl/>
          </w:rPr>
          <w:t xml:space="preserve">אין</w:t>
        </w:r>
      </w:ins>
      <w:del w:id="91152" w:author="מנוע מכני" w:date="2026-10-11T12:04:39Z">
        <w:r>
          <w:rPr>
            <w:rtl/>
          </w:rPr>
          <w:delText xml:space="preserve">לית</w:delText>
        </w:r>
      </w:del>
      <w:r>
        <w:rPr>
          <w:rtl/>
        </w:rPr>
        <w:t xml:space="preserve"> </w:t>
      </w:r>
      <w:ins w:id="91147" w:author="מנוע מכני" w:date="2026-10-11T12:04:39Z">
        <w:r>
          <w:rPr>
            <w:rtl/>
          </w:rPr>
          <w:t xml:space="preserve">לו</w:t>
        </w:r>
      </w:ins>
      <w:del w:id="91148" w:author="מנוע מכני" w:date="2026-10-11T12:04:39Z">
        <w:r>
          <w:rPr>
            <w:rtl/>
          </w:rPr>
          <w:delText xml:space="preserve">ליה</w:delText>
        </w:r>
      </w:del>
      <w:r>
        <w:rPr>
          <w:rtl/>
        </w:rPr>
        <w:t xml:space="preserve">! </w:t>
      </w:r>
    </w:p>
    <w:p>
      <w:pPr>
        <w:pStyle w:val="38"/>
        <w:rPr>
          <w:ins w:id="93524" w:author="מנוע מכני" w:date="2026-10-11T12:04:39Z"/>
        </w:rPr>
      </w:pPr>
      <w:r>
        <w:t>וא</w:t>
      </w:r>
      <w:r>
        <w:t>"</w:t>
      </w:r>
      <w:r>
        <w:t xml:space="preserve">א</w:t>
      </w:r>
    </w:p>
    <w:p w:rsidR="00E403F0" w:rsidRPr="00AD695E" w:rsidRDefault="00E403F0" w:rsidP="00E403F0">
      <w:pPr>
        <w:ind w:left="360" w:hanging="360"/>
        <w:rPr>
          <w:rtl/>
        </w:rPr>
      </w:pPr>
      <w:del w:id="93525" w:author="מנוע מכני" w:date="2026-10-11T12:04:39Z">
        <w:r>
          <w:rPr>
            <w:rFonts w:hint="cs"/>
            <w:rtl/>
          </w:rPr>
          <w:delText xml:space="preserve"> </w:delText>
        </w:r>
      </w:del>
      <w:r>
        <w:rPr>
          <w:rFonts w:hint="cs"/>
          <w:rtl/>
        </w:rPr>
        <w:t xml:space="preserve">דרבנן היא</w:t>
      </w:r>
      <w:ins w:id="91823" w:author="מנוע מכני" w:date="2026-10-11T12:04:39Z">
        <w:r>
          <w:rPr>
            <w:rFonts w:hint="cs"/>
            <w:rtl/>
          </w:rPr>
          <w:t xml:space="preserve"> </w:t>
        </w:r>
      </w:ins>
      <w:del w:id="91824" w:author="מנוע מכני" w:date="2026-10-11T12:04:39Z">
        <w:r>
          <w:rPr>
            <w:rFonts w:hint="cs"/>
            <w:rtl/>
          </w:rPr>
          <w:delText xml:space="preserve">  </w:delText>
        </w:r>
      </w:del>
      <w:r>
        <w:rPr>
          <w:rFonts w:hint="cs"/>
          <w:rtl/>
        </w:rPr>
        <w:t xml:space="preserve">ומיירי ביולדת זכר מתוך שמונים של נקבה </w:t>
      </w:r>
    </w:p>
    <w:p w:rsidR="00E403F0" w:rsidRPr="00AD695E" w:rsidRDefault="00E403F0" w:rsidP="00E403F0">
      <w:pPr>
        <w:ind w:left="360" w:hanging="360"/>
        <w:rPr>
          <w:rtl/>
        </w:rPr>
      </w:pPr>
      <w:r>
        <w:rPr>
          <w:rFonts w:hint="cs"/>
          <w:rtl/>
        </w:rPr>
        <w:t>ד</w:t>
      </w:r>
      <w:r>
        <w:rPr>
          <w:rtl/>
        </w:rPr>
        <w:t xml:space="preserve">סוף סוף שלמין יומי דקדמאה ועד כאן דבתראה </w:t>
      </w:r>
      <w:r>
        <w:rPr>
          <w:rtl/>
        </w:rPr>
        <w:t xml:space="preserve">לא</w:t>
      </w:r>
      <w:r>
        <w:rPr>
          <w:rtl/>
        </w:rPr>
        <w:t xml:space="preserve"> שלמין, </w:t>
      </w:r>
      <w:ins w:id="90475" w:author="מנוע מכני" w:date="2026-10-11T12:04:39Z">
        <w:r>
          <w:rPr>
            <w:rtl/>
          </w:rPr>
          <w:t xml:space="preserve">שהרי</w:t>
        </w:r>
      </w:ins>
      <w:del w:id="90476" w:author="מנוע מכני" w:date="2026-10-11T12:04:39Z">
        <w:r>
          <w:rPr>
            <w:rtl/>
          </w:rPr>
          <w:delText xml:space="preserve">דהא</w:delText>
        </w:r>
      </w:del>
      <w:r>
        <w:rPr>
          <w:rtl/>
        </w:rPr>
        <w:t xml:space="preserve"> רבנן לולד שני מנו! </w:t>
      </w:r>
    </w:p>
    <w:p>
      <w:pPr>
        <w:pStyle w:val="38"/>
        <w:rPr>
          <w:ins w:id="93526" w:author="מנוע מכני" w:date="2026-10-11T12:04:39Z"/>
        </w:rPr>
      </w:pPr>
      <w:r>
        <w:t xml:space="preserve">אלא</w:t>
      </w:r>
    </w:p>
    <w:p w:rsidR="00E403F0" w:rsidRPr="00AD695E" w:rsidRDefault="00E403F0" w:rsidP="00E403F0">
      <w:pPr>
        <w:rPr>
          <w:rtl/>
        </w:rPr>
      </w:pPr>
      <w:del w:id="93527" w:author="מנוע מכני" w:date="2026-10-11T12:04:39Z">
        <w:r>
          <w:rPr>
            <w:rtl/>
          </w:rPr>
          <w:delText xml:space="preserve"> </w:delText>
        </w:r>
      </w:del>
      <w:r>
        <w:rPr>
          <w:rtl/>
        </w:rPr>
        <w:t xml:space="preserve">משכ</w:t>
      </w:r>
      <w:r>
        <w:rPr>
          <w:rFonts w:hint="cs"/>
          <w:rtl/>
        </w:rPr>
        <w:t>ח</w:t>
      </w:r>
      <w:r>
        <w:rPr>
          <w:rtl/>
        </w:rPr>
        <w:t>"</w:t>
      </w:r>
      <w:r>
        <w:rPr>
          <w:rFonts w:hint="cs"/>
          <w:rtl/>
        </w:rPr>
        <w:t xml:space="preserve">ל </w:t>
      </w:r>
      <w:r>
        <w:rPr>
          <w:rtl/>
        </w:rPr>
        <w:t xml:space="preserve">לרבנן ביולדת תאומים, נקבה </w:t>
      </w:r>
      <w:ins w:id="90073" w:author="Claude - סמנטי" w:date="2026-10-11T12:21:47Z">
        <w:r>
          <w:rPr>
            <w:rtl/>
          </w:rPr>
          <w:t xml:space="preserve">הראשונה</w:t>
        </w:r>
      </w:ins>
      <w:del w:id="90074" w:author="Claude - סמנטי" w:date="2026-10-11T12:21:47Z">
        <w:r>
          <w:rPr>
            <w:rtl/>
          </w:rPr>
          <w:delText xml:space="preserve">קדמייתא</w:delText>
        </w:r>
      </w:del>
      <w:r>
        <w:rPr>
          <w:rtl/>
        </w:rPr>
        <w:t xml:space="preserve"> וזכר בתראה, וכגון דילידתיה לזכר </w:t>
      </w:r>
      <w:r w:rsidRPr="00E87E21">
        <w:rPr>
          <w:spacing w:val="-4"/>
          <w:rtl/>
        </w:rPr>
        <w:t xml:space="preserve">בתראה בעשרים ליומי טהרה, דבעיא מינקט </w:t>
      </w:r>
      <w:ins w:id="91155" w:author="מנוע מכני" w:date="2026-10-11T12:04:39Z">
        <w:r>
          <w:rPr>
            <w:spacing w:val="-4"/>
            <w:rtl/>
          </w:rPr>
          <w:t xml:space="preserve">לו</w:t>
        </w:r>
      </w:ins>
      <w:del w:id="91156" w:author="מנוע מכני" w:date="2026-10-11T12:04:39Z">
        <w:r w:rsidRPr="00E87E21">
          <w:rPr>
            <w:spacing w:val="-4"/>
            <w:rtl/>
          </w:rPr>
          <w:delText xml:space="preserve">ליה</w:delText>
        </w:r>
      </w:del>
      <w:r w:rsidRPr="00E87E21">
        <w:rPr>
          <w:spacing w:val="-4"/>
          <w:rtl/>
        </w:rPr>
        <w:t xml:space="preserve"> שבעה יומי טומאה </w:t>
      </w:r>
      <w:ins w:id="90071" w:author="Claude - סמנטי" w:date="2026-10-11T12:21:47Z">
        <w:r>
          <w:rPr>
            <w:spacing w:val="-4"/>
            <w:rtl/>
          </w:rPr>
          <w:t xml:space="preserve">של לידה</w:t>
        </w:r>
      </w:ins>
      <w:del w:id="90072" w:author="Claude - סמנטי" w:date="2026-10-11T12:21:47Z">
        <w:r w:rsidRPr="00E87E21">
          <w:rPr>
            <w:spacing w:val="-4"/>
            <w:rtl/>
          </w:rPr>
          <w:delText xml:space="preserve">דלידה</w:delText>
        </w:r>
      </w:del>
      <w:r w:rsidRPr="00E87E21">
        <w:rPr>
          <w:spacing w:val="-4"/>
          <w:rtl/>
        </w:rPr>
        <w:t xml:space="preserve"> תאומים נקבה, </w:t>
      </w:r>
    </w:p>
    <w:p>
      <w:pPr>
        <w:pStyle w:val="38"/>
        <w:rPr>
          <w:ins w:id="93528" w:author="מנוע מכני" w:date="2026-10-11T12:04:39Z"/>
        </w:rPr>
      </w:pPr>
      <w:r>
        <w:t xml:space="preserve">וה"ק:</w:t>
      </w:r>
    </w:p>
    <w:p w:rsidR="00E403F0" w:rsidRPr="00AD695E" w:rsidRDefault="00E403F0" w:rsidP="00E403F0">
      <w:pPr>
        <w:rPr>
          <w:rtl/>
        </w:rPr>
      </w:pPr>
      <w:del w:id="93529" w:author="מנוע מכני" w:date="2026-10-11T12:04:39Z">
        <w:r>
          <w:rPr>
            <w:rtl/>
          </w:rPr>
          <w:delText xml:space="preserve"> </w:delText>
        </w:r>
      </w:del>
      <w:r>
        <w:rPr>
          <w:rtl/>
        </w:rPr>
        <w:t xml:space="preserve">יכול </w:t>
      </w:r>
      <w:ins w:id="90477" w:author="מנוע מכני" w:date="2026-10-11T12:04:39Z">
        <w:r>
          <w:rPr>
            <w:rtl/>
          </w:rPr>
          <w:t xml:space="preserve">מקום</w:t>
        </w:r>
      </w:ins>
      <w:del w:id="90478" w:author="מנוע מכני" w:date="2026-10-11T12:04:39Z">
        <w:r>
          <w:rPr>
            <w:rtl/>
          </w:rPr>
          <w:delText xml:space="preserve">היכא</w:delText>
        </w:r>
      </w:del>
      <w:r>
        <w:rPr>
          <w:rtl/>
        </w:rPr>
        <w:t xml:space="preserve"> דילדה תאומים נקבה </w:t>
      </w:r>
      <w:ins w:id="92885" w:author="מנוע מכני" w:date="2026-10-11T12:04:39Z">
        <w:r>
          <w:rPr>
            <w:rtl/>
          </w:rPr>
          <w:t xml:space="preserve">מתחילה</w:t>
        </w:r>
      </w:ins>
      <w:del w:id="92886" w:author="מנוע מכני" w:date="2026-10-11T12:04:39Z">
        <w:r>
          <w:rPr>
            <w:rtl/>
          </w:rPr>
          <w:delText xml:space="preserve">מעיקרא</w:delText>
        </w:r>
      </w:del>
      <w:r>
        <w:rPr>
          <w:rtl/>
        </w:rPr>
        <w:t xml:space="preserve"> וזכר לבסוף, תפסיק טומאה </w:t>
      </w:r>
      <w:ins w:id="90075" w:author="Claude - סמנטי" w:date="2026-10-11T12:21:47Z">
        <w:r>
          <w:rPr>
            <w:rtl/>
          </w:rPr>
          <w:t xml:space="preserve">של לידה</w:t>
        </w:r>
      </w:ins>
      <w:del w:id="90076" w:author="Claude - סמנטי" w:date="2026-10-11T12:21:47Z">
        <w:r>
          <w:rPr>
            <w:rtl/>
          </w:rPr>
          <w:delText xml:space="preserve">דלידה</w:delText>
        </w:r>
      </w:del>
      <w:r>
        <w:rPr>
          <w:rtl/>
        </w:rPr>
        <w:t xml:space="preserve"> במיצעי ונימני לה ששה וששים מפוזרין? </w:t>
      </w:r>
    </w:p>
    <w:p>
      <w:pPr>
        <w:pStyle w:val="38"/>
        <w:rPr>
          <w:ins w:id="93530" w:author="מנוע מכני" w:date="2026-10-11T12:04:39Z"/>
        </w:rPr>
      </w:pPr>
      <w:r>
        <w:t xml:space="preserve">- </w:t>
      </w:r>
      <w:r>
        <w:t xml:space="preserve">ת"ל</w:t>
      </w:r>
      <w:r>
        <w:t xml:space="preserve">:</w:t>
      </w:r>
    </w:p>
    <w:p w:rsidR="00E403F0" w:rsidRPr="00AD695E" w:rsidRDefault="00E403F0" w:rsidP="00E403F0">
      <w:pPr>
        <w:pStyle w:val="affffb"/>
        <w:rPr>
          <w:rtl/>
        </w:rPr>
      </w:pPr>
      <w:del w:id="93531" w:author="מנוע מכני" w:date="2026-10-11T12:04:39Z">
        <w:r>
          <w:rPr>
            <w:rtl/>
          </w:rPr>
          <w:delText xml:space="preserve"> </w:delText>
        </w:r>
      </w:del>
      <w:r>
        <w:rPr>
          <w:rFonts w:hint="cs"/>
          <w:rtl/>
        </w:rPr>
        <w:t>'</w:t>
      </w:r>
      <w:ins w:id="90367" w:author="Claude - סמנטי" w:date="2026-10-11T12:21:47Z">
        <w:r>
          <w:rPr>
            <w:rStyle w:val="afffff0"/>
            <w:rtl/>
          </w:rPr>
          <w:t xml:space="preserve">יוֹם</w:t>
        </w:r>
      </w:ins>
      <w:del w:id="90368" w:author="Claude - סמנטי" w:date="2026-10-11T12:21:47Z">
        <w:r>
          <w:rPr>
            <w:rtl/>
          </w:rPr>
          <w:delText xml:space="preserve">יום</w:delText>
        </w:r>
      </w:del>
      <w:r>
        <w:rPr>
          <w:rFonts w:hint="cs"/>
          <w:rtl/>
        </w:rPr>
        <w:t>'</w:t>
      </w:r>
      <w:r>
        <w:rPr>
          <w:rtl/>
        </w:rPr>
        <w:t>, מה יום כולו רצוף, אף ששים כולם רצופין.</w:t>
      </w:r>
    </w:p>
    <w:p>
      <w:pPr>
        <w:pStyle w:val="38"/>
        <w:rPr>
          <w:ins w:id="93532" w:author="מנוע מכני" w:date="2026-10-11T12:04:39Z"/>
        </w:rPr>
      </w:pPr>
      <w:r w:rsidRPr="00E87E21">
        <w:t xml:space="preserve">אביי, ת"ש:</w:t>
      </w:r>
    </w:p>
    <w:p w:rsidR="00E403F0" w:rsidRPr="00E87E21" w:rsidRDefault="00E403F0" w:rsidP="00E403F0">
      <w:pPr>
        <w:rPr>
          <w:spacing w:val="-6"/>
          <w:rtl/>
        </w:rPr>
      </w:pPr>
      <w:del w:id="93533" w:author="מנוע מכני" w:date="2026-10-11T12:04:39Z">
        <w:r w:rsidRPr="00E87E21">
          <w:rPr>
            <w:spacing w:val="-6"/>
            <w:rtl/>
          </w:rPr>
          <w:delText xml:space="preserve"> </w:delText>
        </w:r>
      </w:del>
      <w:r w:rsidRPr="00E87E21">
        <w:rPr>
          <w:spacing w:val="-6"/>
          <w:rtl/>
        </w:rPr>
        <w:t xml:space="preserve">שלשים - יכול בין רצופין בין מפוזרין? </w:t>
      </w:r>
      <w:r w:rsidRPr="00E87E21">
        <w:rPr>
          <w:spacing w:val="-6"/>
          <w:rtl/>
        </w:rPr>
        <w:t xml:space="preserve">ת"ל</w:t>
      </w:r>
      <w:r w:rsidRPr="00E87E21">
        <w:rPr>
          <w:spacing w:val="-6"/>
          <w:rtl/>
        </w:rPr>
        <w:t xml:space="preserve">: </w:t>
      </w:r>
      <w:r w:rsidRPr="00E87E21">
        <w:rPr>
          <w:b/>
          <w:bCs/>
          <w:spacing w:val="-6"/>
          <w:rtl/>
        </w:rPr>
        <w:t>יום</w:t>
      </w:r>
      <w:r w:rsidRPr="00E87E21">
        <w:rPr>
          <w:spacing w:val="-6"/>
          <w:rtl/>
        </w:rPr>
        <w:t xml:space="preserve">, מה יום כולו רצוף, אף שלשים רצופין</w:t>
      </w:r>
      <w:ins w:id="91825" w:author="מנוע מכני" w:date="2026-10-11T12:04:39Z">
        <w:r>
          <w:rPr>
            <w:spacing w:val="-6"/>
            <w:rtl/>
          </w:rPr>
          <w:t xml:space="preserve">,</w:t>
        </w:r>
      </w:ins>
      <w:del w:id="91826" w:author="מנוע מכני" w:date="2026-10-11T12:04:39Z">
        <w:r w:rsidRPr="00E87E21">
          <w:rPr>
            <w:spacing w:val="-6"/>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י:</w:t>
      </w:r>
    </w:p>
    <w:p w:rsidR="00E403F0" w:rsidRPr="00AD695E" w:rsidRDefault="00E403F0" w:rsidP="00E403F0">
      <w:pPr>
        <w:rPr>
          <w:rtl/>
        </w:rPr>
      </w:pPr>
      <w:r>
        <w:rPr>
          <w:rtl/>
        </w:rPr>
        <w:t xml:space="preserve">אלימא רבנן, ומי </w:t>
      </w:r>
      <w:ins w:id="91157" w:author="מנוע מכני" w:date="2026-10-11T12:04:39Z">
        <w:r>
          <w:rPr>
            <w:rtl/>
          </w:rPr>
          <w:t xml:space="preserve">יש</w:t>
        </w:r>
      </w:ins>
      <w:del w:id="91158" w:author="מנוע מכני" w:date="2026-10-11T12:04:39Z">
        <w:r>
          <w:rPr>
            <w:rtl/>
          </w:rPr>
          <w:delText xml:space="preserve">אית</w:delText>
        </w:r>
      </w:del>
      <w:r>
        <w:rPr>
          <w:rtl/>
        </w:rPr>
        <w:t xml:space="preserve"> </w:t>
      </w:r>
      <w:ins w:id="92199" w:author="מנוע מכני" w:date="2026-10-11T12:04:39Z">
        <w:r>
          <w:rPr>
            <w:rtl/>
          </w:rPr>
          <w:t xml:space="preserve">להם</w:t>
        </w:r>
      </w:ins>
      <w:del w:id="92200" w:author="מנוע מכני" w:date="2026-10-11T12:04:39Z">
        <w:r>
          <w:rPr>
            <w:rtl/>
          </w:rPr>
          <w:delText xml:space="preserve">להו</w:delText>
        </w:r>
      </w:del>
      <w:r>
        <w:rPr>
          <w:rtl/>
        </w:rPr>
        <w:t xml:space="preserve"> לרבנן מפוזרין? הא </w:t>
      </w:r>
      <w:ins w:id="90479" w:author="מנוע מכני" w:date="2026-10-11T12:04:39Z">
        <w:r>
          <w:rPr>
            <w:rtl/>
          </w:rPr>
          <w:t xml:space="preserve">אמרו</w:t>
        </w:r>
      </w:ins>
      <w:del w:id="90480" w:author="מנוע מכני" w:date="2026-10-11T12:04:39Z">
        <w:r>
          <w:rPr>
            <w:rtl/>
          </w:rPr>
          <w:delText xml:space="preserve">אמרי</w:delText>
        </w:r>
      </w:del>
      <w:r>
        <w:rPr>
          <w:rtl/>
        </w:rPr>
        <w:t xml:space="preserve">: רבנן לולד שני מניא! </w:t>
      </w:r>
    </w:p>
    <w:p>
      <w:pPr>
        <w:pStyle w:val="38"/>
        <w:rPr>
          <w:ins w:id="93534" w:author="מנוע מכני" w:date="2026-10-11T12:04:39Z"/>
        </w:rPr>
      </w:pPr>
      <w:r>
        <w:t xml:space="preserve">- </w:t>
      </w:r>
      <w:r>
        <w:t>אלא ר</w:t>
      </w:r>
      <w:r>
        <w:t>"</w:t>
      </w:r>
      <w:r>
        <w:t>י היא וש</w:t>
      </w:r>
      <w:r>
        <w:t>"</w:t>
      </w:r>
      <w:r>
        <w:t>מ</w:t>
      </w:r>
      <w:r>
        <w:t xml:space="preserve">:</w:t>
      </w:r>
    </w:p>
    <w:p w:rsidR="00E403F0" w:rsidRPr="00AD695E" w:rsidRDefault="00E403F0" w:rsidP="00E403F0">
      <w:pPr>
        <w:pStyle w:val="affffb"/>
        <w:rPr>
          <w:rtl/>
        </w:rPr>
      </w:pPr>
      <w:del w:id="93535" w:author="מנוע מכני" w:date="2026-10-11T12:04:39Z">
        <w:r>
          <w:rPr>
            <w:rtl/>
          </w:rPr>
          <w:delText xml:space="preserve"> </w:delText>
        </w:r>
      </w:del>
      <w:r>
        <w:rPr>
          <w:rtl/>
        </w:rPr>
        <w:t xml:space="preserve">חומרא </w:t>
      </w:r>
      <w:ins w:id="91165" w:author="מנוע מכני" w:date="2026-10-11T12:04:39Z">
        <w:r>
          <w:rPr>
            <w:rtl/>
          </w:rPr>
          <w:t xml:space="preserve">יש</w:t>
        </w:r>
      </w:ins>
      <w:del w:id="91166" w:author="מנוע מכני" w:date="2026-10-11T12:04:39Z">
        <w:r>
          <w:rPr>
            <w:rtl/>
          </w:rPr>
          <w:delText xml:space="preserve">אית</w:delText>
        </w:r>
      </w:del>
      <w:r>
        <w:rPr>
          <w:rtl/>
        </w:rPr>
        <w:t xml:space="preserve"> </w:t>
      </w:r>
      <w:ins w:id="91159" w:author="מנוע מכני" w:date="2026-10-11T12:04:39Z">
        <w:r>
          <w:rPr>
            <w:rtl/>
          </w:rPr>
          <w:t xml:space="preserve">לו</w:t>
        </w:r>
      </w:ins>
      <w:del w:id="91160" w:author="מנוע מכני" w:date="2026-10-11T12:04:39Z">
        <w:r>
          <w:rPr>
            <w:rtl/>
          </w:rPr>
          <w:delText xml:space="preserve">ליה</w:delText>
        </w:r>
      </w:del>
      <w:r>
        <w:rPr>
          <w:rtl/>
        </w:rPr>
        <w:t xml:space="preserve">, קולא </w:t>
      </w:r>
      <w:ins w:id="91163" w:author="מנוע מכני" w:date="2026-10-11T12:04:39Z">
        <w:r>
          <w:rPr>
            <w:rtl/>
          </w:rPr>
          <w:t xml:space="preserve">אין</w:t>
        </w:r>
      </w:ins>
      <w:del w:id="91164" w:author="מנוע מכני" w:date="2026-10-11T12:04:39Z">
        <w:r>
          <w:rPr>
            <w:rtl/>
          </w:rPr>
          <w:delText xml:space="preserve">לית</w:delText>
        </w:r>
      </w:del>
      <w:r>
        <w:rPr>
          <w:rtl/>
        </w:rPr>
        <w:t xml:space="preserve"> </w:t>
      </w:r>
      <w:ins w:id="91161" w:author="מנוע מכני" w:date="2026-10-11T12:04:39Z">
        <w:r>
          <w:rPr>
            <w:rtl/>
          </w:rPr>
          <w:t xml:space="preserve">לו</w:t>
        </w:r>
      </w:ins>
      <w:del w:id="91162" w:author="מנוע מכני" w:date="2026-10-11T12:04:39Z">
        <w:r>
          <w:rPr>
            <w:rtl/>
          </w:rPr>
          <w:delText xml:space="preserve">ליה</w:delText>
        </w:r>
      </w:del>
      <w:r>
        <w:rPr>
          <w:rtl/>
        </w:rPr>
        <w:t xml:space="preserve">.</w:t>
      </w:r>
    </w:p>
    <w:p>
      <w:pPr>
        <w:pStyle w:val="38"/>
        <w:rPr>
          <w:ins w:id="93536" w:author="מנוע מכני" w:date="2026-10-11T12:04:39Z"/>
        </w:rPr>
      </w:pPr>
      <w:r>
        <w:t>ועוד א</w:t>
      </w:r>
      <w:r>
        <w:t>ר</w:t>
      </w:r>
      <w:r>
        <w:t>"</w:t>
      </w:r>
      <w:r>
        <w:t>א</w:t>
      </w:r>
      <w:r>
        <w:t xml:space="preserve">, ת"ש:</w:t>
      </w:r>
    </w:p>
    <w:p w:rsidR="00E403F0" w:rsidRPr="00AD695E" w:rsidRDefault="00E403F0" w:rsidP="00E403F0">
      <w:pPr>
        <w:rPr>
          <w:rtl/>
        </w:rPr>
      </w:pPr>
      <w:del w:id="93537" w:author="מנוע מכני" w:date="2026-10-11T12:04:39Z">
        <w:r>
          <w:rPr>
            <w:rtl/>
          </w:rPr>
          <w:delText xml:space="preserve"> </w:delText>
        </w:r>
      </w:del>
      <w:r>
        <w:rPr>
          <w:rFonts w:hint="cs"/>
          <w:rtl/>
        </w:rPr>
        <w:t>'</w:t>
      </w:r>
      <w:ins w:id="90371" w:author="Claude - סמנטי" w:date="2026-10-11T12:21:47Z">
        <w:r>
          <w:rPr>
            <w:rStyle w:val="afffff0"/>
            <w:rtl/>
          </w:rPr>
          <w:t xml:space="preserve">וְשֵׁשֶׁת יָמִים</w:t>
        </w:r>
      </w:ins>
      <w:del w:id="90372" w:author="Claude - סמנטי" w:date="2026-10-11T12:21:47Z">
        <w:r>
          <w:rPr>
            <w:rtl/>
          </w:rPr>
          <w:delText xml:space="preserve">וששת ימים</w:delText>
        </w:r>
      </w:del>
      <w:r>
        <w:rPr>
          <w:rFonts w:hint="cs"/>
          <w:rtl/>
        </w:rPr>
        <w:t>'</w:t>
      </w:r>
      <w:r>
        <w:rPr>
          <w:rtl/>
        </w:rPr>
        <w:t xml:space="preserve"> - יכול בין רצופין ובין מפוזרין? </w:t>
      </w:r>
      <w:r>
        <w:rPr>
          <w:rtl/>
        </w:rPr>
        <w:t xml:space="preserve">ת"ל</w:t>
      </w:r>
      <w:r>
        <w:rPr>
          <w:rtl/>
        </w:rPr>
        <w:t xml:space="preserve">: </w:t>
      </w:r>
      <w:r>
        <w:rPr>
          <w:rFonts w:hint="cs"/>
          <w:rtl/>
        </w:rPr>
        <w:t>'</w:t>
      </w:r>
      <w:ins w:id="90369" w:author="Claude - סמנטי" w:date="2026-10-11T12:21:47Z">
        <w:r>
          <w:rPr>
            <w:rStyle w:val="afffff0"/>
            <w:rtl/>
          </w:rPr>
          <w:t xml:space="preserve">שִׁשִּׁים</w:t>
        </w:r>
      </w:ins>
      <w:del w:id="90370" w:author="Claude - סמנטי" w:date="2026-10-11T12:21:47Z">
        <w:r>
          <w:rPr>
            <w:rtl/>
          </w:rPr>
          <w:delText xml:space="preserve">ששים</w:delText>
        </w:r>
      </w:del>
      <w:r>
        <w:rPr>
          <w:rFonts w:hint="cs"/>
          <w:rtl/>
        </w:rPr>
        <w:t>'</w:t>
      </w:r>
      <w:r>
        <w:rPr>
          <w:rtl/>
        </w:rPr>
        <w:t xml:space="preserve">, מה ששים כולן רצופין, אף ששה כולן רצופין</w:t>
      </w:r>
      <w:ins w:id="91827" w:author="מנוע מכני" w:date="2026-10-11T12:04:39Z">
        <w:r>
          <w:rPr>
            <w:rtl/>
          </w:rPr>
          <w:t xml:space="preserve">,</w:t>
        </w:r>
      </w:ins>
      <w:del w:id="91828" w:author="מנוע מכני" w:date="2026-10-11T12:04:39Z">
        <w:r>
          <w:rPr>
            <w:rtl/>
          </w:rPr>
          <w:delText xml:space="preserve">;</w:delText>
        </w:r>
      </w:del>
    </w:p>
    <w:p w:rsidR="00E403F0" w:rsidRPr="002B4E05" w:rsidRDefault="00E403F0" w:rsidP="00E403F0">
      <w:pPr>
        <w:rPr>
          <w:spacing w:val="-2"/>
          <w:rtl/>
        </w:rPr>
      </w:pPr>
      <w:r w:rsidRPr="002B4E05">
        <w:rPr>
          <w:spacing w:val="-2"/>
          <w:rtl/>
        </w:rPr>
        <w:t xml:space="preserve">מני? אלימא רבנן, מי </w:t>
      </w:r>
      <w:ins w:id="91167" w:author="מנוע מכני" w:date="2026-10-11T12:04:39Z">
        <w:r>
          <w:rPr>
            <w:spacing w:val="-2"/>
            <w:rtl/>
          </w:rPr>
          <w:t xml:space="preserve">יש</w:t>
        </w:r>
      </w:ins>
      <w:del w:id="91168" w:author="מנוע מכני" w:date="2026-10-11T12:04:39Z">
        <w:r w:rsidRPr="002B4E05">
          <w:rPr>
            <w:spacing w:val="-2"/>
            <w:rtl/>
          </w:rPr>
          <w:delText xml:space="preserve">אית</w:delText>
        </w:r>
      </w:del>
      <w:r w:rsidRPr="002B4E05">
        <w:rPr>
          <w:spacing w:val="-2"/>
          <w:rtl/>
        </w:rPr>
        <w:t xml:space="preserve"> </w:t>
      </w:r>
      <w:ins w:id="92201" w:author="מנוע מכני" w:date="2026-10-11T12:04:39Z">
        <w:r>
          <w:rPr>
            <w:spacing w:val="-2"/>
            <w:rtl/>
          </w:rPr>
          <w:t xml:space="preserve">להם</w:t>
        </w:r>
      </w:ins>
      <w:del w:id="92202" w:author="מנוע מכני" w:date="2026-10-11T12:04:39Z">
        <w:r w:rsidRPr="002B4E05">
          <w:rPr>
            <w:spacing w:val="-2"/>
            <w:rtl/>
          </w:rPr>
          <w:delText xml:space="preserve">להו</w:delText>
        </w:r>
      </w:del>
      <w:r w:rsidRPr="002B4E05">
        <w:rPr>
          <w:spacing w:val="-2"/>
          <w:rtl/>
        </w:rPr>
        <w:t xml:space="preserve"> לרבנן מפוזרין? האמרי: רבנן לולד שני מניא! אלא </w:t>
      </w:r>
      <w:ins w:id="90481" w:author="מנוע מכני" w:date="2026-10-11T12:04:39Z">
        <w:r>
          <w:rPr>
            <w:spacing w:val="-2"/>
            <w:rtl/>
          </w:rPr>
          <w:t xml:space="preserve">לא</w:t>
        </w:r>
      </w:ins>
      <w:del w:id="90482" w:author="מנוע מכני" w:date="2026-10-11T12:04:39Z">
        <w:r w:rsidRPr="002B4E05">
          <w:rPr>
            <w:spacing w:val="-2"/>
            <w:rtl/>
          </w:rPr>
          <w:delText xml:space="preserve">לאו</w:delText>
        </w:r>
      </w:del>
      <w:r w:rsidRPr="002B4E05">
        <w:rPr>
          <w:spacing w:val="-2"/>
          <w:rtl/>
        </w:rPr>
        <w:t xml:space="preserve"> </w:t>
      </w:r>
      <w:r w:rsidRPr="002B4E05">
        <w:rPr>
          <w:rStyle w:val="2fb"/>
          <w:spacing w:val="-2"/>
          <w:rtl/>
        </w:rPr>
        <w:t xml:space="preserve">ר"</w:t>
      </w:r>
      <w:r w:rsidRPr="002B4E05">
        <w:rPr>
          <w:rStyle w:val="2fb"/>
          <w:rFonts w:hint="cs"/>
          <w:spacing w:val="-2"/>
          <w:rtl/>
        </w:rPr>
        <w:t xml:space="preserve">י</w:t>
      </w:r>
      <w:r w:rsidRPr="002B4E05">
        <w:rPr>
          <w:rFonts w:hint="cs"/>
          <w:spacing w:val="-2"/>
          <w:rtl/>
        </w:rPr>
        <w:t xml:space="preserve"> היא</w:t>
      </w:r>
      <w:r w:rsidRPr="002B4E05">
        <w:rPr>
          <w:spacing w:val="-2"/>
          <w:rtl/>
        </w:rPr>
        <w:t xml:space="preserve">, </w:t>
      </w:r>
    </w:p>
    <w:p w:rsidR="00E403F0" w:rsidRPr="00AD695E" w:rsidRDefault="00E403F0" w:rsidP="00E403F0">
      <w:pPr>
        <w:rPr>
          <w:rtl/>
        </w:rPr>
      </w:pPr>
      <w:r w:rsidRPr="00217260">
        <w:rPr>
          <w:b/>
          <w:bCs/>
          <w:rtl/>
        </w:rPr>
        <w:t xml:space="preserve">וש"מ: חומרא </w:t>
      </w:r>
      <w:ins w:id="91175" w:author="מנוע מכני" w:date="2026-10-11T12:04:39Z">
        <w:r>
          <w:rPr>
            <w:b/>
            <w:bCs/>
            <w:rtl/>
          </w:rPr>
          <w:t xml:space="preserve">יש</w:t>
        </w:r>
      </w:ins>
      <w:del w:id="91176" w:author="מנוע מכני" w:date="2026-10-11T12:04:39Z">
        <w:r w:rsidRPr="00217260">
          <w:rPr>
            <w:b/>
            <w:bCs/>
            <w:rtl/>
          </w:rPr>
          <w:delText xml:space="preserve">אית</w:delText>
        </w:r>
      </w:del>
      <w:r w:rsidRPr="00217260">
        <w:rPr>
          <w:b/>
          <w:bCs/>
          <w:rtl/>
        </w:rPr>
        <w:t xml:space="preserve"> </w:t>
      </w:r>
      <w:ins w:id="91169" w:author="מנוע מכני" w:date="2026-10-11T12:04:39Z">
        <w:r>
          <w:rPr>
            <w:b/>
            <w:bCs/>
            <w:rtl/>
          </w:rPr>
          <w:t xml:space="preserve">לו</w:t>
        </w:r>
      </w:ins>
      <w:del w:id="91170" w:author="מנוע מכני" w:date="2026-10-11T12:04:39Z">
        <w:r w:rsidRPr="00217260">
          <w:rPr>
            <w:b/>
            <w:bCs/>
            <w:rtl/>
          </w:rPr>
          <w:delText xml:space="preserve">ליה</w:delText>
        </w:r>
      </w:del>
      <w:r w:rsidRPr="00217260">
        <w:rPr>
          <w:b/>
          <w:bCs/>
          <w:rtl/>
        </w:rPr>
        <w:t xml:space="preserve">, קולא </w:t>
      </w:r>
      <w:ins w:id="91173" w:author="מנוע מכני" w:date="2026-10-11T12:04:39Z">
        <w:r>
          <w:rPr>
            <w:b/>
            <w:bCs/>
            <w:rtl/>
          </w:rPr>
          <w:t xml:space="preserve">אין</w:t>
        </w:r>
      </w:ins>
      <w:del w:id="91174" w:author="מנוע מכני" w:date="2026-10-11T12:04:39Z">
        <w:r w:rsidRPr="00217260">
          <w:rPr>
            <w:b/>
            <w:bCs/>
            <w:rtl/>
          </w:rPr>
          <w:delText xml:space="preserve">לית</w:delText>
        </w:r>
      </w:del>
      <w:r w:rsidRPr="00217260">
        <w:rPr>
          <w:b/>
          <w:bCs/>
          <w:rtl/>
        </w:rPr>
        <w:t xml:space="preserve"> </w:t>
      </w:r>
      <w:ins w:id="91171" w:author="מנוע מכני" w:date="2026-10-11T12:04:39Z">
        <w:r>
          <w:rPr>
            <w:b/>
            <w:bCs/>
            <w:rtl/>
          </w:rPr>
          <w:t xml:space="preserve">לו</w:t>
        </w:r>
      </w:ins>
      <w:del w:id="91172" w:author="מנוע מכני" w:date="2026-10-11T12:04:39Z">
        <w:r w:rsidRPr="00217260">
          <w:rPr>
            <w:b/>
            <w:bCs/>
            <w:rtl/>
          </w:rPr>
          <w:delText xml:space="preserve">ליה</w:delText>
        </w:r>
      </w:del>
      <w:r w:rsidRPr="00217260">
        <w:rPr>
          <w:b/>
          <w:bCs/>
          <w:rtl/>
        </w:rPr>
        <w:t xml:space="preserve">, </w:t>
      </w:r>
      <w:r w:rsidRPr="00217260">
        <w:rPr>
          <w:b/>
          <w:bCs/>
          <w:rtl/>
        </w:rPr>
        <w:t xml:space="preserve">ש"מ</w:t>
      </w:r>
      <w:r w:rsidRPr="00217260">
        <w:rPr>
          <w:b/>
          <w:bCs/>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5" w:author="קלוד" w:date="2026-10-11T09:07:19Z"/>
        </w:rPr>
      </w:pPr>
      <w:ins w:id="20144" w:author="קלוד" w:date="2026-10-11T09:07:19Z">
        <w:r>
          <w:t xml:space="preserve">משנה ד</w:t>
        </w:r>
      </w:ins>
    </w:p>
    <w:p w:rsidR="00E403F0" w:rsidRPr="00D65BEC" w:rsidRDefault="00E403F0" w:rsidP="00E403F0">
      <w:pPr>
        <w:pStyle w:val="afff9"/>
        <w:rPr>
          <w:del w:id="20083" w:author="קלוד" w:date="2026-10-11T09:07:19Z"/>
          <w:rtl/>
        </w:rPr>
      </w:pPr>
      <w:del w:id="20082" w:author="קלוד" w:date="2026-10-11T09:07:19Z">
        <w:r w:rsidRPr="00D65BEC">
          <w:rPr>
            <w:rtl/>
          </w:rPr>
          <w:delText xml:space="preserve">מתני'.</w:delText>
        </w:r>
      </w:del>
    </w:p>
    <w:p w:rsidR="00E403F0" w:rsidRPr="00D65BEC" w:rsidRDefault="00E403F0" w:rsidP="00E403F0">
      <w:pPr>
        <w:pStyle w:val="afff9"/>
        <w:spacing w:before="120"/>
        <w:rPr>
          <w:rtl/>
        </w:rPr>
        <w:pPrChange w:id="90009" w:author="קלוד" w:date="2026-10-11T12:09:42Z">
          <w:pPr>
            <w:pStyle w:val="afff9"/>
          </w:pPr>
        </w:pPrChange>
      </w:pPr>
      <w:r w:rsidRPr="00D65BEC">
        <w:rPr>
          <w:rtl/>
        </w:rPr>
        <w:t>אלו מביאין קרבן עולה ויורד: על שמיעת קול, ועל בטוי שפתים, ועל טומאת מקדש וקדשיו, והיולדת, והמצורע.</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47" w:author="קלוד" w:date="2026-10-11T12:26:18Z"/>
        </w:rPr>
      </w:pPr>
      <w:ins w:id="90148" w:author="קלוד" w:date="2026-10-11T12:26:18Z">
        <w:r>
          <w:rPr>
            <w:color w:val="7B3F00"/>
          </w:rPr>
          <w:t xml:space="preserve">עולה ויורד - דלות ועשירות ודלי דלות</w:t>
        </w:r>
      </w:ins>
    </w:p>
    <w:p>
      <w:pPr>
        <w:pStyle w:val="38"/>
        <w:rPr>
          <w:ins w:id="93538" w:author="מנוע מכני" w:date="2026-10-11T12:04:39Z"/>
        </w:rPr>
      </w:pPr>
      <w:r w:rsidRPr="002D69EF">
        <w:t>ת"</w:t>
      </w:r>
      <w:r w:rsidRPr="002D69EF">
        <w:t>ר</w:t>
      </w:r>
      <w:r w:rsidRPr="00A757C8">
        <w:t xml:space="preserve">:</w:t>
      </w:r>
    </w:p>
    <w:p w:rsidR="00E403F0" w:rsidRPr="00AD695E" w:rsidRDefault="00E403F0" w:rsidP="00E403F0">
      <w:pPr>
        <w:rPr>
          <w:rtl/>
        </w:rPr>
      </w:pPr>
      <w:del w:id="93539" w:author="מנוע מכני" w:date="2026-10-11T12:04:39Z">
        <w:r w:rsidRPr="00A757C8">
          <w:rPr>
            <w:rtl/>
          </w:rPr>
          <w:delText xml:space="preserve"> </w:delText>
        </w:r>
      </w:del>
      <w:r w:rsidRPr="00A757C8">
        <w:rPr>
          <w:rtl/>
        </w:rPr>
        <w:t xml:space="preserve">יש מביא בדלות ועשירות, ויש מביא בדלות</w:t>
      </w:r>
      <w:r w:rsidRPr="00A757C8">
        <w:rPr>
          <w:rFonts w:hint="cs"/>
          <w:rtl/>
        </w:rPr>
        <w:t xml:space="preserve"> [תורים ובני יונה]</w:t>
      </w:r>
      <w:r w:rsidRPr="00A757C8">
        <w:rPr>
          <w:rtl/>
        </w:rPr>
        <w:t>, ויש מביא בדלי דלות</w:t>
      </w:r>
      <w:r w:rsidRPr="00A757C8">
        <w:rPr>
          <w:rFonts w:hint="cs"/>
          <w:rtl/>
        </w:rPr>
        <w:t xml:space="preserve"> [עשירית האיפה]</w:t>
      </w:r>
    </w:p>
    <w:p w:rsidR="00E403F0" w:rsidRPr="00AD695E" w:rsidRDefault="00E403F0" w:rsidP="00E403F0">
      <w:pPr>
        <w:ind w:firstLine="113"/>
        <w:rPr>
          <w:rtl/>
        </w:rPr>
      </w:pPr>
      <w:r>
        <w:rPr>
          <w:rtl/>
        </w:rPr>
        <w:t xml:space="preserve">יולדת מביאה בדלות ועשירות, </w:t>
      </w:r>
    </w:p>
    <w:p w:rsidR="00E403F0" w:rsidRPr="00AD695E" w:rsidRDefault="00E403F0" w:rsidP="00E403F0">
      <w:pPr>
        <w:ind w:firstLine="113"/>
        <w:rPr>
          <w:rtl/>
        </w:rPr>
      </w:pPr>
      <w:r>
        <w:rPr>
          <w:rtl/>
        </w:rPr>
        <w:t xml:space="preserve">מצורע מביא בדלות, </w:t>
      </w:r>
    </w:p>
    <w:p w:rsidR="00E403F0" w:rsidRPr="00AD695E" w:rsidRDefault="00E403F0" w:rsidP="00E403F0">
      <w:pPr>
        <w:ind w:firstLine="113"/>
        <w:rPr>
          <w:rtl/>
        </w:rPr>
      </w:pPr>
      <w:r>
        <w:rPr>
          <w:rtl/>
        </w:rPr>
        <w:t>שמיעת הקול ובטוי שפתים וטומאת מקדש וקדשיו - מביאין בדלות ודלי דלות.</w:t>
      </w:r>
    </w:p>
    <w:p>
      <w:pPr>
        <w:pStyle w:val="afffff8"/>
        <w:rPr>
          <w:ins w:id="90145" w:author="קלוד" w:date="2026-10-11T12:26:18Z"/>
        </w:rPr>
      </w:pPr>
      <w:ins w:id="90146" w:author="קלוד" w:date="2026-10-11T12:26:18Z">
        <w:r>
          <w:rPr>
            <w:color w:val="7B3F00"/>
          </w:rPr>
          <w:t xml:space="preserve">אחד תחת אחד ושנים תחת אחד - ולמד לעשירית האיפה בפרוטה</w:t>
        </w:r>
      </w:ins>
    </w:p>
    <w:p>
      <w:pPr>
        <w:pStyle w:val="38"/>
        <w:rPr>
          <w:ins w:id="93541" w:author="מנוע מכני" w:date="2026-10-11T12:04:39Z"/>
        </w:rPr>
      </w:pPr>
      <w:del w:id="93540" w:author="מנוע מכני" w:date="2026-10-11T12:04:39Z">
        <w:r>
          <w:delText xml:space="preserve">•</w:delText>
        </w:r>
      </w:del>
      <w:r>
        <w:t xml:space="preserve"> </w:t>
      </w:r>
      <w:r>
        <w:t xml:space="preserve">תניא</w:t>
      </w:r>
      <w:r>
        <w:t xml:space="preserve"> אידך:</w:t>
      </w:r>
    </w:p>
    <w:p w:rsidR="00E403F0" w:rsidRPr="00AD695E" w:rsidRDefault="00E403F0" w:rsidP="00E403F0">
      <w:pPr>
        <w:rPr>
          <w:rtl/>
        </w:rPr>
      </w:pPr>
      <w:del w:id="93542" w:author="מנוע מכני" w:date="2026-10-11T12:04:39Z">
        <w:r>
          <w:rPr>
            <w:rtl/>
          </w:rPr>
          <w:delText xml:space="preserve"> </w:delText>
        </w:r>
      </w:del>
      <w:r>
        <w:rPr>
          <w:rtl/>
        </w:rPr>
        <w:t xml:space="preserve">יש מביא אחד תחת אחד, יש מביא שנים תחת שנים, יש מביא שנים תחת אחד, </w:t>
      </w:r>
    </w:p>
    <w:p w:rsidR="00E403F0" w:rsidRPr="00AD695E" w:rsidRDefault="00E403F0" w:rsidP="00E403F0">
      <w:pPr>
        <w:rPr>
          <w:rtl/>
        </w:rPr>
      </w:pPr>
      <w:r>
        <w:rPr>
          <w:rtl/>
        </w:rPr>
        <w:t>יש מביא אחד תחת שנים, מכאן אתה למד לעשירית האיפה בפרוטה.</w:t>
      </w:r>
    </w:p>
    <w:p w:rsidR="00E403F0" w:rsidRPr="00AD695E" w:rsidRDefault="00E403F0" w:rsidP="00E403F0">
      <w:pPr>
        <w:rPr>
          <w:rtl/>
        </w:rPr>
      </w:pPr>
      <w:r>
        <w:rPr>
          <w:rtl/>
        </w:rPr>
        <w:t xml:space="preserve">יולדת מביאה אחת תחת אחת, פרידה אחת ועוף תחת כבש </w:t>
      </w:r>
    </w:p>
    <w:p w:rsidR="00E403F0" w:rsidRPr="00AD695E" w:rsidRDefault="00E403F0" w:rsidP="00E403F0">
      <w:pPr>
        <w:rPr>
          <w:rtl/>
        </w:rPr>
      </w:pPr>
      <w:r>
        <w:rPr>
          <w:rtl/>
        </w:rPr>
        <w:t xml:space="preserve">מצורע שתי פרידין תחת שני כבשים</w:t>
      </w:r>
      <w:ins w:id="91829" w:author="מנוע מכני" w:date="2026-10-11T12:04:39Z">
        <w:r>
          <w:rPr>
            <w:rtl/>
          </w:rPr>
          <w:t xml:space="preserve">,</w:t>
        </w:r>
      </w:ins>
      <w:del w:id="91830" w:author="מנוע מכני" w:date="2026-10-11T12:04:39Z">
        <w:r>
          <w:rPr>
            <w:rtl/>
          </w:rPr>
          <w:delText xml:space="preserve">;</w:delText>
        </w:r>
      </w:del>
    </w:p>
    <w:p w:rsidR="00E403F0" w:rsidRPr="00AD695E" w:rsidRDefault="00E403F0" w:rsidP="00E403F0">
      <w:pPr>
        <w:rPr>
          <w:rtl/>
        </w:rPr>
      </w:pPr>
      <w:r>
        <w:rPr>
          <w:rtl/>
        </w:rPr>
        <w:t xml:space="preserve">שמיעת הקול ובטוי שפתים וטומאת מקדש וקדשיו - מביאין ב' פרידין תחת כבשה אחת, </w:t>
      </w:r>
    </w:p>
    <w:p w:rsidR="00E403F0" w:rsidRPr="00AD695E" w:rsidRDefault="00E403F0" w:rsidP="00E403F0">
      <w:pPr>
        <w:rPr>
          <w:rtl/>
        </w:rPr>
      </w:pPr>
      <w:r>
        <w:rPr>
          <w:rtl/>
        </w:rPr>
        <w:tab/>
      </w:r>
      <w:r>
        <w:rPr>
          <w:rtl/>
        </w:rPr>
        <w:tab/>
      </w:r>
      <w:r>
        <w:rPr>
          <w:rtl/>
        </w:rPr>
        <w:tab/>
      </w:r>
      <w:r>
        <w:rPr>
          <w:rtl/>
        </w:rPr>
        <w:tab/>
      </w:r>
      <w:r>
        <w:rPr>
          <w:rtl/>
        </w:rPr>
        <w:tab/>
      </w:r>
      <w:r>
        <w:rPr>
          <w:rtl/>
        </w:rPr>
        <w:tab/>
        <w:t>ומביאין בדלי דלות עשירית האיפה תחת שתי פרידין.</w:t>
      </w:r>
    </w:p>
    <w:p w:rsidR="00E403F0" w:rsidRPr="00AD695E" w:rsidRDefault="00E403F0" w:rsidP="00E403F0">
      <w:pPr>
        <w:rPr>
          <w:rtl/>
        </w:rPr>
      </w:pPr>
      <w:r>
        <w:rPr>
          <w:rtl/>
        </w:rPr>
        <w:t>קתני: מכאן אתה למד לעשירית האיפה שהיא בפרוטה.</w:t>
      </w:r>
    </w:p>
    <w:p w:rsidR="00E403F0" w:rsidRPr="00AD695E" w:rsidRDefault="00E403F0" w:rsidP="00E403F0">
      <w:pPr>
        <w:rPr>
          <w:rtl/>
        </w:rPr>
      </w:pPr>
    </w:p>
    <w:p>
      <w:pPr>
        <w:pStyle w:val="38"/>
        <w:rPr>
          <w:ins w:id="93543" w:author="מנוע מכני" w:date="2026-10-11T12:04:39Z"/>
        </w:rPr>
      </w:pPr>
      <w:r>
        <w:lastRenderedPageBreak/>
        <w:t>מנלן? ד</w:t>
      </w:r>
      <w:r w:rsidRPr="00217260">
        <w:t>ת"ר</w:t>
      </w:r>
      <w:r>
        <w:t xml:space="preserve">:</w:t>
      </w:r>
    </w:p>
    <w:p w:rsidR="00E403F0" w:rsidRPr="00AD695E" w:rsidRDefault="00E403F0" w:rsidP="00E403F0">
      <w:pPr>
        <w:rPr>
          <w:rtl/>
        </w:rPr>
      </w:pPr>
      <w:del w:id="93544" w:author="מנוע מכני" w:date="2026-10-11T12:04:39Z">
        <w:r>
          <w:rPr>
            <w:rtl/>
          </w:rPr>
          <w:delText xml:space="preserve"> </w:delText>
        </w:r>
      </w:del>
      <w:r>
        <w:rPr>
          <w:rtl/>
        </w:rPr>
        <w:t xml:space="preserve">האומר הרי עלי בסלע למזבח - מביא כבש, שאין דבר קרב בסלע אלא כבש</w:t>
      </w:r>
      <w:ins w:id="91831" w:author="מנוע מכני" w:date="2026-10-11T12:04:39Z">
        <w:r>
          <w:rPr>
            <w:rtl/>
          </w:rPr>
          <w:t xml:space="preserve">,</w:t>
        </w:r>
      </w:ins>
      <w:del w:id="91832" w:author="מנוע מכני" w:date="2026-10-11T12:04:39Z">
        <w:r>
          <w:rPr>
            <w:rtl/>
          </w:rPr>
          <w:delText xml:space="preserve">;</w:delText>
        </w:r>
      </w:del>
    </w:p>
    <w:p w:rsidR="00E403F0" w:rsidRPr="00AD695E" w:rsidRDefault="00E403F0" w:rsidP="00E403F0">
      <w:pPr>
        <w:rPr>
          <w:rtl/>
        </w:rPr>
      </w:pPr>
      <w:r>
        <w:rPr>
          <w:rtl/>
        </w:rPr>
        <w:t xml:space="preserve">מדאמר </w:t>
      </w:r>
      <w:ins w:id="91177" w:author="מנוע מכני" w:date="2026-10-11T12:04:39Z">
        <w:r>
          <w:rPr>
            <w:rtl/>
          </w:rPr>
          <w:t xml:space="preserve">התורה</w:t>
        </w:r>
      </w:ins>
      <w:del w:id="91178" w:author="מנוע מכני" w:date="2026-10-11T12:04:39Z">
        <w:r>
          <w:rPr>
            <w:rtl/>
          </w:rPr>
          <w:delText xml:space="preserve">רחמנא</w:delText>
        </w:r>
      </w:del>
      <w:r>
        <w:rPr>
          <w:rtl/>
        </w:rPr>
        <w:t xml:space="preserve">: </w:t>
      </w:r>
      <w:r>
        <w:rPr>
          <w:rFonts w:hint="cs"/>
          <w:rtl/>
        </w:rPr>
        <w:t>'</w:t>
      </w:r>
      <w:r>
        <w:rPr>
          <w:rStyle w:val="afffff0"/>
          <w:rtl/>
        </w:rPr>
        <w:t>איל אשם בכסף שקלים</w:t>
      </w:r>
      <w:r>
        <w:rPr>
          <w:rFonts w:hint="cs"/>
          <w:rtl/>
        </w:rPr>
        <w:t>'</w:t>
      </w:r>
      <w:r>
        <w:rPr>
          <w:rtl/>
        </w:rPr>
        <w:t>, מכלל דכבש בן שנה בסלע, מ</w:t>
      </w:r>
      <w:r>
        <w:rPr>
          <w:rFonts w:hint="cs"/>
          <w:rtl/>
        </w:rPr>
        <w:t>'</w:t>
      </w:r>
      <w:r>
        <w:rPr>
          <w:rStyle w:val="afffff0"/>
          <w:rtl/>
        </w:rPr>
        <w:t>כבש בן שנתו</w:t>
      </w:r>
      <w:r>
        <w:rPr>
          <w:rFonts w:hint="cs"/>
          <w:rtl/>
        </w:rPr>
        <w:t>'</w:t>
      </w:r>
      <w:r>
        <w:rPr>
          <w:rtl/>
        </w:rPr>
        <w:t xml:space="preserve">, ותנן: עמדו קינין בו ביום ברבעתים, </w:t>
      </w:r>
    </w:p>
    <w:p w:rsidR="00E403F0" w:rsidRPr="00AD695E" w:rsidRDefault="00E403F0" w:rsidP="00E403F0">
      <w:pPr>
        <w:rPr>
          <w:rtl/>
        </w:rPr>
      </w:pPr>
      <w:r>
        <w:rPr>
          <w:rtl/>
        </w:rPr>
        <w:t xml:space="preserve">ומדחס </w:t>
      </w:r>
      <w:ins w:id="91179" w:author="מנוע מכני" w:date="2026-10-11T12:04:39Z">
        <w:r>
          <w:rPr>
            <w:rtl/>
          </w:rPr>
          <w:t xml:space="preserve">התורה</w:t>
        </w:r>
      </w:ins>
      <w:del w:id="91180" w:author="מנוע מכני" w:date="2026-10-11T12:04:39Z">
        <w:r>
          <w:rPr>
            <w:rtl/>
          </w:rPr>
          <w:delText xml:space="preserve">רחמנא</w:delText>
        </w:r>
      </w:del>
      <w:r>
        <w:rPr>
          <w:rtl/>
        </w:rPr>
        <w:t xml:space="preserve"> </w:t>
      </w:r>
      <w:ins w:id="91181" w:author="מנוע מכני" w:date="2026-10-11T12:04:39Z">
        <w:r>
          <w:rPr>
            <w:rtl/>
          </w:rPr>
          <w:t xml:space="preserve">עליו</w:t>
        </w:r>
      </w:ins>
      <w:del w:id="91182" w:author="מנוע מכני" w:date="2026-10-11T12:04:39Z">
        <w:r>
          <w:rPr>
            <w:rtl/>
          </w:rPr>
          <w:delText xml:space="preserve">עליה</w:delText>
        </w:r>
      </w:del>
      <w:r>
        <w:rPr>
          <w:rtl/>
        </w:rPr>
        <w:t xml:space="preserve"> דדלות </w:t>
      </w:r>
      <w:ins w:id="90077" w:author="Claude - סמנטי" w:date="2026-10-11T12:21:47Z">
        <w:r>
          <w:rPr>
            <w:rtl/>
          </w:rPr>
          <w:t xml:space="preserve">להיות</w:t>
        </w:r>
      </w:ins>
      <w:del w:id="90078" w:author="Claude - סמנטי" w:date="2026-10-11T12:21:47Z">
        <w:r>
          <w:rPr>
            <w:rtl/>
          </w:rPr>
          <w:delText xml:space="preserve">למיהוי</w:delText>
        </w:r>
      </w:del>
      <w:r>
        <w:rPr>
          <w:rtl/>
        </w:rPr>
        <w:t xml:space="preserve"> חד משית עשר בעשירות, </w:t>
      </w:r>
    </w:p>
    <w:p w:rsidR="00E403F0" w:rsidRPr="00AD695E" w:rsidRDefault="00E403F0" w:rsidP="00E403F0">
      <w:pPr>
        <w:rPr>
          <w:rtl/>
        </w:rPr>
      </w:pPr>
      <w:r>
        <w:rPr>
          <w:rtl/>
        </w:rPr>
        <w:t xml:space="preserve">חס </w:t>
      </w:r>
      <w:ins w:id="91183" w:author="מנוע מכני" w:date="2026-10-11T12:04:39Z">
        <w:r>
          <w:rPr>
            <w:rtl/>
          </w:rPr>
          <w:t xml:space="preserve">התורה</w:t>
        </w:r>
      </w:ins>
      <w:del w:id="91184" w:author="מנוע מכני" w:date="2026-10-11T12:04:39Z">
        <w:r>
          <w:rPr>
            <w:rtl/>
          </w:rPr>
          <w:delText xml:space="preserve">רחמנא</w:delText>
        </w:r>
      </w:del>
      <w:r>
        <w:rPr>
          <w:rtl/>
        </w:rPr>
        <w:t xml:space="preserve"> </w:t>
      </w:r>
      <w:ins w:id="91185" w:author="מנוע מכני" w:date="2026-10-11T12:04:39Z">
        <w:r>
          <w:rPr>
            <w:rtl/>
          </w:rPr>
          <w:t xml:space="preserve">עליו</w:t>
        </w:r>
      </w:ins>
      <w:del w:id="91186" w:author="מנוע מכני" w:date="2026-10-11T12:04:39Z">
        <w:r>
          <w:rPr>
            <w:rtl/>
          </w:rPr>
          <w:delText xml:space="preserve">עליה</w:delText>
        </w:r>
      </w:del>
      <w:r>
        <w:rPr>
          <w:rtl/>
        </w:rPr>
        <w:t xml:space="preserve"> דדלי דלות </w:t>
      </w:r>
      <w:ins w:id="90079" w:author="Claude - סמנטי" w:date="2026-10-11T12:21:47Z">
        <w:r>
          <w:rPr>
            <w:rtl/>
          </w:rPr>
          <w:t xml:space="preserve">להיות</w:t>
        </w:r>
      </w:ins>
      <w:del w:id="90080" w:author="Claude - סמנטי" w:date="2026-10-11T12:21:47Z">
        <w:r>
          <w:rPr>
            <w:rtl/>
          </w:rPr>
          <w:delText xml:space="preserve">למיהוי</w:delText>
        </w:r>
      </w:del>
      <w:r>
        <w:rPr>
          <w:rtl/>
        </w:rPr>
        <w:t xml:space="preserve"> חד משית עשר בדלות, </w:t>
      </w:r>
    </w:p>
    <w:p>
      <w:pPr>
        <w:pStyle w:val="38"/>
        <w:rPr>
          <w:ins w:id="93545" w:author="מנוע מכני" w:date="2026-10-11T12:04:39Z"/>
        </w:rPr>
      </w:pPr>
      <w:r>
        <w:t xml:space="preserve">א"כ</w:t>
      </w:r>
      <w:r>
        <w:t xml:space="preserve"> דלות כמה הויא?</w:t>
      </w:r>
    </w:p>
    <w:p w:rsidR="00E403F0" w:rsidRPr="00AD695E" w:rsidRDefault="00E403F0" w:rsidP="00E403F0">
      <w:pPr>
        <w:rPr>
          <w:rtl/>
        </w:rPr>
      </w:pPr>
      <w:del w:id="93546" w:author="מנוע מכני" w:date="2026-10-11T12:04:39Z">
        <w:r>
          <w:rPr>
            <w:rtl/>
          </w:rPr>
          <w:delText xml:space="preserve"> </w:delText>
        </w:r>
      </w:del>
      <w:r>
        <w:rPr>
          <w:rtl/>
        </w:rPr>
        <w:t xml:space="preserve">ר</w:t>
      </w:r>
      <w:r>
        <w:rPr>
          <w:rFonts w:hint="cs"/>
          <w:rtl/>
        </w:rPr>
        <w:t xml:space="preserve">בע</w:t>
      </w:r>
      <w:ins w:id="91833" w:author="מנוע מכני" w:date="2026-10-11T12:04:39Z">
        <w:r>
          <w:rPr>
            <w:rFonts w:hint="cs"/>
            <w:rtl/>
          </w:rPr>
          <w:t xml:space="preserve"> </w:t>
        </w:r>
      </w:ins>
      <w:del w:id="91834" w:author="מנוע מכני" w:date="2026-10-11T12:04:39Z">
        <w:r>
          <w:rPr>
            <w:rFonts w:hint="cs"/>
            <w:rtl/>
          </w:rPr>
          <w:delText xml:space="preserve">  </w:delText>
        </w:r>
      </w:del>
      <w:r>
        <w:rPr>
          <w:rFonts w:hint="cs"/>
          <w:rtl/>
        </w:rPr>
        <w:t xml:space="preserve">וארבעים ושמונה פריטי </w:t>
      </w:r>
    </w:p>
    <w:p w:rsidR="00E403F0" w:rsidRPr="002B4E05" w:rsidRDefault="00E403F0" w:rsidP="00E403F0">
      <w:pPr>
        <w:rPr>
          <w:spacing w:val="-2"/>
          <w:rtl/>
        </w:rPr>
      </w:pPr>
      <w:r w:rsidRPr="002B4E05">
        <w:rPr>
          <w:spacing w:val="-2"/>
          <w:rtl/>
        </w:rPr>
        <w:t xml:space="preserve">חד משית עשר כמה הוי דדלות? </w:t>
      </w:r>
      <w:ins w:id="91187" w:author="מנוע מכני" w:date="2026-10-11T12:04:39Z">
        <w:r>
          <w:rPr>
            <w:spacing w:val="-2"/>
            <w:rtl/>
          </w:rPr>
          <w:t xml:space="preserve">שלושה</w:t>
        </w:r>
      </w:ins>
      <w:del w:id="91188" w:author="מנוע מכני" w:date="2026-10-11T12:04:39Z">
        <w:r w:rsidRPr="002B4E05">
          <w:rPr>
            <w:spacing w:val="-2"/>
            <w:rtl/>
          </w:rPr>
          <w:delText xml:space="preserve">תלתא</w:delText>
        </w:r>
      </w:del>
      <w:r w:rsidRPr="002B4E05">
        <w:rPr>
          <w:spacing w:val="-2"/>
          <w:rtl/>
        </w:rPr>
        <w:t xml:space="preserve"> פריטי</w:t>
      </w:r>
      <w:r w:rsidRPr="002B4E05">
        <w:rPr>
          <w:rFonts w:hint="cs"/>
          <w:spacing w:val="-2"/>
          <w:rtl/>
        </w:rPr>
        <w:t>,</w:t>
      </w:r>
      <w:r w:rsidRPr="002B4E05">
        <w:rPr>
          <w:spacing w:val="-2"/>
          <w:rtl/>
        </w:rPr>
        <w:t xml:space="preserve"> </w:t>
      </w:r>
      <w:r w:rsidRPr="002B4E05">
        <w:rPr>
          <w:rFonts w:hint="cs"/>
          <w:spacing w:val="-2"/>
          <w:rtl/>
        </w:rPr>
        <w:t>וקתני</w:t>
      </w:r>
      <w:r w:rsidRPr="002B4E05">
        <w:rPr>
          <w:spacing w:val="-2"/>
          <w:rtl/>
        </w:rPr>
        <w:t xml:space="preserve"> מכאן אתה למד לעשירית האיפה בפרוטה.</w:t>
      </w:r>
    </w:p>
    <w:p w:rsidR="00E403F0" w:rsidRPr="00AD695E" w:rsidRDefault="00E403F0" w:rsidP="00E403F0">
      <w:pPr>
        <w:rPr>
          <w:rtl/>
        </w:rPr>
      </w:pPr>
    </w:p>
    <w:p>
      <w:pPr>
        <w:pStyle w:val="38"/>
        <w:rPr>
          <w:ins w:id="93547" w:author="מנוע מכני" w:date="2026-10-11T12:04:39Z"/>
        </w:rPr>
      </w:pPr>
      <w:r>
        <w:t xml:space="preserve">- </w:t>
      </w:r>
      <w:r>
        <w:t xml:space="preserve">אלא</w:t>
      </w:r>
    </w:p>
    <w:p w:rsidR="00E403F0" w:rsidRPr="00AD695E" w:rsidRDefault="00E403F0" w:rsidP="00E403F0">
      <w:pPr>
        <w:pStyle w:val="affffb"/>
        <w:rPr>
          <w:rtl/>
        </w:rPr>
      </w:pPr>
      <w:del w:id="93548" w:author="מנוע מכני" w:date="2026-10-11T12:04:39Z">
        <w:r>
          <w:rPr>
            <w:rFonts w:hint="cs"/>
            <w:rtl/>
          </w:rPr>
          <w:delText xml:space="preserve"> </w:delText>
        </w:r>
      </w:del>
      <w:r>
        <w:rPr>
          <w:rtl/>
        </w:rPr>
        <w:t>תנא מיולדת יליף, ד</w:t>
      </w:r>
      <w:r>
        <w:rPr>
          <w:rFonts w:hint="cs"/>
          <w:rtl/>
        </w:rPr>
        <w:t xml:space="preserve">ביאה </w:t>
      </w:r>
      <w:r>
        <w:rPr>
          <w:rtl/>
        </w:rPr>
        <w:t xml:space="preserve">פרידה אחת תחת כבש, </w:t>
      </w:r>
      <w:ins w:id="90081" w:author="Claude - סמנטי" w:date="2026-10-11T12:21:47Z">
        <w:r>
          <w:rPr>
            <w:rtl/>
          </w:rPr>
          <w:t xml:space="preserve">שהוא</w:t>
        </w:r>
      </w:ins>
      <w:del w:id="90082" w:author="Claude - סמנטי" w:date="2026-10-11T12:21:47Z">
        <w:r>
          <w:rPr>
            <w:rtl/>
          </w:rPr>
          <w:delText xml:space="preserve">דהוי</w:delText>
        </w:r>
      </w:del>
      <w:r>
        <w:rPr>
          <w:rtl/>
        </w:rPr>
        <w:t xml:space="preserve"> חד מ</w:t>
      </w:r>
      <w:r>
        <w:rPr>
          <w:rFonts w:hint="cs"/>
          <w:rtl/>
        </w:rPr>
        <w:t>ל</w:t>
      </w:r>
      <w:r>
        <w:rPr>
          <w:rtl/>
        </w:rPr>
        <w:t>"</w:t>
      </w:r>
      <w:r>
        <w:rPr>
          <w:rFonts w:hint="cs"/>
          <w:rtl/>
        </w:rPr>
        <w:t xml:space="preserve">ב </w:t>
      </w:r>
      <w:r>
        <w:rPr>
          <w:rtl/>
        </w:rPr>
        <w:t>דכבש.</w:t>
      </w:r>
    </w:p>
    <w:p w:rsidR="00E403F0" w:rsidRPr="002B4E05" w:rsidRDefault="00E403F0" w:rsidP="00E403F0">
      <w:pPr>
        <w:rPr>
          <w:rtl/>
        </w:rPr>
      </w:pPr>
      <w:r w:rsidRPr="002B4E05">
        <w:rPr>
          <w:rtl/>
        </w:rPr>
        <w:t>ועד כאן דלי דלות כמה הוי? חד מ</w:t>
      </w:r>
      <w:r w:rsidRPr="002B4E05">
        <w:rPr>
          <w:rFonts w:hint="cs"/>
          <w:rtl/>
        </w:rPr>
        <w:t xml:space="preserve">טז </w:t>
      </w:r>
      <w:r w:rsidRPr="002B4E05">
        <w:rPr>
          <w:rtl/>
        </w:rPr>
        <w:t xml:space="preserve">בדלות, דמהיכא יליף? מכבש ואיל, עד כאן פרוטה ופלגא הוי! </w:t>
      </w:r>
    </w:p>
    <w:p>
      <w:pPr>
        <w:pStyle w:val="38"/>
        <w:rPr>
          <w:ins w:id="93549" w:author="מנוע מכני" w:date="2026-10-11T12:04:39Z"/>
        </w:rPr>
      </w:pPr>
      <w:del w:id="94496" w:author="מנוע מכני" w:date="2026-10-11T12:04:39Z">
        <w:r>
          <w:delText xml:space="preserve">אמר </w:delText>
        </w:r>
      </w:del>
      <w:r>
        <w:t xml:space="preserve">רבא:</w:t>
      </w:r>
    </w:p>
    <w:p w:rsidR="00E403F0" w:rsidRPr="00AD695E" w:rsidRDefault="00E403F0" w:rsidP="00E403F0">
      <w:pPr>
        <w:rPr>
          <w:rtl/>
        </w:rPr>
      </w:pPr>
      <w:del w:id="93550" w:author="מנוע מכני" w:date="2026-10-11T12:04:39Z">
        <w:r>
          <w:rPr>
            <w:rtl/>
          </w:rPr>
          <w:delText xml:space="preserve"> </w:delText>
        </w:r>
      </w:del>
      <w:r>
        <w:rPr>
          <w:rtl/>
        </w:rPr>
        <w:t xml:space="preserve">כולה </w:t>
      </w:r>
      <w:ins w:id="90483" w:author="מנוע מכני" w:date="2026-10-11T12:04:39Z">
        <w:r>
          <w:rPr>
            <w:rtl/>
          </w:rPr>
          <w:t xml:space="preserve">דבר</w:t>
        </w:r>
      </w:ins>
      <w:del w:id="90484" w:author="מנוע מכני" w:date="2026-10-11T12:04:39Z">
        <w:r>
          <w:rPr>
            <w:rtl/>
          </w:rPr>
          <w:delText xml:space="preserve">מילתא</w:delText>
        </w:r>
      </w:del>
      <w:r>
        <w:rPr>
          <w:rtl/>
        </w:rPr>
        <w:t xml:space="preserve"> מיולדת יליף, וה"ק: מדחס </w:t>
      </w:r>
      <w:ins w:id="91189" w:author="מנוע מכני" w:date="2026-10-11T12:04:39Z">
        <w:r>
          <w:rPr>
            <w:rtl/>
          </w:rPr>
          <w:t xml:space="preserve">התורה</w:t>
        </w:r>
      </w:ins>
      <w:del w:id="91190" w:author="מנוע מכני" w:date="2026-10-11T12:04:39Z">
        <w:r>
          <w:rPr>
            <w:rtl/>
          </w:rPr>
          <w:delText xml:space="preserve">רחמנא</w:delText>
        </w:r>
      </w:del>
      <w:r>
        <w:rPr>
          <w:rtl/>
        </w:rPr>
        <w:t xml:space="preserve"> </w:t>
      </w:r>
      <w:ins w:id="91191" w:author="מנוע מכני" w:date="2026-10-11T12:04:39Z">
        <w:r>
          <w:rPr>
            <w:rtl/>
          </w:rPr>
          <w:t xml:space="preserve">עליו</w:t>
        </w:r>
      </w:ins>
      <w:del w:id="91192" w:author="מנוע מכני" w:date="2026-10-11T12:04:39Z">
        <w:r>
          <w:rPr>
            <w:rtl/>
          </w:rPr>
          <w:delText xml:space="preserve">עליה</w:delText>
        </w:r>
      </w:del>
      <w:r>
        <w:rPr>
          <w:rtl/>
        </w:rPr>
        <w:t xml:space="preserve"> דדלות ל</w:t>
      </w:r>
      <w:r>
        <w:rPr>
          <w:rFonts w:hint="cs"/>
          <w:rtl/>
        </w:rPr>
        <w:t>היות אחד מל</w:t>
      </w:r>
      <w:r>
        <w:rPr>
          <w:rtl/>
        </w:rPr>
        <w:t>"</w:t>
      </w:r>
      <w:r>
        <w:rPr>
          <w:rFonts w:hint="cs"/>
          <w:rtl/>
        </w:rPr>
        <w:t xml:space="preserve">ב בעשירות והיינו יולדת, וכן חס על דלי דלות להיות אחד מל'ב בדלות </w:t>
      </w:r>
    </w:p>
    <w:p w:rsidR="00E403F0" w:rsidRPr="00AD695E" w:rsidRDefault="00E403F0" w:rsidP="00E403F0">
      <w:pPr>
        <w:rPr>
          <w:rtl/>
        </w:rPr>
      </w:pPr>
      <w:r w:rsidRPr="00217260">
        <w:rPr>
          <w:b/>
          <w:bCs/>
          <w:rtl/>
        </w:rPr>
        <w:t>א"ה, רבע דפרוטה הוי!</w:t>
      </w:r>
      <w:r>
        <w:rPr>
          <w:rtl/>
        </w:rPr>
        <w:t xml:space="preserve"> </w:t>
      </w:r>
      <w:r>
        <w:rPr>
          <w:rtl/>
        </w:rPr>
        <w:t xml:space="preserve">ה"נ</w:t>
      </w:r>
      <w:r>
        <w:rPr>
          <w:rtl/>
        </w:rPr>
        <w:t xml:space="preserve">, אלא </w:t>
      </w:r>
      <w:ins w:id="90485" w:author="מנוע מכני" w:date="2026-10-11T12:04:39Z">
        <w:r>
          <w:rPr>
            <w:rtl/>
          </w:rPr>
          <w:t xml:space="preserve">דלא</w:t>
        </w:r>
      </w:ins>
      <w:del w:id="90486" w:author="מנוע מכני" w:date="2026-10-11T12:04:39Z">
        <w:r>
          <w:rPr>
            <w:rtl/>
          </w:rPr>
          <w:delText xml:space="preserve">דלאו</w:delText>
        </w:r>
      </w:del>
      <w:r>
        <w:rPr>
          <w:rtl/>
        </w:rPr>
        <w:t xml:space="preserve"> אורח ארעא ל</w:t>
      </w:r>
      <w:r>
        <w:rPr>
          <w:rFonts w:hint="cs"/>
          <w:rtl/>
        </w:rPr>
        <w:t xml:space="preserve">הביא</w:t>
      </w:r>
      <w:ins w:id="91835" w:author="מנוע מכני" w:date="2026-10-11T12:04:39Z">
        <w:r>
          <w:rPr>
            <w:rFonts w:hint="cs"/>
            <w:rtl/>
          </w:rPr>
          <w:t xml:space="preserve"> </w:t>
        </w:r>
      </w:ins>
      <w:del w:id="91836" w:author="מנוע מכני" w:date="2026-10-11T12:04:39Z">
        <w:r>
          <w:rPr>
            <w:rFonts w:hint="cs"/>
            <w:rtl/>
          </w:rPr>
          <w:delText xml:space="preserve"> </w:delText>
        </w:r>
        <w:r>
          <w:rPr>
            <w:rtl/>
          </w:rPr>
          <w:delText xml:space="preserve"> </w:delText>
        </w:r>
      </w:del>
      <w:r>
        <w:rPr>
          <w:rtl/>
        </w:rPr>
        <w:t xml:space="preserve">פחות מפרוטה למקום.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7" w:author="קלוד" w:date="2026-10-11T09:07:19Z"/>
        </w:rPr>
      </w:pPr>
      <w:ins w:id="20146" w:author="קלוד" w:date="2026-10-11T09:07:19Z">
        <w:r>
          <w:t xml:space="preserve">משנה ד</w:t>
        </w:r>
      </w:ins>
    </w:p>
    <w:p w:rsidR="00E403F0" w:rsidRPr="00D65BEC" w:rsidRDefault="00E403F0" w:rsidP="00E403F0">
      <w:pPr>
        <w:pStyle w:val="afff9"/>
        <w:rPr>
          <w:del w:id="20085" w:author="קלוד" w:date="2026-10-11T09:07:19Z"/>
          <w:rtl/>
        </w:rPr>
      </w:pPr>
      <w:del w:id="20084" w:author="קלוד" w:date="2026-10-11T09:07:19Z">
        <w:r w:rsidRPr="00D65BEC">
          <w:rPr>
            <w:rtl/>
          </w:rPr>
          <w:delText xml:space="preserve">מתני'.</w:delText>
        </w:r>
      </w:del>
    </w:p>
    <w:p w:rsidR="00E403F0" w:rsidRPr="00D65BEC" w:rsidRDefault="00E403F0" w:rsidP="00E403F0">
      <w:pPr>
        <w:pStyle w:val="afff9"/>
        <w:spacing w:before="120"/>
        <w:rPr>
          <w:rtl/>
        </w:rPr>
        <w:pPrChange w:id="90010" w:author="קלוד" w:date="2026-10-11T12:09:42Z">
          <w:pPr>
            <w:pStyle w:val="afff9"/>
          </w:pPr>
        </w:pPrChange>
      </w:pPr>
      <w:r w:rsidRPr="00D65BEC">
        <w:rPr>
          <w:rtl/>
        </w:rPr>
        <w:t xml:space="preserve">מה בין שפחה לבין כל העריות? </w:t>
      </w:r>
    </w:p>
    <w:p w:rsidR="00E403F0" w:rsidRPr="00D65BEC" w:rsidRDefault="00E403F0" w:rsidP="00E403F0">
      <w:pPr>
        <w:pStyle w:val="afff9"/>
        <w:rPr>
          <w:rtl/>
        </w:rPr>
      </w:pPr>
      <w:r w:rsidRPr="00D65BEC">
        <w:rPr>
          <w:rtl/>
        </w:rPr>
        <w:t>שלא שוותה להן לא בעונש ולא בקרבן, שכל העריות בחטאת, ושפחה באשם;</w:t>
      </w:r>
    </w:p>
    <w:p w:rsidR="00E403F0" w:rsidRPr="00D65BEC" w:rsidRDefault="00E403F0" w:rsidP="00E403F0">
      <w:pPr>
        <w:pStyle w:val="afff9"/>
        <w:rPr>
          <w:rtl/>
        </w:rPr>
      </w:pPr>
      <w:r w:rsidRPr="00D65BEC">
        <w:rPr>
          <w:rtl/>
        </w:rPr>
        <w:t xml:space="preserve">כל העריות אחד האיש ואחד האשה שוין במכות ובקרבן, </w:t>
      </w:r>
    </w:p>
    <w:p w:rsidR="00E403F0" w:rsidRPr="00D65BEC" w:rsidRDefault="00E403F0" w:rsidP="00E403F0">
      <w:pPr>
        <w:pStyle w:val="afff9"/>
        <w:rPr>
          <w:rtl/>
        </w:rPr>
      </w:pPr>
      <w:r w:rsidRPr="00D65BEC">
        <w:rPr>
          <w:rtl/>
        </w:rPr>
        <w:t>ובשפחה לא השוה לא האיש לאשה במכות, ולא השוה אשה לאיש בקרבן;</w:t>
      </w:r>
    </w:p>
    <w:p w:rsidR="00E403F0" w:rsidRPr="00D65BEC" w:rsidRDefault="00E403F0" w:rsidP="00E403F0">
      <w:pPr>
        <w:pStyle w:val="afff9"/>
        <w:rPr>
          <w:rtl/>
        </w:rPr>
      </w:pPr>
    </w:p>
    <w:p w:rsidR="00E403F0" w:rsidRPr="00D65BEC" w:rsidRDefault="00E403F0" w:rsidP="00E403F0">
      <w:pPr>
        <w:pStyle w:val="afff9"/>
        <w:rPr>
          <w:rtl/>
        </w:rPr>
      </w:pPr>
      <w:r w:rsidRPr="00D65BEC">
        <w:rPr>
          <w:rtl/>
        </w:rPr>
        <w:t>כל העריות עשה בהן את המערה כגומר, וחייב על כל ביאה וביאה.</w:t>
      </w:r>
    </w:p>
    <w:p w:rsidR="00E403F0" w:rsidRPr="00AD695E" w:rsidRDefault="00E403F0" w:rsidP="00E403F0">
      <w:pPr>
        <w:pStyle w:val="afff3"/>
        <w:framePr w:wrap="around"/>
        <w:spacing w:line="240" w:lineRule="exact"/>
        <w:rPr>
          <w:rtl/>
        </w:rPr>
      </w:pPr>
      <w:r w:rsidRPr="009239E9">
        <w:rPr>
          <w:rFonts w:hint="cs"/>
          <w:szCs w:val="18"/>
          <w:rtl/>
        </w:rPr>
        <w:t>יא.</w:t>
      </w:r>
    </w:p>
    <w:p>
      <w:pPr>
        <w:pStyle w:val="MishnaBatzad"/>
        <w:rPr>
          <w:ins w:id="20149" w:author="קלוד" w:date="2026-10-11T09:07:19Z"/>
        </w:rPr>
      </w:pPr>
      <w:ins w:id="20148" w:author="קלוד" w:date="2026-10-11T09:07:19Z">
        <w:r>
          <w:t xml:space="preserve">משנה ד</w:t>
        </w:r>
      </w:ins>
    </w:p>
    <w:p w:rsidR="00E403F0" w:rsidRPr="00D65BEC" w:rsidRDefault="00E403F0" w:rsidP="00E403F0">
      <w:pPr>
        <w:pStyle w:val="afff9"/>
        <w:rPr>
          <w:rtl/>
        </w:rPr>
      </w:pPr>
      <w:r w:rsidRPr="00D65BEC">
        <w:rPr>
          <w:rtl/>
        </w:rPr>
        <w:t>זו חומר החמיר בשפחה, שעשה בה את המזיד כשוגג.</w:t>
      </w:r>
    </w:p>
    <w:p w:rsidR="00E403F0" w:rsidRPr="00D65BEC" w:rsidRDefault="00E403F0" w:rsidP="00E403F0">
      <w:pPr>
        <w:pStyle w:val="afff9"/>
        <w:rPr>
          <w:rtl/>
        </w:rPr>
      </w:pPr>
      <w:r w:rsidRPr="00D65BEC">
        <w:rPr>
          <w:rtl/>
        </w:rPr>
        <w:t xml:space="preserve">איזו שפחה? </w:t>
      </w:r>
      <w:r>
        <w:rPr>
          <w:rFonts w:hint="cs"/>
          <w:rtl/>
        </w:rPr>
        <w:t xml:space="preserve">ל</w:t>
      </w:r>
      <w:r>
        <w:rPr>
          <w:rStyle w:val="TanaimMishna"/>
          <w:rFonts w:hint="cs"/>
          <w:rtl/>
          <w:rPrChange w:id="20005" w:author="קלוד" w:date="2026-10-11T09:07:19Z">
            <w:rPr>
              <w:rFonts w:hint="cs"/>
              <w:rtl/>
            </w:rPr>
          </w:rPrChange>
        </w:rPr>
        <w:t xml:space="preserve">ר'י</w:t>
      </w:r>
      <w:r>
        <w:rPr>
          <w:rFonts w:hint="cs"/>
          <w:rtl/>
        </w:rPr>
        <w:t xml:space="preserve"> </w:t>
      </w:r>
      <w:r w:rsidRPr="00D65BEC">
        <w:rPr>
          <w:rtl/>
        </w:rPr>
        <w:t xml:space="preserve">כל שחציה שפחה וחציה בת חורין, </w:t>
      </w:r>
      <w:r w:rsidRPr="00D65BEC">
        <w:rPr>
          <w:rFonts w:hint="cs"/>
          <w:rtl/>
        </w:rPr>
        <w:t>ד</w:t>
      </w:r>
      <w:r w:rsidRPr="00D65BEC">
        <w:rPr>
          <w:rtl/>
        </w:rPr>
        <w:t xml:space="preserve">והפדה לא נפדתה, </w:t>
      </w:r>
    </w:p>
    <w:p w:rsidR="00E403F0" w:rsidRPr="00D65BEC" w:rsidRDefault="00E403F0" w:rsidP="00E403F0">
      <w:pPr>
        <w:pStyle w:val="afff9"/>
        <w:rPr>
          <w:rtl/>
        </w:rPr>
      </w:pPr>
      <w:r>
        <w:rPr>
          <w:rStyle w:val="TanaimMishna"/>
          <w:rtl/>
          <w:rPrChange w:id="95555" w:author="Claude" w:date="2026-10-11T09:07:45Z">
            <w:rPr>
              <w:rtl/>
            </w:rPr>
          </w:rPrChange>
        </w:rPr>
        <w:t xml:space="preserve">ר' ישמעאל</w:t>
      </w:r>
      <w:r>
        <w:rPr>
          <w:rtl/>
        </w:rPr>
        <w:t xml:space="preserve"> אומר</w:t>
      </w:r>
      <w:r>
        <w:rPr>
          <w:rStyle w:val="TanaimMishna"/>
          <w:rtl/>
          <w:rPrChange w:id="95556" w:author="Claude" w:date="2026-10-11T09:07:45Z">
            <w:rPr>
              <w:rtl/>
            </w:rPr>
          </w:rPrChange>
        </w:rPr>
        <w:t xml:space="preserve">:</w:t>
      </w:r>
      <w:r>
        <w:rPr>
          <w:rtl/>
        </w:rPr>
        <w:t xml:space="preserve"> זו היא שפחה ודאית;</w:t>
      </w:r>
    </w:p>
    <w:p w:rsidR="00E403F0" w:rsidRPr="00D65BEC" w:rsidRDefault="00E403F0" w:rsidP="00E403F0">
      <w:pPr>
        <w:pStyle w:val="afff9"/>
        <w:rPr>
          <w:rtl/>
        </w:rPr>
      </w:pPr>
      <w:r>
        <w:rPr>
          <w:rStyle w:val="TanaimMishna"/>
          <w:rtl/>
          <w:rPrChange w:id="95557" w:author="Claude" w:date="2026-10-11T09:07:45Z">
            <w:rPr>
              <w:rtl/>
            </w:rPr>
          </w:rPrChange>
        </w:rPr>
        <w:t xml:space="preserve">ר' אליעזר</w:t>
      </w:r>
      <w:r>
        <w:rPr>
          <w:rtl/>
        </w:rPr>
        <w:t xml:space="preserve"> בן יעקב אומר: כל עריות מפורשות, ושיור, אין לנו אלא חציה שפחה וחציה בת חורין.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43" w:author="קלוד" w:date="2026-10-11T12:26:18Z"/>
        </w:rPr>
      </w:pPr>
      <w:ins w:id="90144" w:author="קלוד" w:date="2026-10-11T12:26:18Z">
        <w:r>
          <w:rPr>
            <w:color w:val="7B3F00"/>
          </w:rPr>
          <w:t xml:space="preserve">שפחה חרופה - היא לוקה והוא אינו לוקה</w:t>
        </w:r>
      </w:ins>
    </w:p>
    <w:p w:rsidR="00E403F0" w:rsidRPr="00AD695E" w:rsidRDefault="00E403F0" w:rsidP="00E403F0">
      <w:pPr>
        <w:rPr>
          <w:rtl/>
        </w:rPr>
      </w:pPr>
      <w:r>
        <w:rPr>
          <w:rtl/>
        </w:rPr>
        <w:t xml:space="preserve">מנלן דהיא לקי והוא </w:t>
      </w:r>
      <w:r>
        <w:rPr>
          <w:rtl/>
        </w:rPr>
        <w:t xml:space="preserve">לא</w:t>
      </w:r>
      <w:r>
        <w:rPr>
          <w:rtl/>
        </w:rPr>
        <w:t xml:space="preserve"> לקי? ד</w:t>
      </w:r>
      <w:r w:rsidRPr="00217260">
        <w:rPr>
          <w:b/>
          <w:bCs/>
          <w:rtl/>
        </w:rPr>
        <w:t>תנו רבנן</w:t>
      </w:r>
      <w:r>
        <w:rPr>
          <w:rtl/>
        </w:rPr>
        <w:t xml:space="preserve">: </w:t>
      </w:r>
      <w:r>
        <w:rPr>
          <w:rFonts w:hint="cs"/>
          <w:rtl/>
        </w:rPr>
        <w:t>'</w:t>
      </w:r>
      <w:ins w:id="90373" w:author="Claude - סמנטי" w:date="2026-10-11T12:21:47Z">
        <w:r>
          <w:rPr>
            <w:rStyle w:val="afffff0"/>
            <w:rtl/>
          </w:rPr>
          <w:t xml:space="preserve">בִּקּוֹרֶת תִּהְיֶה</w:t>
        </w:r>
      </w:ins>
      <w:del w:id="90374" w:author="Claude - סמנטי" w:date="2026-10-11T12:21:47Z">
        <w:r>
          <w:rPr>
            <w:rtl/>
          </w:rPr>
          <w:delText xml:space="preserve">בקורת תהיה</w:delText>
        </w:r>
      </w:del>
      <w:r>
        <w:rPr>
          <w:rFonts w:hint="cs"/>
          <w:rtl/>
        </w:rPr>
        <w:t>'</w:t>
      </w:r>
      <w:r>
        <w:rPr>
          <w:rtl/>
        </w:rPr>
        <w:t xml:space="preserve"> - מלמד שהיא לוקה</w:t>
      </w:r>
      <w:ins w:id="91837" w:author="מנוע מכני" w:date="2026-10-11T12:04:39Z">
        <w:r>
          <w:rPr>
            <w:rtl/>
          </w:rPr>
          <w:t xml:space="preserve">,</w:t>
        </w:r>
      </w:ins>
      <w:del w:id="91838" w:author="מנוע מכני" w:date="2026-10-11T12:04:39Z">
        <w:r>
          <w:rPr>
            <w:rtl/>
          </w:rPr>
          <w:delText xml:space="preserve">;</w:delText>
        </w:r>
      </w:del>
    </w:p>
    <w:p w:rsidR="00E403F0" w:rsidRPr="00AD695E" w:rsidRDefault="00E403F0" w:rsidP="00E403F0">
      <w:pPr>
        <w:rPr>
          <w:rtl/>
        </w:rPr>
      </w:pPr>
      <w:r>
        <w:rPr>
          <w:rtl/>
        </w:rPr>
        <w:t xml:space="preserve">יכול שניהן לוקין? </w:t>
      </w:r>
      <w:r>
        <w:rPr>
          <w:rtl/>
        </w:rPr>
        <w:t xml:space="preserve">ת"ל</w:t>
      </w:r>
      <w:r>
        <w:rPr>
          <w:rtl/>
        </w:rPr>
        <w:t xml:space="preserve">: </w:t>
      </w:r>
      <w:r>
        <w:rPr>
          <w:rFonts w:hint="cs"/>
          <w:rtl/>
        </w:rPr>
        <w:t>'</w:t>
      </w:r>
      <w:ins w:id="90375" w:author="Claude - סמנטי" w:date="2026-10-11T12:21:47Z">
        <w:r>
          <w:rPr>
            <w:rStyle w:val="afffff0"/>
            <w:rtl/>
          </w:rPr>
          <w:t xml:space="preserve">תִּהְיֶה</w:t>
        </w:r>
      </w:ins>
      <w:del w:id="90376" w:author="Claude - סמנטי" w:date="2026-10-11T12:21:47Z">
        <w:r>
          <w:rPr>
            <w:rtl/>
          </w:rPr>
          <w:delText xml:space="preserve">תהיה</w:delText>
        </w:r>
      </w:del>
      <w:r>
        <w:rPr>
          <w:rFonts w:hint="cs"/>
          <w:rtl/>
        </w:rPr>
        <w:t>'</w:t>
      </w:r>
      <w:r>
        <w:rPr>
          <w:rtl/>
        </w:rPr>
        <w:t>, היא לוקה והוא אינו לוקה.</w:t>
      </w:r>
    </w:p>
    <w:p>
      <w:pPr>
        <w:pStyle w:val="38"/>
        <w:rPr>
          <w:ins w:id="93551" w:author="מנוע מכני" w:date="2026-10-11T12:04:39Z"/>
        </w:rPr>
      </w:pPr>
      <w:r w:rsidRPr="002B4E05">
        <w:t xml:space="preserve">בקורת תהיה </w:t>
      </w:r>
      <w:r w:rsidRPr="002B4E05">
        <w:t>–</w:t>
      </w:r>
      <w:r w:rsidRPr="002B4E05">
        <w:t xml:space="preserve"> ארי</w:t>
      </w:r>
      <w:r w:rsidRPr="002B4E05">
        <w:t>"</w:t>
      </w:r>
      <w:r w:rsidRPr="002B4E05">
        <w:t>צ</w:t>
      </w:r>
      <w:r w:rsidRPr="002B4E05">
        <w:t xml:space="preserve">:</w:t>
      </w:r>
    </w:p>
    <w:p w:rsidR="00E403F0" w:rsidRPr="002B4E05" w:rsidRDefault="00E403F0" w:rsidP="00E403F0">
      <w:pPr>
        <w:rPr>
          <w:spacing w:val="-2"/>
          <w:rtl/>
        </w:rPr>
      </w:pPr>
      <w:del w:id="93552" w:author="מנוע מכני" w:date="2026-10-11T12:04:39Z">
        <w:r w:rsidRPr="002B4E05">
          <w:rPr>
            <w:spacing w:val="-2"/>
            <w:rtl/>
          </w:rPr>
          <w:delText xml:space="preserve"> </w:delText>
        </w:r>
      </w:del>
      <w:r w:rsidRPr="002B4E05">
        <w:rPr>
          <w:spacing w:val="-2"/>
          <w:rtl/>
        </w:rPr>
        <w:t xml:space="preserve">תהא בקראי, כדתניא: גדול הדיינין מקרא, שני מונה, שלישי אומר הכהו.</w:t>
      </w:r>
    </w:p>
    <w:p>
      <w:pPr>
        <w:pStyle w:val="38"/>
        <w:rPr>
          <w:ins w:id="93553" w:author="מנוע מכני" w:date="2026-10-11T12:04:39Z"/>
        </w:rPr>
      </w:pPr>
      <w:r>
        <w:tab/>
      </w:r>
      <w:r>
        <w:tab/>
      </w:r>
      <w:del w:id="90047" w:author="מנוע מכני" w:date="2026-10-11T12:04:39Z">
        <w:r>
          <w:delText xml:space="preserve">   </w:delText>
        </w:r>
      </w:del>
      <w:r>
        <w:t xml:space="preserve">רב אשי</w:t>
      </w:r>
      <w:r>
        <w:t xml:space="preserve">:</w:t>
      </w:r>
    </w:p>
    <w:p w:rsidR="00E403F0" w:rsidRPr="00AD695E" w:rsidRDefault="00E403F0" w:rsidP="00E403F0">
      <w:pPr>
        <w:rPr>
          <w:rtl/>
        </w:rPr>
      </w:pPr>
      <w:del w:id="93554" w:author="מנוע מכני" w:date="2026-10-11T12:04:39Z">
        <w:r>
          <w:rPr>
            <w:rtl/>
          </w:rPr>
          <w:delText xml:space="preserve"> </w:delText>
        </w:r>
      </w:del>
      <w:r>
        <w:rPr>
          <w:rtl/>
        </w:rPr>
        <w:t xml:space="preserve">בביקור תהיה, כדתנן: אין אומדין אותו אלא מכות הראוין להשתלש.</w:t>
      </w:r>
    </w:p>
    <w:p w:rsidR="00E403F0" w:rsidRPr="00AD695E" w:rsidRDefault="00E403F0" w:rsidP="00E403F0">
      <w:pPr>
        <w:rPr>
          <w:rtl/>
        </w:rPr>
      </w:pPr>
    </w:p>
    <w:p>
      <w:pPr>
        <w:pStyle w:val="38"/>
        <w:rPr>
          <w:ins w:id="93556" w:author="מנוע מכני" w:date="2026-10-11T12:04:39Z"/>
        </w:rPr>
      </w:pPr>
      <w:del w:id="93555"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557" w:author="מנוע מכני" w:date="2026-10-11T12:04:39Z">
        <w:r>
          <w:rPr>
            <w:rtl/>
          </w:rPr>
          <w:delText xml:space="preserve"> </w:delText>
        </w:r>
      </w:del>
      <w:r>
        <w:rPr>
          <w:rtl/>
        </w:rPr>
        <w:t xml:space="preserve">בזמן שהאשה לוקה - האיש מביא קרבן, אין האשה לוקה - אין האיש מביא קרבן.</w:t>
      </w:r>
    </w:p>
    <w:p>
      <w:pPr>
        <w:pStyle w:val="38"/>
        <w:rPr>
          <w:ins w:id="93558" w:author="מנוע מכני" w:date="2026-10-11T12:04:39Z"/>
        </w:rPr>
      </w:pPr>
      <w:r>
        <w:t xml:space="preserve">רבא:</w:t>
      </w:r>
    </w:p>
    <w:p w:rsidR="00E403F0" w:rsidRPr="00AD695E" w:rsidRDefault="00E403F0" w:rsidP="00E403F0">
      <w:pPr>
        <w:rPr>
          <w:rtl/>
        </w:rPr>
      </w:pPr>
      <w:del w:id="93559" w:author="מנוע מכני" w:date="2026-10-11T12:04:39Z">
        <w:r>
          <w:rPr>
            <w:rFonts w:hint="cs"/>
            <w:rtl/>
          </w:rPr>
          <w:delText xml:space="preserve"> </w:delText>
        </w:r>
      </w:del>
      <w:r>
        <w:rPr>
          <w:rFonts w:hint="cs"/>
          <w:rtl/>
        </w:rPr>
        <w:t xml:space="preserve">מ'</w:t>
      </w:r>
      <w:ins w:id="90377" w:author="Claude - סמנטי" w:date="2026-10-11T12:21:47Z">
        <w:r>
          <w:rPr>
            <w:rStyle w:val="afffff0"/>
            <w:rtl/>
          </w:rPr>
          <w:t xml:space="preserve">וְאִישׁ כִּי יִשְׁכַּב אֶת אִשָּׁה שִׁכְבַת זֶרַע וְהִיא שִׁפְחָה נֶחֱרֶפֶת לְאִישׁ וְהָפְדֵּה לֹא נִפְדָּתָה אוֹ חוּפְשָׁה לֹא נִתַּן לָהּ</w:t>
        </w:r>
      </w:ins>
      <w:del w:id="90378" w:author="Claude - סמנטי" w:date="2026-10-11T12:21:47Z">
        <w:r>
          <w:rPr>
            <w:rtl/>
          </w:rPr>
          <w:delText xml:space="preserve">ואיש כי ישכב את אשה שכבת זרע והיא שפחה נחרפת לאיש והפדה </w:delText>
        </w:r>
        <w:r>
          <w:rPr>
            <w:rtl/>
          </w:rPr>
          <w:delText xml:space="preserve">לא</w:delText>
        </w:r>
        <w:r>
          <w:rPr>
            <w:rtl/>
          </w:rPr>
          <w:delText xml:space="preserve"> נפדתה או חופשה </w:delText>
        </w:r>
        <w:r>
          <w:rPr>
            <w:rtl/>
          </w:rPr>
          <w:delText xml:space="preserve">לא</w:delText>
        </w:r>
        <w:r>
          <w:rPr>
            <w:rtl/>
          </w:rPr>
          <w:delText xml:space="preserve"> נתן לה</w:delText>
        </w:r>
      </w:del>
      <w:r>
        <w:rPr>
          <w:rFonts w:hint="cs"/>
          <w:rtl/>
        </w:rPr>
        <w:t>'</w:t>
      </w:r>
      <w:r>
        <w:rPr>
          <w:rtl/>
        </w:rPr>
        <w:t xml:space="preserve">, </w:t>
      </w:r>
    </w:p>
    <w:p>
      <w:pPr>
        <w:pStyle w:val="38"/>
        <w:rPr>
          <w:ins w:id="93560" w:author="מנוע מכני" w:date="2026-10-11T12:04:39Z"/>
        </w:rPr>
      </w:pPr>
      <w:r w:rsidRPr="00E87E21">
        <w:t>ו</w:t>
      </w:r>
      <w:r w:rsidRPr="00E87E21">
        <w:t xml:space="preserve">ה"ק:</w:t>
      </w:r>
    </w:p>
    <w:p w:rsidR="00E403F0" w:rsidRPr="00E87E21" w:rsidRDefault="00E403F0" w:rsidP="00E403F0">
      <w:pPr>
        <w:rPr>
          <w:spacing w:val="-4"/>
          <w:rtl/>
        </w:rPr>
      </w:pPr>
      <w:del w:id="93561" w:author="מנוע מכני" w:date="2026-10-11T12:04:39Z">
        <w:r w:rsidRPr="00E87E21">
          <w:rPr>
            <w:spacing w:val="-4"/>
            <w:rtl/>
          </w:rPr>
          <w:delText xml:space="preserve"> </w:delText>
        </w:r>
      </w:del>
      <w:r w:rsidRPr="00E87E21">
        <w:rPr>
          <w:spacing w:val="-4"/>
          <w:rtl/>
        </w:rPr>
        <w:t xml:space="preserve">אם בקורת תהיה היא - והביא את אשמו לה', ואם </w:t>
      </w:r>
      <w:r w:rsidRPr="00E87E21">
        <w:rPr>
          <w:spacing w:val="-4"/>
          <w:rtl/>
        </w:rPr>
        <w:t xml:space="preserve">לא</w:t>
      </w:r>
      <w:r w:rsidRPr="00E87E21">
        <w:rPr>
          <w:spacing w:val="-4"/>
          <w:rtl/>
        </w:rPr>
        <w:t xml:space="preserve"> תהיה בקורת - </w:t>
      </w:r>
      <w:r w:rsidRPr="00E87E21">
        <w:rPr>
          <w:spacing w:val="-4"/>
          <w:rtl/>
        </w:rPr>
        <w:t xml:space="preserve">לא</w:t>
      </w:r>
      <w:r w:rsidRPr="00E87E21">
        <w:rPr>
          <w:spacing w:val="-4"/>
          <w:rtl/>
        </w:rPr>
        <w:t xml:space="preserve"> יביא הוא את אשמו.</w:t>
      </w:r>
    </w:p>
    <w:p>
      <w:pPr>
        <w:pStyle w:val="38"/>
        <w:rPr>
          <w:ins w:id="93562" w:author="מנוע מכני" w:date="2026-10-11T12:04:39Z"/>
        </w:rPr>
      </w:pPr>
      <w:r>
        <w:t xml:space="preserve">אימא:</w:t>
      </w:r>
    </w:p>
    <w:p w:rsidR="00E403F0" w:rsidRPr="00AD695E" w:rsidRDefault="00E403F0" w:rsidP="00E403F0">
      <w:pPr>
        <w:rPr>
          <w:rtl/>
        </w:rPr>
      </w:pPr>
      <w:del w:id="93563" w:author="מנוע מכני" w:date="2026-10-11T12:04:39Z">
        <w:r>
          <w:rPr>
            <w:rtl/>
          </w:rPr>
          <w:delText xml:space="preserve"> </w:delText>
        </w:r>
      </w:del>
      <w:r>
        <w:rPr>
          <w:rtl/>
        </w:rPr>
        <w:t xml:space="preserve">הוא מעטיה קרא, אבל היא תילקי ותיתי קרבן! </w:t>
      </w:r>
      <w:r>
        <w:rPr>
          <w:rFonts w:hint="cs"/>
          <w:rtl/>
        </w:rPr>
        <w:t>'</w:t>
      </w:r>
      <w:r>
        <w:rPr>
          <w:rStyle w:val="afffff0"/>
          <w:rtl/>
        </w:rPr>
        <w:t xml:space="preserve">והביא את אשמו לה</w:t>
      </w:r>
      <w:r>
        <w:rPr>
          <w:rtl/>
        </w:rPr>
        <w:t xml:space="preserve">' כתיב</w:t>
      </w:r>
      <w:r>
        <w:rPr>
          <w:rFonts w:hint="cs"/>
          <w:rtl/>
        </w:rPr>
        <w:t>'</w:t>
      </w:r>
      <w:r>
        <w:rPr>
          <w:rtl/>
        </w:rPr>
        <w:t>.</w:t>
      </w:r>
    </w:p>
    <w:p w:rsidR="00E403F0" w:rsidRPr="00AD695E" w:rsidRDefault="00E403F0" w:rsidP="00E403F0">
      <w:pPr>
        <w:rPr>
          <w:rtl/>
        </w:rPr>
      </w:pPr>
    </w:p>
    <w:p>
      <w:pPr>
        <w:pStyle w:val="afffff8"/>
        <w:rPr>
          <w:ins w:id="90141" w:author="קלוד" w:date="2026-10-11T12:26:18Z"/>
        </w:rPr>
      </w:pPr>
      <w:ins w:id="90142" w:author="קלוד" w:date="2026-10-11T12:26:18Z">
        <w:r>
          <w:rPr>
            <w:color w:val="7B3F00"/>
          </w:rPr>
          <w:t xml:space="preserve">שפחה חרופה - בעולה בלבד</w:t>
        </w:r>
      </w:ins>
    </w:p>
    <w:p>
      <w:pPr>
        <w:pStyle w:val="38"/>
        <w:rPr>
          <w:ins w:id="93565" w:author="מנוע מכני" w:date="2026-10-11T12:04:39Z"/>
        </w:rPr>
      </w:pPr>
      <w:del w:id="93564" w:author="מנוע מכני" w:date="2026-10-11T12:04:39Z">
        <w:r w:rsidRPr="00E87E21">
          <w:delText xml:space="preserve">•</w:delText>
        </w:r>
      </w:del>
      <w:r w:rsidRPr="00E87E21">
        <w:t xml:space="preserve"> א"ר יצחק:</w:t>
      </w:r>
    </w:p>
    <w:p w:rsidR="00E403F0" w:rsidRPr="00E87E21" w:rsidRDefault="00E403F0" w:rsidP="00E403F0">
      <w:pPr>
        <w:rPr>
          <w:spacing w:val="-4"/>
          <w:rtl/>
        </w:rPr>
      </w:pPr>
      <w:del w:id="93566" w:author="מנוע מכני" w:date="2026-10-11T12:04:39Z">
        <w:r w:rsidRPr="00E87E21">
          <w:rPr>
            <w:spacing w:val="-4"/>
            <w:rtl/>
          </w:rPr>
          <w:delText xml:space="preserve"> </w:delText>
        </w:r>
      </w:del>
      <w:r w:rsidRPr="00E87E21">
        <w:rPr>
          <w:spacing w:val="-4"/>
          <w:rtl/>
        </w:rPr>
        <w:t xml:space="preserve">לעולם אינו חייב אלא על שפחה בעולה בלבד, </w:t>
      </w:r>
      <w:ins w:id="92655" w:author="מנוע מכני" w:date="2026-10-11T12:04:39Z">
        <w:r>
          <w:rPr>
            <w:spacing w:val="-4"/>
            <w:rtl/>
          </w:rPr>
          <w:t xml:space="preserve">ד'</w:t>
        </w:r>
      </w:ins>
      <w:del w:id="92656" w:author="מנוע מכני" w:date="2026-10-11T12:04:39Z">
        <w:r w:rsidRPr="00E87E21">
          <w:rPr>
            <w:spacing w:val="-4"/>
            <w:rtl/>
          </w:rPr>
          <w:delText xml:space="preserve">שנאמר: </w:delText>
        </w:r>
        <w:r w:rsidRPr="00E87E21">
          <w:rPr>
            <w:rFonts w:hint="cs"/>
            <w:spacing w:val="-4"/>
            <w:rtl/>
          </w:rPr>
          <w:delText xml:space="preserve">'</w:delText>
        </w:r>
      </w:del>
      <w:ins w:id="90379" w:author="Claude - סמנטי" w:date="2026-10-11T12:21:47Z">
        <w:r>
          <w:rPr>
            <w:rStyle w:val="afffff0"/>
            <w:spacing w:val="-4"/>
            <w:rtl/>
          </w:rPr>
          <w:t xml:space="preserve">וְהִיא שִׁפְחָה נֶחֱרֶפֶת לְאִישׁ</w:t>
        </w:r>
      </w:ins>
      <w:del w:id="90380" w:author="Claude - סמנטי" w:date="2026-10-11T12:21:47Z">
        <w:r w:rsidRPr="00E87E21">
          <w:rPr>
            <w:spacing w:val="-4"/>
            <w:rtl/>
          </w:rPr>
          <w:delText xml:space="preserve">והיא שפחה נחרפת לאיש</w:delText>
        </w:r>
      </w:del>
      <w:r w:rsidRPr="00E87E21">
        <w:rPr>
          <w:rFonts w:hint="cs"/>
          <w:spacing w:val="-4"/>
          <w:rtl/>
        </w:rPr>
        <w:t>'</w:t>
      </w:r>
      <w:r w:rsidRPr="00E87E21">
        <w:rPr>
          <w:spacing w:val="-4"/>
          <w:rtl/>
        </w:rPr>
        <w:t>.</w:t>
      </w:r>
    </w:p>
    <w:p w:rsidR="00E403F0" w:rsidRPr="00AD695E" w:rsidRDefault="00E403F0" w:rsidP="00E403F0">
      <w:pPr>
        <w:rPr>
          <w:rtl/>
        </w:rPr>
      </w:pPr>
      <w:r>
        <w:rPr>
          <w:rFonts w:hint="cs"/>
          <w:rtl/>
        </w:rPr>
        <w:t>'</w:t>
      </w:r>
      <w:ins w:id="90381" w:author="Claude - סמנטי" w:date="2026-10-11T12:21:47Z">
        <w:r>
          <w:rPr>
            <w:rStyle w:val="afffff0"/>
            <w:rtl/>
          </w:rPr>
          <w:t xml:space="preserve">נֶחֱרֶפֶת</w:t>
        </w:r>
      </w:ins>
      <w:del w:id="90382" w:author="Claude - סמנטי" w:date="2026-10-11T12:21:47Z">
        <w:r>
          <w:rPr>
            <w:rtl/>
          </w:rPr>
          <w:delText xml:space="preserve">נחרפת</w:delText>
        </w:r>
      </w:del>
      <w:r>
        <w:rPr>
          <w:rFonts w:hint="cs"/>
          <w:rtl/>
        </w:rPr>
        <w:t>'</w:t>
      </w:r>
      <w:r>
        <w:rPr>
          <w:rtl/>
        </w:rPr>
        <w:t xml:space="preserve"> </w:t>
      </w:r>
      <w:r>
        <w:rPr>
          <w:rFonts w:hint="cs"/>
          <w:rtl/>
        </w:rPr>
        <w:t>לשון כתישה ד</w:t>
      </w:r>
      <w:r>
        <w:rPr>
          <w:rtl/>
        </w:rPr>
        <w:t>"ותשטח עליו הריפות</w:t>
      </w:r>
      <w:r>
        <w:rPr>
          <w:rFonts w:hint="cs"/>
          <w:rtl/>
        </w:rPr>
        <w:t>'</w:t>
      </w:r>
      <w:r>
        <w:rPr>
          <w:rtl/>
        </w:rPr>
        <w:t>.</w:t>
      </w:r>
    </w:p>
    <w:p>
      <w:pPr>
        <w:pStyle w:val="38"/>
        <w:rPr>
          <w:ins w:id="93567" w:author="מנוע מכני" w:date="2026-10-11T12:04:39Z"/>
        </w:rPr>
      </w:pPr>
      <w:r>
        <w:t>ו</w:t>
      </w:r>
      <w:r w:rsidRPr="00217260">
        <w:t>אב"א</w:t>
      </w:r>
      <w:r>
        <w:t xml:space="preserve">:</w:t>
      </w:r>
    </w:p>
    <w:p w:rsidR="00E403F0" w:rsidRPr="00AD695E" w:rsidRDefault="00E403F0" w:rsidP="00E403F0">
      <w:pPr>
        <w:rPr>
          <w:rtl/>
        </w:rPr>
      </w:pPr>
      <w:del w:id="93568" w:author="מנוע מכני" w:date="2026-10-11T12:04:39Z">
        <w:r>
          <w:rPr>
            <w:rtl/>
          </w:rPr>
          <w:delText xml:space="preserve"> </w:delText>
        </w:r>
      </w:del>
      <w:r>
        <w:rPr>
          <w:rFonts w:hint="cs"/>
          <w:rtl/>
        </w:rPr>
        <w:t>'</w:t>
      </w:r>
      <w:r>
        <w:rPr>
          <w:rStyle w:val="afffff0"/>
          <w:rtl/>
        </w:rPr>
        <w:t>אם תכתוש האויל במכתש בתוך הריפות בעלי</w:t>
      </w:r>
      <w:r>
        <w:rPr>
          <w:rFonts w:hint="cs"/>
          <w:rtl/>
        </w:rPr>
        <w:t>'</w:t>
      </w:r>
      <w:r>
        <w:rPr>
          <w:rtl/>
        </w:rPr>
        <w:t>.</w:t>
      </w:r>
    </w:p>
    <w:p w:rsidR="00E403F0" w:rsidRPr="00AD695E" w:rsidRDefault="00E403F0" w:rsidP="00E403F0">
      <w:pPr>
        <w:rPr>
          <w:rtl/>
        </w:rPr>
      </w:pPr>
      <w:r>
        <w:rPr>
          <w:rFonts w:hint="cs"/>
          <w:rtl/>
        </w:rPr>
        <w:lastRenderedPageBreak/>
        <w:t>'</w:t>
      </w:r>
      <w:ins w:id="90383" w:author="Claude - סמנטי" w:date="2026-10-11T12:21:47Z">
        <w:r>
          <w:rPr>
            <w:rStyle w:val="afffff0"/>
            <w:rtl/>
          </w:rPr>
          <w:t xml:space="preserve">וַיִּתְּנוּ יָדָם לְהוֹצִיא נְשֵׁיהֶם וַאֲשֵׁמִים אֵיל צֹאן עַל אַשְׁמָתָם</w:t>
        </w:r>
      </w:ins>
      <w:del w:id="90384" w:author="Claude - סמנטי" w:date="2026-10-11T12:21:47Z">
        <w:r>
          <w:rPr>
            <w:rtl/>
          </w:rPr>
          <w:delText xml:space="preserve">ויתנו ידם להוציא נשיהם ואשמים איל צאן על אשמתם</w:delText>
        </w:r>
      </w:del>
      <w:r>
        <w:rPr>
          <w:rFonts w:hint="cs"/>
          <w:rtl/>
        </w:rPr>
        <w:t>'</w:t>
      </w:r>
      <w:r>
        <w:rPr>
          <w:rtl/>
        </w:rPr>
        <w:t xml:space="preserve"> - </w:t>
      </w:r>
      <w:r>
        <w:rPr>
          <w:rtl/>
        </w:rPr>
        <w:t xml:space="preserve">אמר</w:t>
      </w:r>
      <w:r>
        <w:rPr>
          <w:rtl/>
        </w:rPr>
        <w:t xml:space="preserve"> </w:t>
      </w:r>
      <w:r>
        <w:rPr>
          <w:rStyle w:val="2fb"/>
          <w:rtl/>
        </w:rPr>
        <w:t xml:space="preserve">רב חסדא</w:t>
      </w:r>
      <w:r>
        <w:rPr>
          <w:rtl/>
        </w:rPr>
        <w:t xml:space="preserve">: מלמד, שכולן שפחות חרופות בעלו.</w:t>
      </w:r>
    </w:p>
    <w:p w:rsidR="00E403F0" w:rsidRPr="00AD695E" w:rsidRDefault="00E403F0" w:rsidP="00E403F0">
      <w:pPr>
        <w:jc w:val="center"/>
        <w:rPr>
          <w:del w:id="90026" w:author="מנוע עיצוב" w:date="2026-10-11T12:09:26Z"/>
          <w:rtl/>
        </w:rPr>
      </w:pPr>
      <w:del w:id="9002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3" w:author="קלוד" w:date="2026-10-11T09:07:19Z">
          <w:pPr>
            <w:pStyle w:val="affff1"/>
            <w:rPr>
              <w:rtl/>
            </w:rPr>
          </w:pPr>
        </w:pPrChange>
      </w:pPr>
      <w:ins w:id="9813" w:author="מספור קטעי משנה" w:date="2026-10-11T09:35:06Z">
        <w:r>
          <w:rPr>
            <w:rStyle w:val="MisparKeta"/>
          </w:rPr>
          <w:t xml:space="preserve">ב. </w:t>
        </w:r>
      </w:ins>
      <w:r w:rsidRPr="00C11280">
        <w:rPr>
          <w:rtl/>
        </w:rPr>
        <w:t>איזוהי שפחה כו'.</w:t>
      </w:r>
    </w:p>
    <w:p>
      <w:pPr>
        <w:pStyle w:val="38"/>
        <w:rPr>
          <w:ins w:id="93569" w:author="מנוע מכני" w:date="2026-10-11T12:04:39Z"/>
        </w:rPr>
      </w:pPr>
      <w:r w:rsidRPr="00217260">
        <w:t>ת"ר</w:t>
      </w:r>
      <w:r>
        <w:t>:</w:t>
      </w:r>
    </w:p>
    <w:p w:rsidR="00E403F0" w:rsidRPr="00AD695E" w:rsidRDefault="00E403F0" w:rsidP="00E403F0">
      <w:pPr>
        <w:rPr>
          <w:rtl/>
        </w:rPr>
      </w:pPr>
      <w:ins w:id="91839" w:author="מנוע מכני" w:date="2026-10-11T12:04:39Z">
        <w:del w:id="93570" w:author="מנוע מכני" w:date="2026-10-11T12:04:39Z">
          <w:r>
            <w:rPr>
              <w:rFonts w:hint="cs"/>
              <w:rtl/>
            </w:rPr>
            <w:delText xml:space="preserve"> </w:delText>
          </w:r>
        </w:del>
      </w:ins>
      <w:del w:id="91840" w:author="מנוע מכני" w:date="2026-10-11T12:04:39Z">
        <w:r>
          <w:rPr>
            <w:rFonts w:hint="cs"/>
            <w:rtl/>
          </w:rPr>
          <w:delText xml:space="preserve"> </w:delText>
        </w:r>
        <w:r>
          <w:rPr>
            <w:rtl/>
          </w:rPr>
          <w:delText xml:space="preserve"> </w:delText>
        </w:r>
      </w:del>
      <w:r>
        <w:rPr>
          <w:rFonts w:hint="cs"/>
          <w:rtl/>
        </w:rPr>
        <w:t>'</w:t>
      </w:r>
      <w:ins w:id="90385" w:author="Claude - סמנטי" w:date="2026-10-11T12:21:47Z">
        <w:r>
          <w:rPr>
            <w:rStyle w:val="afffff0"/>
            <w:rtl/>
          </w:rPr>
          <w:t xml:space="preserve">וְהָפְדֵּה</w:t>
        </w:r>
      </w:ins>
      <w:del w:id="90386" w:author="Claude - סמנטי" w:date="2026-10-11T12:21:47Z">
        <w:r>
          <w:rPr>
            <w:rtl/>
          </w:rPr>
          <w:delText xml:space="preserve">והפדה</w:delText>
        </w:r>
      </w:del>
      <w:r>
        <w:rPr>
          <w:rFonts w:hint="cs"/>
          <w:rtl/>
        </w:rPr>
        <w:t>'</w:t>
      </w:r>
      <w:r>
        <w:rPr>
          <w:rtl/>
        </w:rPr>
        <w:t xml:space="preserve"> - יכול כולה? </w:t>
      </w:r>
      <w:r>
        <w:rPr>
          <w:rtl/>
        </w:rPr>
        <w:t xml:space="preserve">ת"ל</w:t>
      </w:r>
      <w:r>
        <w:rPr>
          <w:rtl/>
        </w:rPr>
        <w:t xml:space="preserve">: </w:t>
      </w:r>
      <w:r>
        <w:rPr>
          <w:rtl/>
        </w:rPr>
        <w:t xml:space="preserve">לא</w:t>
      </w:r>
      <w:r>
        <w:rPr>
          <w:rtl/>
        </w:rPr>
        <w:t xml:space="preserve"> נפדתה, יכול </w:t>
      </w:r>
      <w:r>
        <w:rPr>
          <w:rtl/>
        </w:rPr>
        <w:t xml:space="preserve">לא</w:t>
      </w:r>
      <w:r>
        <w:rPr>
          <w:rtl/>
        </w:rPr>
        <w:t xml:space="preserve"> נפדתה? </w:t>
      </w:r>
      <w:r>
        <w:rPr>
          <w:rtl/>
        </w:rPr>
        <w:t xml:space="preserve">ת"ל</w:t>
      </w:r>
      <w:r>
        <w:rPr>
          <w:rtl/>
        </w:rPr>
        <w:t xml:space="preserve">: והפדה, </w:t>
      </w:r>
    </w:p>
    <w:p>
      <w:pPr>
        <w:pStyle w:val="38"/>
        <w:rPr>
          <w:ins w:id="93571" w:author="מנוע מכני" w:date="2026-10-11T12:04:39Z"/>
        </w:rPr>
      </w:pPr>
      <w:r w:rsidRPr="00217260">
        <w:t>אר</w:t>
      </w:r>
      <w:r w:rsidRPr="00217260">
        <w:t>"</w:t>
      </w:r>
      <w:r w:rsidRPr="00217260">
        <w:t>ע</w:t>
      </w:r>
      <w:r>
        <w:t>:</w:t>
      </w:r>
    </w:p>
    <w:p w:rsidR="00E403F0" w:rsidRPr="00AD695E" w:rsidRDefault="00E403F0" w:rsidP="00E403F0">
      <w:pPr>
        <w:rPr>
          <w:rtl/>
        </w:rPr>
      </w:pPr>
      <w:del w:id="93572" w:author="מנוע מכני" w:date="2026-10-11T12:04:39Z">
        <w:r>
          <w:rPr>
            <w:rtl/>
          </w:rPr>
          <w:delText xml:space="preserve"> </w:delText>
        </w:r>
      </w:del>
      <w:r>
        <w:rPr>
          <w:rtl/>
        </w:rPr>
        <w:t xml:space="preserve">פדויה ואינה פדויה, חציה שפחה וחצייה בת חורין ומאורסת לעבד עברי</w:t>
      </w:r>
      <w:r>
        <w:rPr>
          <w:rFonts w:hint="cs"/>
          <w:rtl/>
        </w:rPr>
        <w:t>.</w:t>
      </w:r>
    </w:p>
    <w:p>
      <w:pPr>
        <w:pStyle w:val="38"/>
        <w:rPr>
          <w:ins w:id="93573" w:author="מנוע מכני" w:date="2026-10-11T12:04:39Z"/>
        </w:rPr>
      </w:pPr>
      <w:r w:rsidRPr="00A757C8">
        <w:t>ר"</w:t>
      </w:r>
      <w:r w:rsidRPr="00A757C8">
        <w:t>יש</w:t>
      </w:r>
      <w:r w:rsidRPr="00A757C8">
        <w:t xml:space="preserve">:</w:t>
      </w:r>
    </w:p>
    <w:p w:rsidR="00E403F0" w:rsidRPr="00AD695E" w:rsidRDefault="00E403F0" w:rsidP="00E403F0">
      <w:pPr>
        <w:rPr>
          <w:rtl/>
        </w:rPr>
      </w:pPr>
      <w:del w:id="93574" w:author="מנוע מכני" w:date="2026-10-11T12:04:39Z">
        <w:r w:rsidRPr="00A757C8">
          <w:rPr>
            <w:rtl/>
          </w:rPr>
          <w:delText xml:space="preserve"> </w:delText>
        </w:r>
      </w:del>
      <w:r w:rsidRPr="00A757C8">
        <w:rPr>
          <w:rtl/>
        </w:rPr>
        <w:t xml:space="preserve">בשפחה כנענית הכתוב מדבר ומאורסת לע"</w:t>
      </w:r>
      <w:r w:rsidRPr="00A757C8">
        <w:rPr>
          <w:rFonts w:hint="cs"/>
          <w:rtl/>
        </w:rPr>
        <w:t>ע</w:t>
      </w:r>
      <w:r w:rsidRPr="00A757C8">
        <w:rPr>
          <w:rtl/>
        </w:rPr>
        <w:t xml:space="preserve">, </w:t>
      </w:r>
      <w:r w:rsidRPr="00A757C8">
        <w:rPr>
          <w:rFonts w:hint="cs"/>
          <w:rtl/>
        </w:rPr>
        <w:t xml:space="preserve">והך ד'</w:t>
      </w:r>
      <w:ins w:id="90387" w:author="Claude - סמנטי" w:date="2026-10-11T12:21:47Z">
        <w:r>
          <w:rPr>
            <w:rStyle w:val="afffff0"/>
            <w:rFonts w:hint="cs"/>
            <w:rtl/>
          </w:rPr>
          <w:t xml:space="preserve">וְהָפְדֵּה לֹא נִפְדָּתָה</w:t>
        </w:r>
      </w:ins>
      <w:del w:id="90388" w:author="Claude - סמנטי" w:date="2026-10-11T12:21:47Z">
        <w:r w:rsidRPr="00A757C8">
          <w:rPr>
            <w:rFonts w:hint="cs"/>
            <w:rtl/>
          </w:rPr>
          <w:delText xml:space="preserve">והפדה </w:delText>
        </w:r>
        <w:r w:rsidRPr="00A757C8">
          <w:rPr>
            <w:rFonts w:hint="cs"/>
            <w:rtl/>
          </w:rPr>
          <w:delText xml:space="preserve">לא</w:delText>
        </w:r>
        <w:r w:rsidRPr="00A757C8">
          <w:rPr>
            <w:rFonts w:hint="cs"/>
            <w:rtl/>
          </w:rPr>
          <w:delText xml:space="preserve"> נפדתה</w:delText>
        </w:r>
      </w:del>
      <w:r w:rsidRPr="00A757C8">
        <w:rPr>
          <w:rFonts w:hint="cs"/>
          <w:rtl/>
        </w:rPr>
        <w:t xml:space="preserve">' דברה תורה כלשון בנ</w:t>
      </w:r>
      <w:r w:rsidRPr="00A757C8">
        <w:rPr>
          <w:rtl/>
        </w:rPr>
        <w:t>"</w:t>
      </w:r>
      <w:r w:rsidRPr="00A757C8">
        <w:rPr>
          <w:rFonts w:hint="cs"/>
          <w:rtl/>
        </w:rPr>
        <w:t>א</w:t>
      </w:r>
    </w:p>
    <w:p w:rsidR="00E403F0" w:rsidRPr="00E87E21" w:rsidRDefault="00E403F0" w:rsidP="00E403F0">
      <w:pPr>
        <w:rPr>
          <w:spacing w:val="-4"/>
          <w:rtl/>
        </w:rPr>
      </w:pPr>
      <w:r w:rsidRPr="00E87E21">
        <w:rPr>
          <w:rStyle w:val="2fb"/>
          <w:b/>
          <w:bCs/>
          <w:spacing w:val="-4"/>
          <w:rtl/>
        </w:rPr>
        <w:t>ר</w:t>
      </w:r>
      <w:r w:rsidRPr="00E87E21">
        <w:rPr>
          <w:rStyle w:val="2fb"/>
          <w:rFonts w:hint="cs"/>
          <w:b/>
          <w:bCs/>
          <w:spacing w:val="-4"/>
          <w:rtl/>
        </w:rPr>
        <w:t>אב</w:t>
      </w:r>
      <w:r w:rsidRPr="00E87E21">
        <w:rPr>
          <w:rStyle w:val="2fb"/>
          <w:b/>
          <w:bCs/>
          <w:spacing w:val="-4"/>
          <w:rtl/>
        </w:rPr>
        <w:t>"</w:t>
      </w:r>
      <w:r w:rsidRPr="00E87E21">
        <w:rPr>
          <w:rStyle w:val="2fb"/>
          <w:rFonts w:hint="cs"/>
          <w:b/>
          <w:bCs/>
          <w:spacing w:val="-4"/>
          <w:rtl/>
        </w:rPr>
        <w:t>ע</w:t>
      </w:r>
      <w:r w:rsidRPr="00E87E21">
        <w:rPr>
          <w:spacing w:val="-4"/>
          <w:rtl/>
        </w:rPr>
        <w:t xml:space="preserve">: כל עריות מפורשות לנו, משוייר לנו חציה שפחה וחציה בת חורין ומאורסת לעבד עברי</w:t>
      </w:r>
      <w:ins w:id="91841" w:author="מנוע מכני" w:date="2026-10-11T12:04:39Z">
        <w:r>
          <w:rPr>
            <w:spacing w:val="-4"/>
            <w:rtl/>
          </w:rPr>
          <w:t xml:space="preserve">,</w:t>
        </w:r>
      </w:ins>
      <w:del w:id="91842" w:author="מנוע מכני" w:date="2026-10-11T12:04:39Z">
        <w:r w:rsidRPr="00E87E21">
          <w:rPr>
            <w:spacing w:val="-4"/>
            <w:rtl/>
          </w:rPr>
          <w:delText xml:space="preserve">;</w:delText>
        </w:r>
      </w:del>
    </w:p>
    <w:p w:rsidR="00E403F0" w:rsidRPr="002B4E05" w:rsidRDefault="00E403F0" w:rsidP="00E403F0">
      <w:pPr>
        <w:rPr>
          <w:spacing w:val="-2"/>
          <w:rtl/>
        </w:rPr>
      </w:pPr>
      <w:r w:rsidRPr="002B4E05">
        <w:rPr>
          <w:b/>
          <w:bCs/>
          <w:spacing w:val="-2"/>
          <w:rtl/>
        </w:rPr>
        <w:t>אחרים</w:t>
      </w:r>
      <w:r w:rsidRPr="002B4E05">
        <w:rPr>
          <w:spacing w:val="-2"/>
          <w:rtl/>
        </w:rPr>
        <w:t xml:space="preserve"> </w:t>
      </w:r>
      <w:r w:rsidRPr="002B4E05">
        <w:rPr>
          <w:b/>
          <w:bCs/>
          <w:spacing w:val="-2"/>
          <w:rtl/>
        </w:rPr>
        <w:t>אומרים</w:t>
      </w:r>
      <w:r w:rsidRPr="002B4E05">
        <w:rPr>
          <w:spacing w:val="-2"/>
          <w:rtl/>
        </w:rPr>
        <w:t xml:space="preserve">: </w:t>
      </w:r>
      <w:r w:rsidRPr="002B4E05">
        <w:rPr>
          <w:rFonts w:hint="cs"/>
          <w:spacing w:val="-2"/>
          <w:rtl/>
        </w:rPr>
        <w:t>'</w:t>
      </w:r>
      <w:ins w:id="90389" w:author="Claude - סמנטי" w:date="2026-10-11T12:21:47Z">
        <w:r>
          <w:rPr>
            <w:rStyle w:val="afffff0"/>
            <w:spacing w:val="-2"/>
            <w:rtl/>
          </w:rPr>
          <w:t xml:space="preserve">לֹא יוּמְתוּ כִּי לֹא חוּפָּשָׁה</w:t>
        </w:r>
      </w:ins>
      <w:del w:id="90390" w:author="Claude - סמנטי" w:date="2026-10-11T12:21:47Z">
        <w:r w:rsidRPr="002B4E05">
          <w:rPr>
            <w:spacing w:val="-2"/>
            <w:rtl/>
          </w:rPr>
          <w:delText xml:space="preserve">לא יומתו כי </w:delText>
        </w:r>
        <w:r w:rsidRPr="002B4E05">
          <w:rPr>
            <w:spacing w:val="-2"/>
            <w:rtl/>
          </w:rPr>
          <w:delText xml:space="preserve">לא</w:delText>
        </w:r>
        <w:r w:rsidRPr="002B4E05">
          <w:rPr>
            <w:spacing w:val="-2"/>
            <w:rtl/>
          </w:rPr>
          <w:delText xml:space="preserve"> חופשה</w:delText>
        </w:r>
      </w:del>
      <w:r w:rsidRPr="002B4E05">
        <w:rPr>
          <w:rFonts w:hint="cs"/>
          <w:spacing w:val="-2"/>
          <w:rtl/>
        </w:rPr>
        <w:t>'</w:t>
      </w:r>
      <w:r w:rsidRPr="002B4E05">
        <w:rPr>
          <w:spacing w:val="-2"/>
          <w:rtl/>
        </w:rPr>
        <w:t xml:space="preserve"> - בשפחה כנענית הכתוב מדבר ומאורסת לעבד כנעני.</w:t>
      </w:r>
    </w:p>
    <w:p w:rsidR="00E403F0" w:rsidRPr="00AD695E" w:rsidRDefault="00E403F0" w:rsidP="00E403F0">
      <w:pPr>
        <w:rPr>
          <w:rtl/>
        </w:rPr>
      </w:pPr>
      <w:r w:rsidRPr="00217260">
        <w:rPr>
          <w:rStyle w:val="2fb"/>
          <w:b/>
          <w:bCs/>
          <w:rtl/>
        </w:rPr>
        <w:tab/>
        <w:t>לר'</w:t>
      </w:r>
      <w:r>
        <w:rPr>
          <w:rStyle w:val="2fb"/>
          <w:rtl/>
        </w:rPr>
        <w:t xml:space="preserve"> ישמעאל</w:t>
      </w:r>
      <w:r>
        <w:rPr>
          <w:rtl/>
        </w:rPr>
        <w:t xml:space="preserve">, בשלמא </w:t>
      </w:r>
      <w:r>
        <w:rPr>
          <w:rFonts w:hint="cs"/>
          <w:rtl/>
        </w:rPr>
        <w:t>'</w:t>
      </w:r>
      <w:r>
        <w:rPr>
          <w:rtl/>
        </w:rPr>
        <w:t xml:space="preserve">והפדה </w:t>
      </w:r>
      <w:r>
        <w:rPr>
          <w:rtl/>
        </w:rPr>
        <w:t xml:space="preserve">לא</w:t>
      </w:r>
      <w:r>
        <w:rPr>
          <w:rtl/>
        </w:rPr>
        <w:t xml:space="preserve"> נפדתה</w:t>
      </w:r>
      <w:r>
        <w:rPr>
          <w:rFonts w:hint="cs"/>
          <w:rtl/>
        </w:rPr>
        <w:t>'</w:t>
      </w:r>
      <w:r>
        <w:rPr>
          <w:rtl/>
        </w:rPr>
        <w:t xml:space="preserve"> כדקתני: דברה תורה כלשון בני אדם, </w:t>
      </w:r>
    </w:p>
    <w:p>
      <w:pPr>
        <w:pStyle w:val="38"/>
        <w:rPr>
          <w:ins w:id="93575" w:author="מנוע מכני" w:date="2026-10-11T12:04:39Z"/>
        </w:rPr>
      </w:pPr>
      <w:r>
        <w:t xml:space="preserve">אלא</w:t>
      </w:r>
    </w:p>
    <w:p w:rsidR="00E403F0" w:rsidRPr="00AD695E" w:rsidRDefault="00E403F0" w:rsidP="00E403F0">
      <w:pPr>
        <w:ind w:firstLine="396"/>
        <w:rPr>
          <w:rtl/>
        </w:rPr>
      </w:pPr>
      <w:del w:id="93576" w:author="מנוע מכני" w:date="2026-10-11T12:04:39Z">
        <w:r>
          <w:rPr>
            <w:rtl/>
          </w:rPr>
          <w:delText xml:space="preserve"> </w:delText>
        </w:r>
      </w:del>
      <w:r>
        <w:rPr>
          <w:rtl/>
        </w:rPr>
        <w:t xml:space="preserve">דקתני מאורסת לעבד עברי</w:t>
      </w:r>
      <w:r>
        <w:rPr>
          <w:rFonts w:hint="cs"/>
          <w:rtl/>
        </w:rPr>
        <w:t xml:space="preserve"> '</w:t>
      </w:r>
      <w:ins w:id="90085" w:author="Claude - סמנטי" w:date="2026-10-11T12:21:47Z">
        <w:r>
          <w:rPr>
            <w:rStyle w:val="afffff0"/>
            <w:rtl/>
          </w:rPr>
          <w:t xml:space="preserve">כִּי לֹא חוּפָּשָׁה</w:t>
        </w:r>
      </w:ins>
      <w:del w:id="90086" w:author="Claude - סמנטי" w:date="2026-10-11T12:21:47Z">
        <w:r>
          <w:rPr>
            <w:rtl/>
          </w:rPr>
          <w:delText xml:space="preserve">כי </w:delText>
        </w:r>
        <w:r>
          <w:rPr>
            <w:rtl/>
          </w:rPr>
          <w:delText xml:space="preserve">לא</w:delText>
        </w:r>
        <w:r>
          <w:rPr>
            <w:rtl/>
          </w:rPr>
          <w:delText xml:space="preserve"> חופשה</w:delText>
        </w:r>
      </w:del>
      <w:r>
        <w:rPr>
          <w:rFonts w:hint="cs"/>
          <w:rtl/>
        </w:rPr>
        <w:t>'</w:t>
      </w:r>
      <w:r>
        <w:rPr>
          <w:rtl/>
        </w:rPr>
        <w:t xml:space="preserve">, מכלל </w:t>
      </w:r>
      <w:ins w:id="90083" w:author="Claude - סמנטי" w:date="2026-10-11T12:21:47Z">
        <w:r>
          <w:rPr>
            <w:rtl/>
          </w:rPr>
          <w:t xml:space="preserve">שהוא</w:t>
        </w:r>
      </w:ins>
      <w:del w:id="90084" w:author="Claude - סמנטי" w:date="2026-10-11T12:21:47Z">
        <w:r>
          <w:rPr>
            <w:rtl/>
          </w:rPr>
          <w:delText xml:space="preserve">דהוא</w:delText>
        </w:r>
      </w:del>
      <w:r>
        <w:rPr>
          <w:rtl/>
        </w:rPr>
        <w:t xml:space="preserve"> חופש.</w:t>
      </w:r>
    </w:p>
    <w:p w:rsidR="00E403F0" w:rsidRPr="00AD695E" w:rsidRDefault="00E403F0" w:rsidP="00E403F0">
      <w:pPr>
        <w:rPr>
          <w:rtl/>
        </w:rPr>
      </w:pPr>
      <w:r>
        <w:rPr>
          <w:rtl/>
        </w:rPr>
        <w:tab/>
      </w:r>
      <w:r w:rsidRPr="00217260">
        <w:rPr>
          <w:rStyle w:val="2fb"/>
          <w:rFonts w:hint="cs"/>
          <w:b/>
          <w:bCs/>
          <w:rtl/>
        </w:rPr>
        <w:t>ראב</w:t>
      </w:r>
      <w:r w:rsidRPr="00217260">
        <w:rPr>
          <w:rStyle w:val="2fb"/>
          <w:b/>
          <w:bCs/>
          <w:rtl/>
        </w:rPr>
        <w:t>"</w:t>
      </w:r>
      <w:r w:rsidRPr="00217260">
        <w:rPr>
          <w:rStyle w:val="2fb"/>
          <w:rFonts w:hint="cs"/>
          <w:b/>
          <w:bCs/>
          <w:rtl/>
        </w:rPr>
        <w:t>ע</w:t>
      </w:r>
      <w:r>
        <w:rPr>
          <w:rFonts w:hint="cs"/>
          <w:rtl/>
        </w:rPr>
        <w:t xml:space="preserve"> היינו </w:t>
      </w:r>
      <w:r>
        <w:rPr>
          <w:rStyle w:val="2fb"/>
          <w:rFonts w:hint="cs"/>
          <w:rtl/>
        </w:rPr>
        <w:t xml:space="preserve">ר</w:t>
      </w:r>
      <w:r>
        <w:rPr>
          <w:rStyle w:val="2fb"/>
          <w:rtl/>
        </w:rPr>
        <w:t>"</w:t>
      </w:r>
      <w:r>
        <w:rPr>
          <w:rStyle w:val="2fb"/>
          <w:rFonts w:hint="cs"/>
          <w:rtl/>
        </w:rPr>
        <w:t xml:space="preserve">ע</w:t>
      </w:r>
      <w:r>
        <w:rPr>
          <w:rFonts w:hint="cs"/>
          <w:rtl/>
        </w:rPr>
        <w:t xml:space="preserve"> </w:t>
      </w:r>
      <w:r>
        <w:rPr>
          <w:rtl/>
        </w:rPr>
        <w:t>–</w:t>
      </w:r>
      <w:r>
        <w:rPr>
          <w:rFonts w:hint="cs"/>
          <w:rtl/>
        </w:rPr>
        <w:t xml:space="preserve"> </w:t>
      </w:r>
      <w:ins w:id="91193" w:author="מנוע מכני" w:date="2026-10-11T12:04:39Z">
        <w:r>
          <w:rPr>
            <w:rFonts w:hint="cs"/>
            <w:rtl/>
          </w:rPr>
          <w:t xml:space="preserve">דלי</w:t>
        </w:r>
      </w:ins>
      <w:del w:id="91194" w:author="מנוע מכני" w:date="2026-10-11T12:04:39Z">
        <w:r>
          <w:rPr>
            <w:rFonts w:hint="cs"/>
            <w:rtl/>
          </w:rPr>
          <w:delText xml:space="preserve">דלדידי</w:delText>
        </w:r>
      </w:del>
      <w:r>
        <w:rPr>
          <w:rFonts w:hint="cs"/>
          <w:rtl/>
        </w:rPr>
        <w:t xml:space="preserve"> כווסיך </w:t>
      </w:r>
      <w:ins w:id="92561" w:author="מנוע מכני" w:date="2026-10-11T12:04:39Z">
        <w:r>
          <w:rPr>
            <w:rFonts w:hint="cs"/>
            <w:rtl/>
          </w:rPr>
          <w:t xml:space="preserve">סבר</w:t>
        </w:r>
      </w:ins>
      <w:del w:id="92562"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דדברהתוה כלשונן בנ</w:t>
      </w:r>
      <w:r>
        <w:rPr>
          <w:rtl/>
        </w:rPr>
        <w:t>"</w:t>
      </w:r>
      <w:r>
        <w:rPr>
          <w:rFonts w:hint="cs"/>
          <w:rtl/>
        </w:rPr>
        <w:t xml:space="preserve">א </w:t>
      </w:r>
      <w:ins w:id="90487" w:author="מנוע מכני" w:date="2026-10-11T12:04:39Z">
        <w:r>
          <w:rPr>
            <w:rFonts w:hint="cs"/>
            <w:rtl/>
          </w:rPr>
          <w:t xml:space="preserve">וכאן</w:t>
        </w:r>
      </w:ins>
      <w:del w:id="90488" w:author="מנוע מכני" w:date="2026-10-11T12:04:39Z">
        <w:r>
          <w:rPr>
            <w:rFonts w:hint="cs"/>
            <w:rtl/>
          </w:rPr>
          <w:delText xml:space="preserve">והכא</w:delText>
        </w:r>
      </w:del>
      <w:r>
        <w:rPr>
          <w:rFonts w:hint="cs"/>
          <w:rtl/>
        </w:rPr>
        <w:t xml:space="preserve"> שאני ד</w:t>
      </w:r>
      <w:r>
        <w:rPr>
          <w:rtl/>
        </w:rPr>
        <w:t xml:space="preserve">"והפדה </w:t>
      </w:r>
      <w:r>
        <w:rPr>
          <w:rtl/>
        </w:rPr>
        <w:t xml:space="preserve">לא</w:t>
      </w:r>
      <w:r>
        <w:rPr>
          <w:rtl/>
        </w:rPr>
        <w:t xml:space="preserve"> נפדתה</w:t>
      </w:r>
      <w:r>
        <w:rPr>
          <w:rFonts w:hint="cs"/>
          <w:rtl/>
        </w:rPr>
        <w:t>' ל</w:t>
      </w:r>
      <w:r>
        <w:rPr>
          <w:rtl/>
        </w:rPr>
        <w:t>"</w:t>
      </w:r>
      <w:r>
        <w:rPr>
          <w:rFonts w:hint="cs"/>
          <w:rtl/>
        </w:rPr>
        <w:t xml:space="preserve">ל </w:t>
      </w:r>
      <w:r>
        <w:rPr>
          <w:rtl/>
        </w:rPr>
        <w:t xml:space="preserve">ש"מ</w:t>
      </w:r>
      <w:r>
        <w:rPr>
          <w:rtl/>
        </w:rPr>
        <w:t xml:space="preserve"> </w:t>
      </w:r>
      <w:ins w:id="91195" w:author="מנוע מכני" w:date="2026-10-11T12:04:39Z">
        <w:r>
          <w:rPr>
            <w:rtl/>
          </w:rPr>
          <w:t xml:space="preserve">לכך</w:t>
        </w:r>
      </w:ins>
      <w:del w:id="91196" w:author="מנוע מכני" w:date="2026-10-11T12:04:39Z">
        <w:r>
          <w:rPr>
            <w:rtl/>
          </w:rPr>
          <w:delText xml:space="preserve">להכי</w:delText>
        </w:r>
      </w:del>
      <w:r>
        <w:rPr>
          <w:rtl/>
        </w:rPr>
        <w:t xml:space="preserve"> </w:t>
      </w:r>
      <w:ins w:id="91197" w:author="מנוע מכני" w:date="2026-10-11T12:04:39Z">
        <w:r>
          <w:rPr>
            <w:rtl/>
          </w:rPr>
          <w:t xml:space="preserve">בא</w:t>
        </w:r>
      </w:ins>
      <w:del w:id="91198" w:author="מנוע מכני" w:date="2026-10-11T12:04:39Z">
        <w:r>
          <w:rPr>
            <w:rtl/>
          </w:rPr>
          <w:delText xml:space="preserve">אתא</w:delText>
        </w:r>
      </w:del>
      <w:r>
        <w:rPr>
          <w:rtl/>
        </w:rPr>
        <w:t xml:space="preserve">, לחציה שפחה וחציה בת חורין.</w:t>
      </w:r>
    </w:p>
    <w:p w:rsidR="00E403F0" w:rsidRPr="00AD695E" w:rsidRDefault="00E403F0" w:rsidP="00E403F0">
      <w:pPr>
        <w:rPr>
          <w:rtl/>
        </w:rPr>
      </w:pPr>
      <w:r w:rsidRPr="00217260">
        <w:rPr>
          <w:b/>
          <w:bCs/>
          <w:rtl/>
        </w:rPr>
        <w:tab/>
        <w:t>לאחרים</w:t>
      </w:r>
      <w:r>
        <w:rPr>
          <w:rtl/>
        </w:rPr>
        <w:t xml:space="preserve">, </w:t>
      </w:r>
      <w:r>
        <w:rPr>
          <w:rFonts w:hint="cs"/>
          <w:rtl/>
        </w:rPr>
        <w:t>'</w:t>
      </w:r>
      <w:ins w:id="90391" w:author="Claude - סמנטי" w:date="2026-10-11T12:21:47Z">
        <w:r>
          <w:rPr>
            <w:rStyle w:val="afffff0"/>
            <w:rtl/>
          </w:rPr>
          <w:t xml:space="preserve">וְהָפְדֵּה לֹא נִפְדָּתָה</w:t>
        </w:r>
      </w:ins>
      <w:del w:id="90392" w:author="Claude - סמנטי" w:date="2026-10-11T12:21:47Z">
        <w:r>
          <w:rPr>
            <w:rtl/>
          </w:rPr>
          <w:delText xml:space="preserve">והפדה </w:delText>
        </w:r>
        <w:r>
          <w:rPr>
            <w:rtl/>
          </w:rPr>
          <w:delText xml:space="preserve">לא</w:delText>
        </w:r>
        <w:r>
          <w:rPr>
            <w:rtl/>
          </w:rPr>
          <w:delText xml:space="preserve"> נפדתה</w:delText>
        </w:r>
      </w:del>
      <w:r>
        <w:rPr>
          <w:rFonts w:hint="cs"/>
          <w:rtl/>
        </w:rPr>
        <w:t>'</w:t>
      </w:r>
      <w:r>
        <w:rPr>
          <w:rtl/>
        </w:rPr>
        <w:t xml:space="preserve">, </w:t>
      </w:r>
      <w:r>
        <w:rPr>
          <w:rFonts w:hint="cs"/>
          <w:rtl/>
        </w:rPr>
        <w:t>-</w:t>
      </w:r>
      <w:r>
        <w:rPr>
          <w:rtl/>
        </w:rPr>
        <w:t xml:space="preserve">דברה תורה כלשון בני אדם, </w:t>
      </w:r>
    </w:p>
    <w:p>
      <w:pPr>
        <w:pStyle w:val="38"/>
        <w:rPr>
          <w:ins w:id="93577" w:author="מנוע מכני" w:date="2026-10-11T12:04:39Z"/>
        </w:rPr>
      </w:pPr>
      <w:r w:rsidRPr="00217260">
        <w:tab/>
      </w:r>
      <w:r w:rsidRPr="00217260">
        <w:tab/>
      </w:r>
      <w:r w:rsidRPr="00217260">
        <w:tab/>
      </w:r>
      <w:r w:rsidRPr="002C42D9">
        <w:t xml:space="preserve">והך</w:t>
      </w:r>
    </w:p>
    <w:p w:rsidR="00E403F0" w:rsidRPr="00AD695E" w:rsidRDefault="00E403F0" w:rsidP="00E403F0">
      <w:pPr>
        <w:rPr>
          <w:rtl/>
        </w:rPr>
      </w:pPr>
      <w:del w:id="93578" w:author="מנוע מכני" w:date="2026-10-11T12:04:39Z">
        <w:r w:rsidRPr="002C42D9">
          <w:rPr>
            <w:rFonts w:hint="cs"/>
            <w:rtl/>
          </w:rPr>
          <w:delText xml:space="preserve"> </w:delText>
        </w:r>
      </w:del>
      <w:r w:rsidRPr="002C42D9">
        <w:rPr>
          <w:rFonts w:hint="cs"/>
          <w:rtl/>
        </w:rPr>
        <w:t xml:space="preserve">דעבר דנעני</w:t>
      </w:r>
      <w:r w:rsidRPr="00217260">
        <w:rPr>
          <w:rFonts w:hint="cs"/>
          <w:b/>
          <w:bCs/>
          <w:rtl/>
        </w:rPr>
        <w:t xml:space="preserve"> </w:t>
      </w:r>
      <w:r>
        <w:rPr>
          <w:rFonts w:hint="cs"/>
          <w:rtl/>
        </w:rPr>
        <w:t>'</w:t>
      </w:r>
      <w:ins w:id="90393" w:author="Claude - סמנטי" w:date="2026-10-11T12:21:47Z">
        <w:r>
          <w:rPr>
            <w:rStyle w:val="afffff0"/>
            <w:rtl/>
          </w:rPr>
          <w:t xml:space="preserve">כִּי לֹא חוּפָּשָׁה</w:t>
        </w:r>
      </w:ins>
      <w:del w:id="90394" w:author="Claude - סמנטי" w:date="2026-10-11T12:21:47Z">
        <w:r>
          <w:rPr>
            <w:rtl/>
          </w:rPr>
          <w:delText xml:space="preserve">כי </w:delText>
        </w:r>
        <w:r>
          <w:rPr>
            <w:rtl/>
          </w:rPr>
          <w:delText xml:space="preserve">לא</w:delText>
        </w:r>
        <w:r>
          <w:rPr>
            <w:rtl/>
          </w:rPr>
          <w:delText xml:space="preserve"> חופשה</w:delText>
        </w:r>
      </w:del>
      <w:r>
        <w:rPr>
          <w:rFonts w:hint="cs"/>
          <w:rtl/>
        </w:rPr>
        <w:t>'</w:t>
      </w:r>
      <w:r>
        <w:rPr>
          <w:rtl/>
        </w:rPr>
        <w:t>, אם אינו ענין</w:t>
      </w:r>
      <w:r>
        <w:rPr>
          <w:rFonts w:hint="cs"/>
          <w:rtl/>
        </w:rPr>
        <w:t xml:space="preserve"> לה תנהו ענין לו</w:t>
      </w:r>
      <w:r>
        <w:rPr>
          <w:rtl/>
        </w:rPr>
        <w:t>.</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51" w:author="קלוד" w:date="2026-10-11T09:07:19Z"/>
        </w:rPr>
      </w:pPr>
      <w:ins w:id="20150" w:author="קלוד" w:date="2026-10-11T09:07:19Z">
        <w:r>
          <w:t xml:space="preserve">משנה ו</w:t>
        </w:r>
      </w:ins>
    </w:p>
    <w:p w:rsidR="00E403F0" w:rsidRPr="00D65BEC" w:rsidRDefault="00E403F0" w:rsidP="00E403F0">
      <w:pPr>
        <w:pStyle w:val="afff9"/>
        <w:rPr>
          <w:del w:id="20087" w:author="קלוד" w:date="2026-10-11T09:07:19Z"/>
          <w:rtl/>
        </w:rPr>
      </w:pPr>
      <w:del w:id="20086" w:author="קלוד" w:date="2026-10-11T09:07:19Z">
        <w:r w:rsidRPr="00D65BEC">
          <w:rPr>
            <w:rtl/>
          </w:rPr>
          <w:delText xml:space="preserve">מתני'.</w:delText>
        </w:r>
      </w:del>
    </w:p>
    <w:p w:rsidR="00E403F0" w:rsidRPr="00D65BEC" w:rsidRDefault="00E403F0" w:rsidP="00E403F0">
      <w:pPr>
        <w:pStyle w:val="afff9"/>
        <w:spacing w:before="120"/>
        <w:rPr>
          <w:rtl/>
        </w:rPr>
        <w:pPrChange w:id="90011" w:author="קלוד" w:date="2026-10-11T12:09:42Z">
          <w:pPr>
            <w:pStyle w:val="afff9"/>
          </w:pPr>
        </w:pPrChange>
      </w:pPr>
      <w:r w:rsidRPr="00D65BEC">
        <w:rPr>
          <w:rtl/>
        </w:rPr>
        <w:t xml:space="preserve">כל עריות, אחד גדול ואחד קטן - קטן פטור, </w:t>
      </w:r>
    </w:p>
    <w:p w:rsidR="00E403F0" w:rsidRPr="00D65BEC" w:rsidRDefault="00E403F0" w:rsidP="00E403F0">
      <w:pPr>
        <w:pStyle w:val="afff9"/>
        <w:rPr>
          <w:rtl/>
        </w:rPr>
      </w:pPr>
      <w:r w:rsidRPr="00D65BEC">
        <w:rPr>
          <w:rtl/>
        </w:rPr>
        <w:t xml:space="preserve">אחד ער ואחד ישן - ישן פטור, </w:t>
      </w:r>
    </w:p>
    <w:p w:rsidR="00E403F0" w:rsidRPr="00D65BEC" w:rsidRDefault="00E403F0" w:rsidP="00E403F0">
      <w:pPr>
        <w:pStyle w:val="afff9"/>
        <w:rPr>
          <w:rtl/>
        </w:rPr>
      </w:pPr>
      <w:r w:rsidRPr="00D65BEC">
        <w:rPr>
          <w:rtl/>
        </w:rPr>
        <w:t>אחד שוגג ואחד מזיד - שוגג בחטאת ומזיד בהכרת.</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39" w:author="קלוד" w:date="2026-10-11T12:26:18Z"/>
        </w:rPr>
      </w:pPr>
      <w:ins w:id="90140" w:author="קלוד" w:date="2026-10-11T12:26:18Z">
        <w:r>
          <w:rPr>
            <w:color w:val="7B3F00"/>
          </w:rPr>
          <w:t xml:space="preserve">קטן וישן בשפחה חרופה - פטורים אף בגדול וניעור</w:t>
        </w:r>
      </w:ins>
    </w:p>
    <w:p>
      <w:pPr>
        <w:pStyle w:val="38"/>
        <w:rPr>
          <w:ins w:id="93579" w:author="מנוע מכני" w:date="2026-10-11T12:04:39Z"/>
        </w:rPr>
      </w:pPr>
      <w:r w:rsidRPr="002B4E05">
        <w:t>א</w:t>
      </w:r>
      <w:r w:rsidRPr="002B4E05">
        <w:t>ר</w:t>
      </w:r>
      <w:r w:rsidRPr="002B4E05">
        <w:t>"</w:t>
      </w:r>
      <w:r w:rsidRPr="002B4E05">
        <w:t xml:space="preserve">י:</w:t>
      </w:r>
    </w:p>
    <w:p w:rsidR="00E403F0" w:rsidRPr="002B4E05" w:rsidRDefault="00E403F0" w:rsidP="00E403F0">
      <w:pPr>
        <w:rPr>
          <w:rtl/>
        </w:rPr>
      </w:pPr>
      <w:del w:id="93580" w:author="מנוע מכני" w:date="2026-10-11T12:04:39Z">
        <w:r w:rsidRPr="002B4E05">
          <w:rPr>
            <w:rFonts w:hint="cs"/>
            <w:rtl/>
          </w:rPr>
          <w:delText xml:space="preserve"> </w:delText>
        </w:r>
      </w:del>
      <w:r w:rsidRPr="002B4E05">
        <w:rPr>
          <w:rtl/>
        </w:rPr>
        <w:t>ה"</w:t>
      </w:r>
      <w:r w:rsidRPr="002B4E05">
        <w:rPr>
          <w:rFonts w:hint="cs"/>
          <w:rtl/>
        </w:rPr>
        <w:t>ק</w:t>
      </w:r>
      <w:r w:rsidRPr="002B4E05">
        <w:rPr>
          <w:rtl/>
        </w:rPr>
        <w:t xml:space="preserve">: כל עריות, אחד גדול ואחד קטן - קטן פטור וגדול חייב, </w:t>
      </w:r>
      <w:r w:rsidRPr="002B4E05">
        <w:rPr>
          <w:rFonts w:hint="cs"/>
          <w:rtl/>
        </w:rPr>
        <w:t xml:space="preserve">וכאן גדול </w:t>
      </w:r>
      <w:ins w:id="90489" w:author="מנוע מכני" w:date="2026-10-11T12:04:39Z">
        <w:r>
          <w:rPr>
            <w:rFonts w:hint="cs"/>
            <w:rtl/>
          </w:rPr>
          <w:t xml:space="preserve">גם</w:t>
        </w:r>
      </w:ins>
      <w:del w:id="90490" w:author="מנוע מכני" w:date="2026-10-11T12:04:39Z">
        <w:r w:rsidRPr="002B4E05">
          <w:rPr>
            <w:rFonts w:hint="cs"/>
            <w:rtl/>
          </w:rPr>
          <w:delText xml:space="preserve">נמי</w:delText>
        </w:r>
      </w:del>
      <w:r w:rsidRPr="002B4E05">
        <w:rPr>
          <w:rFonts w:hint="cs"/>
          <w:rtl/>
        </w:rPr>
        <w:t xml:space="preserve"> פטור </w:t>
      </w:r>
      <w:ins w:id="90087" w:author="Claude - סמנטי" w:date="2026-10-11T12:21:47Z">
        <w:r>
          <w:rPr>
            <w:rFonts w:hint="cs"/>
            <w:rtl/>
          </w:rPr>
          <w:t xml:space="preserve">שהוקש</w:t>
        </w:r>
      </w:ins>
      <w:del w:id="90088" w:author="Claude - סמנטי" w:date="2026-10-11T12:21:47Z">
        <w:r w:rsidRPr="002B4E05">
          <w:rPr>
            <w:rFonts w:hint="cs"/>
            <w:rtl/>
          </w:rPr>
          <w:delText xml:space="preserve">דהוקש</w:delText>
        </w:r>
      </w:del>
      <w:r w:rsidRPr="002B4E05">
        <w:rPr>
          <w:rFonts w:hint="cs"/>
          <w:rtl/>
        </w:rPr>
        <w:t xml:space="preserve"> להדדי</w:t>
      </w:r>
    </w:p>
    <w:p>
      <w:pPr>
        <w:pStyle w:val="38"/>
        <w:rPr>
          <w:ins w:id="93581" w:author="מנוע מכני" w:date="2026-10-11T12:04:39Z"/>
        </w:rPr>
      </w:pPr>
      <w:r w:rsidRPr="00A757C8">
        <w:t>אריא</w:t>
      </w:r>
      <w:r w:rsidRPr="00A757C8">
        <w:t>"</w:t>
      </w:r>
      <w:r w:rsidRPr="00A757C8">
        <w:t xml:space="preserve">ר </w:t>
      </w:r>
      <w:r w:rsidRPr="00A757C8">
        <w:t xml:space="preserve">ה</w:t>
      </w:r>
      <w:r w:rsidRPr="00A757C8">
        <w:t>"</w:t>
      </w:r>
      <w:r w:rsidRPr="00A757C8">
        <w:t>ק</w:t>
      </w:r>
      <w:r w:rsidRPr="00A757C8">
        <w:t xml:space="preserve">:</w:t>
      </w:r>
    </w:p>
    <w:p w:rsidR="00E403F0" w:rsidRPr="00AD695E" w:rsidRDefault="00E403F0" w:rsidP="00E403F0">
      <w:pPr>
        <w:rPr>
          <w:rtl/>
        </w:rPr>
      </w:pPr>
      <w:del w:id="93582" w:author="מנוע מכני" w:date="2026-10-11T12:04:39Z">
        <w:r w:rsidRPr="00A757C8">
          <w:rPr>
            <w:rtl/>
          </w:rPr>
          <w:delText xml:space="preserve"> </w:delText>
        </w:r>
      </w:del>
      <w:r w:rsidRPr="00A757C8">
        <w:rPr>
          <w:rtl/>
        </w:rPr>
        <w:t xml:space="preserve">כל עריות, אחד ניעור ואחד ישן</w:t>
      </w:r>
      <w:r w:rsidRPr="00A757C8">
        <w:rPr>
          <w:rFonts w:hint="cs"/>
          <w:rtl/>
        </w:rPr>
        <w:t>,</w:t>
      </w:r>
      <w:r w:rsidRPr="00A757C8">
        <w:rPr>
          <w:rtl/>
        </w:rPr>
        <w:t xml:space="preserve"> ישן פטור וניעור חייב, וכאן </w:t>
      </w:r>
      <w:ins w:id="90095" w:author="מנוע מכני" w:date="2026-10-11T12:04:39Z">
        <w:r>
          <w:rPr>
            <w:rtl/>
          </w:rPr>
          <w:t xml:space="preserve">אפי'</w:t>
        </w:r>
      </w:ins>
      <w:del w:id="90096" w:author="מנוע מכני" w:date="2026-10-11T12:04:39Z">
        <w:r w:rsidRPr="00A757C8">
          <w:rPr>
            <w:rtl/>
          </w:rPr>
          <w:delText xml:space="preserve">אפילו</w:delText>
        </w:r>
      </w:del>
      <w:r w:rsidRPr="00A757C8">
        <w:rPr>
          <w:rtl/>
        </w:rPr>
        <w:t xml:space="preserve"> ניעור פטו</w:t>
      </w:r>
      <w:ins w:id="90019" w:author="מנוע מכני" w:date="2026-10-11T12:04:39Z">
        <w:r>
          <w:rPr>
            <w:rtl/>
          </w:rPr>
          <w:t xml:space="preserve">ר, </w:t>
        </w:r>
        <w:ins w:id="90089" w:author="Claude - סמנטי" w:date="2026-10-11T12:21:47Z">
          <w:r>
            <w:rPr>
              <w:rtl/>
            </w:rPr>
            <w:t xml:space="preserve">שהוקש</w:t>
          </w:r>
        </w:ins>
        <w:del w:id="90090" w:author="Claude - סמנטי" w:date="2026-10-11T12:21:47Z">
          <w:r>
            <w:rPr>
              <w:rtl/>
            </w:rPr>
            <w:delText xml:space="preserve">ד</w:delText>
          </w:r>
          <w:r w:rsidRPr="00A757C8">
            <w:rPr>
              <w:rFonts w:hint="cs"/>
              <w:rtl/>
            </w:rPr>
            <w:delText xml:space="preserve">הוקש</w:delText>
          </w:r>
        </w:del>
      </w:ins>
      <w:del w:id="90020" w:author="מנוע מכני" w:date="2026-10-11T12:04:39Z">
        <w:r w:rsidRPr="00A757C8">
          <w:rPr>
            <w:rtl/>
          </w:rPr>
          <w:delText xml:space="preserve">ר,</w:delText>
        </w:r>
        <w:r w:rsidRPr="00A757C8">
          <w:rPr>
            <w:rFonts w:hint="cs"/>
            <w:rtl/>
          </w:rPr>
          <w:delText xml:space="preserve">ד</w:delText>
        </w:r>
      </w:del>
      <w:r w:rsidRPr="00A757C8">
        <w:rPr>
          <w:rFonts w:hint="cs"/>
          <w:rtl/>
        </w:rPr>
        <w:t xml:space="preserve"> להדדי</w:t>
      </w:r>
      <w:r w:rsidRPr="00A757C8">
        <w:rPr>
          <w:rtl/>
        </w:rPr>
        <w:t xml:space="preserve"> </w:t>
      </w:r>
    </w:p>
    <w:p>
      <w:pPr>
        <w:pStyle w:val="afffff8"/>
        <w:rPr>
          <w:ins w:id="90137" w:author="קלוד" w:date="2026-10-11T12:26:18Z"/>
        </w:rPr>
      </w:pPr>
      <w:ins w:id="90138" w:author="קלוד" w:date="2026-10-11T12:26:18Z">
        <w:r>
          <w:rPr>
            <w:color w:val="7B3F00"/>
          </w:rPr>
          <w:t xml:space="preserve">עשו גומר כמערה בשפחה - מתכוין כשאינו מתכוין</w:t>
        </w:r>
      </w:ins>
    </w:p>
    <w:p>
      <w:pPr>
        <w:pStyle w:val="38"/>
        <w:rPr>
          <w:ins w:id="93583" w:author="מנוע מכני" w:date="2026-10-11T12:04:39Z"/>
        </w:rPr>
      </w:pPr>
      <w:r w:rsidRPr="00E87E21">
        <w:t xml:space="preserve">תני תנא </w:t>
      </w:r>
      <w:ins w:id="91199" w:author="מנוע מכני" w:date="2026-10-11T12:04:39Z">
        <w:r>
          <w:t xml:space="preserve">לפניו</w:t>
        </w:r>
      </w:ins>
      <w:del w:id="91200" w:author="מנוע מכני" w:date="2026-10-11T12:04:39Z">
        <w:r w:rsidRPr="00E87E21">
          <w:delText xml:space="preserve">קמיה</w:delText>
        </w:r>
      </w:del>
      <w:r w:rsidRPr="00E87E21">
        <w:t xml:space="preserve"> דר"</w:t>
      </w:r>
      <w:r w:rsidRPr="00E87E21">
        <w:t>ש</w:t>
      </w:r>
      <w:r w:rsidRPr="00E87E21">
        <w:t xml:space="preserve">:</w:t>
      </w:r>
    </w:p>
    <w:p w:rsidR="00E403F0" w:rsidRPr="00E87E21" w:rsidRDefault="00E403F0" w:rsidP="00E403F0">
      <w:pPr>
        <w:rPr>
          <w:spacing w:val="-4"/>
          <w:rtl/>
        </w:rPr>
      </w:pPr>
      <w:del w:id="93584" w:author="מנוע מכני" w:date="2026-10-11T12:04:39Z">
        <w:r w:rsidRPr="00E87E21">
          <w:rPr>
            <w:spacing w:val="-4"/>
            <w:rtl/>
          </w:rPr>
          <w:delText xml:space="preserve"> </w:delText>
        </w:r>
      </w:del>
      <w:r w:rsidRPr="00E87E21">
        <w:rPr>
          <w:spacing w:val="-4"/>
          <w:rtl/>
        </w:rPr>
        <w:t xml:space="preserve">עשו גומר כמערה, מתכוין כשאין מתכוין, כדרכה כשלא כדרכה, ניעור כישן.</w:t>
      </w:r>
    </w:p>
    <w:p w:rsidR="00E403F0" w:rsidRPr="00AD695E" w:rsidRDefault="00E403F0" w:rsidP="00E403F0">
      <w:pPr>
        <w:pStyle w:val="afff3"/>
        <w:framePr w:wrap="around"/>
        <w:spacing w:line="240" w:lineRule="exact"/>
        <w:rPr>
          <w:rtl/>
        </w:rPr>
      </w:pPr>
      <w:r w:rsidRPr="009239E9">
        <w:rPr>
          <w:rFonts w:hint="cs"/>
          <w:szCs w:val="18"/>
          <w:rtl/>
        </w:rPr>
        <w:t>יא:</w:t>
      </w:r>
    </w:p>
    <w:p>
      <w:pPr>
        <w:pStyle w:val="38"/>
        <w:rPr>
          <w:ins w:id="93585" w:author="מנוע מכני" w:date="2026-10-11T12:04:39Z"/>
        </w:rPr>
      </w:pPr>
      <w:r>
        <w:t>ה"</w:t>
      </w:r>
      <w:r>
        <w:t>ק</w:t>
      </w:r>
      <w:r>
        <w:t xml:space="preserve">:</w:t>
      </w:r>
    </w:p>
    <w:p w:rsidR="00E403F0" w:rsidRPr="00AD695E" w:rsidRDefault="00E403F0" w:rsidP="00E403F0">
      <w:pPr>
        <w:rPr>
          <w:rtl/>
        </w:rPr>
      </w:pPr>
      <w:del w:id="93586" w:author="מנוע מכני" w:date="2026-10-11T12:04:39Z">
        <w:r>
          <w:rPr>
            <w:rtl/>
          </w:rPr>
          <w:delText xml:space="preserve"> </w:delText>
        </w:r>
      </w:del>
      <w:r>
        <w:rPr>
          <w:rtl/>
        </w:rPr>
        <w:t xml:space="preserve">עשו גומר שלא כדרכה בשפחה חרופה דלא </w:t>
      </w:r>
      <w:ins w:id="90091" w:author="Claude - סמנטי" w:date="2026-10-11T12:21:47Z">
        <w:r>
          <w:rPr>
            <w:rtl/>
          </w:rPr>
          <w:t xml:space="preserve">חייבים</w:t>
        </w:r>
      </w:ins>
      <w:del w:id="90092" w:author="Claude - סמנטי" w:date="2026-10-11T12:21:47Z">
        <w:r>
          <w:rPr>
            <w:rtl/>
          </w:rPr>
          <w:delText xml:space="preserve">מיחייבי</w:delText>
        </w:r>
      </w:del>
      <w:r>
        <w:rPr>
          <w:rtl/>
        </w:rPr>
        <w:t xml:space="preserve"> כמערה כדרכה, דשכבת זרע כתיב</w:t>
      </w:r>
      <w:ins w:id="91843" w:author="מנוע מכני" w:date="2026-10-11T12:04:39Z">
        <w:r>
          <w:rPr>
            <w:rtl/>
          </w:rPr>
          <w:t xml:space="preserve">,</w:t>
        </w:r>
      </w:ins>
      <w:del w:id="91844" w:author="מנוע מכני" w:date="2026-10-11T12:04:39Z">
        <w:r>
          <w:rPr>
            <w:rtl/>
          </w:rPr>
          <w:delText xml:space="preserve">;</w:delText>
        </w:r>
      </w:del>
    </w:p>
    <w:p w:rsidR="00E403F0" w:rsidRPr="00AD695E" w:rsidRDefault="00E403F0" w:rsidP="00E403F0">
      <w:pPr>
        <w:rPr>
          <w:rtl/>
        </w:rPr>
      </w:pPr>
      <w:r>
        <w:rPr>
          <w:rtl/>
        </w:rPr>
        <w:t>מתכוין שלא כדרכה בשפחה דפטורין כאינו מתכוין, דש"</w:t>
      </w:r>
      <w:r>
        <w:rPr>
          <w:rFonts w:hint="cs"/>
          <w:rtl/>
        </w:rPr>
        <w:t>ז</w:t>
      </w:r>
      <w:r>
        <w:rPr>
          <w:rtl/>
        </w:rPr>
        <w:t xml:space="preserve"> כתיב</w:t>
      </w:r>
      <w:ins w:id="91845" w:author="מנוע מכני" w:date="2026-10-11T12:04:39Z">
        <w:r>
          <w:rPr>
            <w:rtl/>
          </w:rPr>
          <w:t xml:space="preserve">,</w:t>
        </w:r>
      </w:ins>
      <w:del w:id="91846" w:author="מנוע מכני" w:date="2026-10-11T12:04:39Z">
        <w:r>
          <w:rPr>
            <w:rtl/>
          </w:rPr>
          <w:delText xml:space="preserve">;</w:delText>
        </w:r>
      </w:del>
    </w:p>
    <w:p w:rsidR="00E403F0" w:rsidRPr="00AD695E" w:rsidRDefault="00E403F0" w:rsidP="00E403F0">
      <w:pPr>
        <w:rPr>
          <w:rtl/>
        </w:rPr>
      </w:pPr>
      <w:r>
        <w:rPr>
          <w:rtl/>
        </w:rPr>
        <w:t xml:space="preserve">ניעור שלא כדרכה בשפחה דפטורין כישן, </w:t>
      </w:r>
      <w:r>
        <w:rPr>
          <w:rFonts w:hint="cs"/>
          <w:rtl/>
        </w:rPr>
        <w:t>דש</w:t>
      </w:r>
      <w:r>
        <w:rPr>
          <w:rtl/>
        </w:rPr>
        <w:t>"</w:t>
      </w:r>
      <w:r>
        <w:rPr>
          <w:rFonts w:hint="cs"/>
          <w:rtl/>
        </w:rPr>
        <w:t>ז</w:t>
      </w:r>
      <w:r>
        <w:rPr>
          <w:rtl/>
        </w:rPr>
        <w:t xml:space="preserve"> כתיב</w:t>
      </w:r>
      <w:ins w:id="91847" w:author="מנוע מכני" w:date="2026-10-11T12:04:39Z">
        <w:r>
          <w:rPr>
            <w:rtl/>
          </w:rPr>
          <w:t xml:space="preserve">,</w:t>
        </w:r>
      </w:ins>
      <w:del w:id="91848" w:author="מנוע מכני" w:date="2026-10-11T12:04:39Z">
        <w:r>
          <w:rPr>
            <w:rtl/>
          </w:rPr>
          <w:delText xml:space="preserve">;</w:delText>
        </w:r>
      </w:del>
    </w:p>
    <w:p w:rsidR="00E403F0" w:rsidRPr="00AD695E" w:rsidRDefault="00E403F0" w:rsidP="00E403F0">
      <w:pPr>
        <w:rPr>
          <w:rtl/>
        </w:rPr>
      </w:pPr>
      <w:r>
        <w:rPr>
          <w:rtl/>
        </w:rPr>
        <w:t xml:space="preserve">נמצא מתכוין והמערה בשפחה כשאין מתכוין בכל עריות, </w:t>
      </w:r>
    </w:p>
    <w:p w:rsidR="00E403F0" w:rsidRPr="00AD695E" w:rsidRDefault="00E403F0" w:rsidP="00E403F0">
      <w:pPr>
        <w:rPr>
          <w:rtl/>
        </w:rPr>
      </w:pPr>
      <w:r>
        <w:rPr>
          <w:rtl/>
        </w:rPr>
        <w:t xml:space="preserve">ישן כדרכה כישן דעריות, </w:t>
      </w:r>
    </w:p>
    <w:p w:rsidR="00E403F0" w:rsidRPr="00AD695E" w:rsidRDefault="00E403F0" w:rsidP="00E403F0">
      <w:pPr>
        <w:rPr>
          <w:rtl/>
        </w:rPr>
      </w:pPr>
      <w:r>
        <w:rPr>
          <w:rtl/>
        </w:rPr>
        <w:t>נמצא ניעור שלא כדרכה בשפחה כישן דכל עריות.</w:t>
      </w:r>
    </w:p>
    <w:p w:rsidR="00E403F0" w:rsidRPr="00AD695E" w:rsidRDefault="00E403F0" w:rsidP="00D07C84">
      <w:pPr>
        <w:pStyle w:val="Hadran"/>
        <w:pPrChange w:id="96672" w:author="Claude" w:date="2026-10-11T09:08:11Z">
          <w:pPr>
            <w:pStyle w:val="affff"/>
          </w:pPr>
        </w:pPrChange>
      </w:pPr>
      <w:r>
        <w:rPr>
          <w:rtl/>
        </w:rPr>
        <w:t>הדרן עלך ארבעה מחוסרי כפרה.</w:t>
      </w:r>
    </w:p>
    <w:p w:rsidR="00E403F0" w:rsidRPr="00AD695E" w:rsidRDefault="00E403F0" w:rsidP="00E403F0">
      <w:pPr>
        <w:pStyle w:val="afff6"/>
        <w:framePr w:wrap="around"/>
        <w:spacing w:line="240" w:lineRule="exact"/>
        <w:rPr>
          <w:del w:id="95650" w:author="Claude" w:date="2026-10-11T09:07:45Z"/>
          <w:rtl/>
        </w:rPr>
      </w:pPr>
      <w:del w:id="95649" w:author="Claude" w:date="2026-10-11T09:07:45Z">
        <w:r>
          <w:rPr>
            <w:rFonts w:hint="cs"/>
            <w:rtl/>
          </w:rPr>
          <w:lastRenderedPageBreak/>
          <w:delText xml:space="preserve">פרק שלישי</w:delText>
        </w:r>
      </w:del>
    </w:p>
    <w:p w:rsidR="00E403F0" w:rsidRPr="00AD695E" w:rsidRDefault="00E403F0" w:rsidP="00E403F0">
      <w:pPr>
        <w:pStyle w:val="afff7"/>
        <w:framePr w:wrap="around"/>
        <w:spacing w:line="240" w:lineRule="exact"/>
        <w:rPr>
          <w:del w:id="95652" w:author="Claude" w:date="2026-10-11T09:07:45Z"/>
          <w:rtl/>
        </w:rPr>
      </w:pPr>
      <w:del w:id="95651" w:author="Claude" w:date="2026-10-11T09:07:45Z">
        <w:r>
          <w:rPr>
            <w:rFonts w:hint="cs"/>
            <w:rtl/>
          </w:rPr>
          <w:delText xml:space="preserve">אמרו לו </w:delText>
        </w:r>
      </w:del>
    </w:p>
    <w:p w:rsidR="00E403F0" w:rsidRPr="00AD695E" w:rsidRDefault="00E403F0" w:rsidP="00E403F0">
      <w:pPr>
        <w:pStyle w:val="afff8"/>
        <w:framePr w:wrap="around"/>
        <w:rPr>
          <w:rtl/>
        </w:rPr>
      </w:pPr>
      <w:r>
        <w:rPr>
          <w:rFonts w:hint="cs"/>
          <w:rtl/>
        </w:rPr>
        <w:t>יא:- יז.</w:t>
      </w:r>
    </w:p>
    <w:p>
      <w:pPr>
        <w:pStyle w:val="PetichatPerek"/>
        <w:rPr>
          <w:ins w:id="95648" w:author="Claude" w:date="2026-10-11T09:07:45Z"/>
        </w:rPr>
      </w:pPr>
      <w:ins w:id="95647" w:author="Claude" w:date="2026-10-11T09:07:45Z">
        <w:r>
          <w:rPr>
            <w:rFonts w:hint="cs"/>
            <w:rtl/>
          </w:rPr>
          <w:t xml:space="preserve">פרק שלישי</w:t>
        </w:r>
        <w:r>
          <w:rPr>
            <w:rFonts w:hint="cs"/>
            <w:rtl/>
          </w:rPr>
          <w:t xml:space="preserve"> - </w:t>
        </w:r>
        <w:r>
          <w:rPr>
            <w:rFonts w:hint="cs"/>
            <w:rtl/>
          </w:rPr>
          <w:t xml:space="preserve">אמרו לו</w:t>
        </w:r>
      </w:ins>
    </w:p>
    <w:p>
      <w:pPr>
        <w:pStyle w:val="MishnaBatzad"/>
        <w:rPr>
          <w:ins w:id="20153" w:author="קלוד" w:date="2026-10-11T09:07:19Z"/>
        </w:rPr>
      </w:pPr>
      <w:ins w:id="20152" w:author="קלוד" w:date="2026-10-11T09:07:19Z">
        <w:r>
          <w:t xml:space="preserve">משנה א</w:t>
        </w:r>
      </w:ins>
    </w:p>
    <w:p w:rsidR="00E403F0" w:rsidRPr="00D65BEC" w:rsidRDefault="00E403F0" w:rsidP="00E403F0">
      <w:pPr>
        <w:pStyle w:val="afff9"/>
        <w:rPr>
          <w:del w:id="20089" w:author="קלוד" w:date="2026-10-11T09:07:19Z"/>
          <w:rtl/>
        </w:rPr>
      </w:pPr>
      <w:del w:id="20088" w:author="קלוד" w:date="2026-10-11T09:07:19Z">
        <w:r w:rsidRPr="00D65BEC">
          <w:rPr>
            <w:rtl/>
          </w:rPr>
          <w:delText xml:space="preserve">מתני'.</w:delText>
        </w:r>
      </w:del>
    </w:p>
    <w:p w:rsidR="00E403F0" w:rsidRPr="00D65BEC" w:rsidRDefault="00E403F0" w:rsidP="00E403F0">
      <w:pPr>
        <w:pStyle w:val="afff9"/>
        <w:spacing w:before="120"/>
        <w:rPr>
          <w:rtl/>
        </w:rPr>
        <w:pPrChange w:id="90012" w:author="קלוד" w:date="2026-10-11T12:09:42Z">
          <w:pPr>
            <w:pStyle w:val="afff9"/>
          </w:pPr>
        </w:pPrChange>
      </w:pPr>
      <w:r w:rsidRPr="00D65BEC">
        <w:rPr>
          <w:rtl/>
        </w:rPr>
        <w:t>אמרו לו אכלת חלב - מביא חטאת.</w:t>
      </w:r>
    </w:p>
    <w:p w:rsidR="00E403F0" w:rsidRPr="00D65BEC" w:rsidRDefault="00E403F0" w:rsidP="00E403F0">
      <w:pPr>
        <w:pStyle w:val="afff9"/>
        <w:rPr>
          <w:rtl/>
        </w:rPr>
      </w:pPr>
      <w:r w:rsidRPr="00D65BEC">
        <w:rPr>
          <w:rtl/>
        </w:rPr>
        <w:t xml:space="preserve">עד אומר אכל ועד אומר לא אכל, </w:t>
      </w:r>
    </w:p>
    <w:p w:rsidR="00E403F0" w:rsidRPr="00D65BEC" w:rsidRDefault="00E403F0" w:rsidP="00E403F0">
      <w:pPr>
        <w:pStyle w:val="afff9"/>
        <w:rPr>
          <w:rtl/>
        </w:rPr>
      </w:pPr>
      <w:r w:rsidRPr="00D65BEC">
        <w:rPr>
          <w:rtl/>
        </w:rPr>
        <w:t>אשה אומרת אכל ואשה אומרת לא אכל - מביא אשם תלוי.</w:t>
      </w:r>
    </w:p>
    <w:p w:rsidR="00E403F0" w:rsidRPr="00D65BEC" w:rsidRDefault="00E403F0" w:rsidP="00E403F0">
      <w:pPr>
        <w:pStyle w:val="afff9"/>
        <w:rPr>
          <w:rtl/>
        </w:rPr>
      </w:pPr>
      <w:r w:rsidRPr="00D65BEC">
        <w:rPr>
          <w:rtl/>
        </w:rPr>
        <w:t>עד אומר אכל והוא אומר לא אכלתי פטור.</w:t>
      </w:r>
    </w:p>
    <w:p w:rsidR="00E403F0" w:rsidRPr="00D65BEC" w:rsidRDefault="00E403F0" w:rsidP="00E403F0">
      <w:pPr>
        <w:pStyle w:val="afff9"/>
        <w:rPr>
          <w:rtl/>
        </w:rPr>
      </w:pPr>
      <w:r>
        <w:rPr>
          <w:rtl/>
        </w:rPr>
        <w:t xml:space="preserve">שנים אומרים אכל והוא אומר לא אכלתי - </w:t>
      </w:r>
      <w:r>
        <w:rPr>
          <w:rStyle w:val="TanaimMishna"/>
          <w:rtl/>
          <w:rPrChange w:id="20006" w:author="קלוד" w:date="2026-10-11T09:07:19Z">
            <w:rPr>
              <w:rtl/>
            </w:rPr>
          </w:rPrChange>
        </w:rPr>
        <w:t xml:space="preserve">רבי מאיר</w:t>
      </w:r>
      <w:r>
        <w:rPr>
          <w:rtl/>
        </w:rPr>
        <w:t xml:space="preserve"> מחייב.</w:t>
      </w:r>
    </w:p>
    <w:p w:rsidR="00E403F0" w:rsidRPr="00D65BEC" w:rsidRDefault="00E403F0" w:rsidP="00E403F0">
      <w:pPr>
        <w:pStyle w:val="afff9"/>
        <w:rPr>
          <w:rtl/>
        </w:rPr>
      </w:pPr>
      <w:r w:rsidRPr="00D65BEC">
        <w:rPr>
          <w:rtl/>
        </w:rPr>
        <w:t xml:space="preserve">א"ר מאיר: אם הביאוהו שנים לידי מיתה חמורה, לא יביאוהו לידי קרבן הקל? </w:t>
      </w:r>
    </w:p>
    <w:p w:rsidR="00E403F0" w:rsidRPr="00D65BEC" w:rsidRDefault="00E403F0" w:rsidP="00E403F0">
      <w:pPr>
        <w:pStyle w:val="afff9"/>
        <w:rPr>
          <w:rtl/>
        </w:rPr>
      </w:pPr>
      <w:r w:rsidRPr="00D65BEC">
        <w:rPr>
          <w:rtl/>
        </w:rPr>
        <w:t>אמרו לו: מה אם ירצה לומר מזיד הייתי - פטור.</w:t>
      </w:r>
    </w:p>
    <w:p w:rsidR="00E403F0" w:rsidRPr="00D65BEC" w:rsidRDefault="00E403F0" w:rsidP="00E403F0">
      <w:pPr>
        <w:pStyle w:val="afff9"/>
        <w:rPr>
          <w:rtl/>
        </w:rPr>
      </w:pPr>
      <w:r w:rsidRPr="00D65BEC">
        <w:rPr>
          <w:rtl/>
        </w:rPr>
        <w:t xml:space="preserve">אכל חלב וחלב בהעלם אחת - אינו חייב אלא אחת, </w:t>
      </w:r>
    </w:p>
    <w:p w:rsidR="00E403F0" w:rsidRPr="00D64BA8" w:rsidRDefault="00E403F0" w:rsidP="00E403F0">
      <w:pPr>
        <w:pStyle w:val="afff9"/>
        <w:rPr>
          <w:spacing w:val="8"/>
          <w:rtl/>
        </w:rPr>
      </w:pPr>
      <w:r w:rsidRPr="00D64BA8">
        <w:rPr>
          <w:spacing w:val="8"/>
          <w:rtl/>
        </w:rPr>
        <w:t>אכל חלב ודם ופיגול ונותר בהעלם אחת - חייב ע</w:t>
      </w:r>
      <w:r w:rsidRPr="00D64BA8">
        <w:rPr>
          <w:rFonts w:hint="cs"/>
          <w:spacing w:val="8"/>
          <w:rtl/>
        </w:rPr>
        <w:t>כאו</w:t>
      </w:r>
      <w:r w:rsidRPr="00D64BA8">
        <w:rPr>
          <w:spacing w:val="8"/>
          <w:rtl/>
        </w:rPr>
        <w:t>"</w:t>
      </w:r>
      <w:r w:rsidRPr="00D64BA8">
        <w:rPr>
          <w:rFonts w:hint="cs"/>
          <w:spacing w:val="8"/>
          <w:rtl/>
        </w:rPr>
        <w:t>א</w:t>
      </w:r>
      <w:r w:rsidRPr="00D64BA8">
        <w:rPr>
          <w:spacing w:val="8"/>
          <w:rtl/>
        </w:rPr>
        <w:t>, זה חומר במינין הרבה ממין אחד.</w:t>
      </w:r>
    </w:p>
    <w:p w:rsidR="00E403F0" w:rsidRPr="00D65BEC" w:rsidRDefault="00E403F0" w:rsidP="00E403F0">
      <w:pPr>
        <w:pStyle w:val="afff9"/>
        <w:rPr>
          <w:rtl/>
        </w:rPr>
      </w:pPr>
      <w:r w:rsidRPr="00D65BEC">
        <w:rPr>
          <w:rtl/>
        </w:rPr>
        <w:t>וחומר במין אחד ממינין הרבה, שאם אכל כחצי זית וחזר ואכל כחצי זית אחר בהעלם אחת ממין אחד - חייב, משני מינין - פטור.</w:t>
      </w:r>
    </w:p>
    <w:p w:rsidR="00E403F0" w:rsidRPr="00AD695E" w:rsidRDefault="00E403F0" w:rsidP="00E403F0">
      <w:pPr>
        <w:jc w:val="center"/>
        <w:rPr>
          <w:del w:id="90028" w:author="מנוע עיצוב" w:date="2026-10-11T12:09:26Z"/>
          <w:rtl/>
        </w:rPr>
      </w:pPr>
      <w:del w:id="9002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4" w:author="קלוד" w:date="2026-10-11T09:07:19Z">
          <w:pPr>
            <w:pStyle w:val="affff1"/>
            <w:rPr>
              <w:rtl/>
            </w:rPr>
          </w:pPr>
        </w:pPrChange>
      </w:pPr>
      <w:ins w:id="9814" w:author="מספור קטעי משנה" w:date="2026-10-11T09:35:06Z">
        <w:r>
          <w:rPr>
            <w:rStyle w:val="MisparKeta"/>
          </w:rPr>
          <w:t xml:space="preserve">א. </w:t>
        </w:r>
      </w:ins>
      <w:r>
        <w:rPr>
          <w:rtl/>
        </w:rPr>
        <w:t>אמרו לו אכלת חלב - מביא חטאת;</w:t>
      </w:r>
    </w:p>
    <w:p w:rsidR="00E403F0" w:rsidRPr="00AD695E" w:rsidRDefault="00E403F0" w:rsidP="00E403F0">
      <w:pPr>
        <w:rPr>
          <w:rtl/>
        </w:rPr>
      </w:pPr>
      <w:r>
        <w:rPr>
          <w:rtl/>
        </w:rPr>
        <w:t xml:space="preserve">אמרו כמה הויין? </w:t>
      </w:r>
    </w:p>
    <w:p w:rsidR="00E403F0" w:rsidRPr="00AD695E" w:rsidRDefault="00E403F0" w:rsidP="00E403F0">
      <w:pPr>
        <w:rPr>
          <w:rtl/>
        </w:rPr>
      </w:pPr>
      <w:r>
        <w:rPr>
          <w:rtl/>
        </w:rPr>
        <w:t xml:space="preserve">תרין, </w:t>
      </w:r>
      <w:ins w:id="92381" w:author="מנוע מכני" w:date="2026-10-11T12:04:39Z">
        <w:r>
          <w:rPr>
            <w:rFonts w:hint="cs"/>
            <w:rtl/>
          </w:rPr>
          <w:t xml:space="preserve">ואם </w:t>
        </w:r>
      </w:ins>
      <w:del w:id="92382" w:author="מנוע מכני" w:date="2026-10-11T12:04:39Z">
        <w:r>
          <w:rPr>
            <w:rFonts w:hint="cs"/>
            <w:rtl/>
          </w:rPr>
          <w:delText xml:space="preserve">ואי </w:delText>
        </w:r>
      </w:del>
      <w:r>
        <w:rPr>
          <w:rFonts w:hint="cs"/>
          <w:rtl/>
        </w:rPr>
        <w:t xml:space="preserve">שתק על שנים הוא דמביא חטאת </w:t>
      </w:r>
      <w:ins w:id="92383" w:author="מנוע מכני" w:date="2026-10-11T12:04:39Z">
        <w:r>
          <w:rPr>
            <w:rFonts w:hint="cs"/>
            <w:rtl/>
          </w:rPr>
          <w:t xml:space="preserve">ואם </w:t>
        </w:r>
      </w:ins>
      <w:del w:id="92384" w:author="מנוע מכני" w:date="2026-10-11T12:04:39Z">
        <w:r>
          <w:rPr>
            <w:rFonts w:hint="cs"/>
            <w:rtl/>
          </w:rPr>
          <w:delText xml:space="preserve">ואי </w:delText>
        </w:r>
      </w:del>
      <w:r>
        <w:rPr>
          <w:rFonts w:hint="cs"/>
          <w:rtl/>
        </w:rPr>
        <w:t xml:space="preserve">אחד שתק אינו מביא </w:t>
      </w:r>
    </w:p>
    <w:p>
      <w:pPr>
        <w:pStyle w:val="afffff8"/>
        <w:rPr>
          <w:ins w:id="90135" w:author="קלוד" w:date="2026-10-11T12:26:18Z"/>
        </w:rPr>
      </w:pPr>
      <w:ins w:id="90136" w:author="קלוד" w:date="2026-10-11T12:26:18Z">
        <w:r>
          <w:rPr>
            <w:color w:val="7B3F00"/>
          </w:rPr>
          <w:t xml:space="preserve">אמרו לו אכלת חלב - עד אחד ושתק או שנים</w:t>
        </w:r>
      </w:ins>
    </w:p>
    <w:p>
      <w:pPr>
        <w:pStyle w:val="38"/>
        <w:rPr>
          <w:ins w:id="93587" w:author="מנוע מכני" w:date="2026-10-11T12:04:39Z"/>
        </w:rPr>
      </w:pPr>
      <w:r w:rsidRPr="00027215">
        <w:t xml:space="preserve">אימא </w:t>
      </w:r>
      <w:ins w:id="92251" w:author="מנוע מכני" w:date="2026-10-11T12:04:39Z">
        <w:r>
          <w:t xml:space="preserve">אמצעית</w:t>
        </w:r>
      </w:ins>
      <w:del w:id="92252" w:author="מנוע מכני" w:date="2026-10-11T12:04:39Z">
        <w:r w:rsidRPr="00027215">
          <w:delText xml:space="preserve">מציעתא</w:delText>
        </w:r>
      </w:del>
      <w:r w:rsidRPr="00027215">
        <w:t xml:space="preserve">:</w:t>
      </w:r>
    </w:p>
    <w:p w:rsidR="00E403F0" w:rsidRPr="00027215" w:rsidRDefault="00E403F0" w:rsidP="00E403F0">
      <w:pPr>
        <w:rPr>
          <w:spacing w:val="-4"/>
          <w:rtl/>
        </w:rPr>
      </w:pPr>
      <w:del w:id="93588" w:author="מנוע מכני" w:date="2026-10-11T12:04:39Z">
        <w:r w:rsidRPr="00027215">
          <w:rPr>
            <w:spacing w:val="-4"/>
            <w:rtl/>
          </w:rPr>
          <w:delText xml:space="preserve"> </w:delText>
        </w:r>
      </w:del>
      <w:r w:rsidRPr="00027215">
        <w:rPr>
          <w:spacing w:val="-4"/>
          <w:rtl/>
        </w:rPr>
        <w:t xml:space="preserve">עד אומר אכל והוא אומר </w:t>
      </w:r>
      <w:r w:rsidRPr="00027215">
        <w:rPr>
          <w:spacing w:val="-4"/>
          <w:rtl/>
        </w:rPr>
        <w:t xml:space="preserve">לא</w:t>
      </w:r>
      <w:r w:rsidRPr="00027215">
        <w:rPr>
          <w:spacing w:val="-4"/>
          <w:rtl/>
        </w:rPr>
        <w:t xml:space="preserve"> אכלתי, טעמא דמכחיש, אבל שתיק חייב, וכ"ש </w:t>
      </w:r>
      <w:ins w:id="91201" w:author="מנוע מכני" w:date="2026-10-11T12:04:39Z">
        <w:r>
          <w:rPr>
            <w:spacing w:val="-4"/>
            <w:rtl/>
          </w:rPr>
          <w:t xml:space="preserve">שני</w:t>
        </w:r>
      </w:ins>
      <w:del w:id="91202" w:author="מנוע מכני" w:date="2026-10-11T12:04:39Z">
        <w:r w:rsidRPr="00027215">
          <w:rPr>
            <w:spacing w:val="-4"/>
            <w:rtl/>
          </w:rPr>
          <w:delText xml:space="preserve">תרי</w:delText>
        </w:r>
      </w:del>
      <w:r w:rsidRPr="00027215">
        <w:rPr>
          <w:spacing w:val="-4"/>
          <w:rtl/>
        </w:rPr>
        <w:t xml:space="preserve">! </w:t>
      </w:r>
    </w:p>
    <w:p>
      <w:pPr>
        <w:pStyle w:val="38"/>
        <w:rPr>
          <w:ins w:id="93589" w:author="מנוע מכני" w:date="2026-10-11T12:04:39Z"/>
        </w:rPr>
      </w:pPr>
      <w:r>
        <w:t xml:space="preserve">- אלא</w:t>
      </w:r>
    </w:p>
    <w:p w:rsidR="00E403F0" w:rsidRPr="00AD695E" w:rsidRDefault="00E403F0" w:rsidP="00E403F0">
      <w:pPr>
        <w:pStyle w:val="affffb"/>
        <w:rPr>
          <w:rtl/>
        </w:rPr>
      </w:pPr>
      <w:del w:id="93590" w:author="מנוע מכני" w:date="2026-10-11T12:04:39Z">
        <w:r>
          <w:rPr>
            <w:rtl/>
          </w:rPr>
          <w:delText xml:space="preserve"> </w:delText>
        </w:r>
      </w:del>
      <w:r>
        <w:rPr>
          <w:rtl/>
        </w:rPr>
        <w:t xml:space="preserve">דמכחיש </w:t>
      </w:r>
      <w:ins w:id="92203" w:author="מנוע מכני" w:date="2026-10-11T12:04:39Z">
        <w:r>
          <w:rPr>
            <w:rtl/>
          </w:rPr>
          <w:t xml:space="preserve">להם</w:t>
        </w:r>
      </w:ins>
      <w:del w:id="92204" w:author="מנוע מכני" w:date="2026-10-11T12:04:39Z">
        <w:r>
          <w:rPr>
            <w:rtl/>
          </w:rPr>
          <w:delText xml:space="preserve">להו</w:delText>
        </w:r>
      </w:del>
      <w:r>
        <w:rPr>
          <w:rtl/>
        </w:rPr>
        <w:t xml:space="preserve">, </w:t>
      </w:r>
      <w:r>
        <w:rPr>
          <w:rStyle w:val="2fb"/>
          <w:rFonts w:hint="cs"/>
          <w:rtl/>
        </w:rPr>
        <w:t>ור</w:t>
      </w:r>
      <w:r>
        <w:rPr>
          <w:rStyle w:val="2fb"/>
          <w:rtl/>
        </w:rPr>
        <w:t>"</w:t>
      </w:r>
      <w:r>
        <w:rPr>
          <w:rStyle w:val="2fb"/>
          <w:rFonts w:hint="cs"/>
          <w:rtl/>
        </w:rPr>
        <w:t xml:space="preserve">מ</w:t>
      </w:r>
      <w:r>
        <w:rPr>
          <w:rFonts w:hint="cs"/>
          <w:rtl/>
        </w:rPr>
        <w:t xml:space="preserve"> היא ד</w:t>
      </w:r>
      <w:r>
        <w:rPr>
          <w:rtl/>
        </w:rPr>
        <w:t xml:space="preserve">הכחשה דבי </w:t>
      </w:r>
      <w:ins w:id="91203" w:author="מנוע מכני" w:date="2026-10-11T12:04:39Z">
        <w:r>
          <w:rPr>
            <w:rtl/>
          </w:rPr>
          <w:t xml:space="preserve">שני</w:t>
        </w:r>
      </w:ins>
      <w:del w:id="91204" w:author="מנוע מכני" w:date="2026-10-11T12:04:39Z">
        <w:r>
          <w:rPr>
            <w:rtl/>
          </w:rPr>
          <w:delText xml:space="preserve">תרי</w:delText>
        </w:r>
      </w:del>
      <w:r>
        <w:rPr>
          <w:rtl/>
        </w:rPr>
        <w:t xml:space="preserve"> </w:t>
      </w:r>
      <w:ins w:id="90491" w:author="מנוע מכני" w:date="2026-10-11T12:04:39Z">
        <w:r>
          <w:rPr>
            <w:rtl/>
          </w:rPr>
          <w:t xml:space="preserve">לא</w:t>
        </w:r>
      </w:ins>
      <w:del w:id="90492" w:author="מנוע מכני" w:date="2026-10-11T12:04:39Z">
        <w:r>
          <w:rPr>
            <w:rtl/>
          </w:rPr>
          <w:delText xml:space="preserve">לאו</w:delText>
        </w:r>
      </w:del>
      <w:r>
        <w:rPr>
          <w:rtl/>
        </w:rPr>
        <w:t xml:space="preserve"> הכחשה היא, אבל לרבנן פטור.</w:t>
      </w:r>
    </w:p>
    <w:p w:rsidR="00E403F0" w:rsidRPr="00AD695E" w:rsidRDefault="00E403F0" w:rsidP="00E403F0">
      <w:pPr>
        <w:rPr>
          <w:rtl/>
        </w:rPr>
      </w:pPr>
      <w:r w:rsidRPr="00217260">
        <w:rPr>
          <w:b/>
          <w:bCs/>
          <w:rtl/>
        </w:rPr>
        <w:tab/>
      </w:r>
      <w:r w:rsidRPr="00217260">
        <w:rPr>
          <w:rFonts w:hint="cs"/>
          <w:b/>
          <w:bCs/>
          <w:rtl/>
        </w:rPr>
        <w:t>וקמ</w:t>
      </w:r>
      <w:r w:rsidRPr="00217260">
        <w:rPr>
          <w:b/>
          <w:bCs/>
          <w:rtl/>
        </w:rPr>
        <w:t>"</w:t>
      </w:r>
      <w:r w:rsidRPr="00217260">
        <w:rPr>
          <w:rFonts w:hint="cs"/>
          <w:b/>
          <w:bCs/>
          <w:rtl/>
        </w:rPr>
        <w:t>ל</w:t>
      </w:r>
      <w:r>
        <w:rPr>
          <w:rtl/>
        </w:rPr>
        <w:t xml:space="preserve"> </w:t>
      </w:r>
      <w:r>
        <w:rPr>
          <w:rFonts w:hint="cs"/>
          <w:rtl/>
        </w:rPr>
        <w:t xml:space="preserve">- </w:t>
      </w:r>
      <w:r>
        <w:rPr>
          <w:rtl/>
        </w:rPr>
        <w:t xml:space="preserve">דבר זה מחלוקת </w:t>
      </w:r>
      <w:r>
        <w:rPr>
          <w:rStyle w:val="2fb"/>
          <w:rtl/>
        </w:rPr>
        <w:t xml:space="preserve">ר"מ</w:t>
      </w:r>
      <w:r>
        <w:rPr>
          <w:rtl/>
        </w:rPr>
        <w:t xml:space="preserve"> ורבנן, והוא דמכחיש </w:t>
      </w:r>
      <w:ins w:id="92205" w:author="מנוע מכני" w:date="2026-10-11T12:04:39Z">
        <w:r>
          <w:rPr>
            <w:rtl/>
          </w:rPr>
          <w:t xml:space="preserve">להם</w:t>
        </w:r>
      </w:ins>
      <w:del w:id="92206" w:author="מנוע מכני" w:date="2026-10-11T12:04:39Z">
        <w:r>
          <w:rPr>
            <w:rtl/>
          </w:rPr>
          <w:delText xml:space="preserve">להו</w:delText>
        </w:r>
      </w:del>
      <w:r>
        <w:rPr>
          <w:rtl/>
        </w:rPr>
        <w:t xml:space="preserve">.</w:t>
      </w:r>
    </w:p>
    <w:p w:rsidR="00E403F0" w:rsidRPr="00AD695E" w:rsidRDefault="00E403F0" w:rsidP="00E403F0">
      <w:pPr>
        <w:rPr>
          <w:rtl/>
        </w:rPr>
      </w:pPr>
    </w:p>
    <w:p>
      <w:pPr>
        <w:pStyle w:val="38"/>
        <w:rPr>
          <w:ins w:id="93591" w:author="מנוע מכני" w:date="2026-10-11T12:04:39Z"/>
        </w:rPr>
      </w:pPr>
      <w:r w:rsidRPr="00217260">
        <w:t>א"</w:t>
      </w:r>
      <w:r w:rsidRPr="00217260">
        <w:t>ד</w:t>
      </w:r>
      <w:r>
        <w:t xml:space="preserve">:</w:t>
      </w:r>
    </w:p>
    <w:p w:rsidR="00E403F0" w:rsidRPr="00AD695E" w:rsidRDefault="00E403F0" w:rsidP="00E403F0">
      <w:pPr>
        <w:rPr>
          <w:rtl/>
        </w:rPr>
      </w:pPr>
      <w:del w:id="93592" w:author="מנוע מכני" w:date="2026-10-11T12:04:39Z">
        <w:r>
          <w:rPr>
            <w:rtl/>
          </w:rPr>
          <w:delText xml:space="preserve"> </w:delText>
        </w:r>
      </w:del>
      <w:r>
        <w:rPr>
          <w:rFonts w:hint="cs"/>
          <w:rtl/>
        </w:rPr>
        <w:t>'</w:t>
      </w:r>
      <w:r>
        <w:rPr>
          <w:rStyle w:val="afffff0"/>
          <w:rtl/>
          <w:rPrChange w:id="9022" w:author="מנוע פסוקים" w:date="2026-10-11T09:26:20Z">
            <w:rPr>
              <w:rtl/>
            </w:rPr>
          </w:rPrChange>
        </w:rPr>
        <w:t xml:space="preserve">אמרו לו</w:t>
      </w:r>
      <w:r>
        <w:rPr>
          <w:rStyle w:val="afffff0"/>
          <w:rFonts w:hint="cs"/>
          <w:rtl/>
          <w:rPrChange w:id="9023" w:author="מנוע פסוקים" w:date="2026-10-11T09:26:20Z">
            <w:rPr>
              <w:rFonts w:hint="cs"/>
              <w:rtl/>
            </w:rPr>
          </w:rPrChange>
        </w:rPr>
        <w:t xml:space="preserve">'</w:t>
      </w:r>
      <w:r>
        <w:rPr>
          <w:rStyle w:val="afffff0"/>
          <w:rtl/>
          <w:rPrChange w:id="9024" w:author="מנוע פסוקים" w:date="2026-10-11T09:26:20Z">
            <w:rPr>
              <w:rtl/>
            </w:rPr>
          </w:rPrChange>
        </w:rPr>
        <w:t xml:space="preserve"> </w:t>
      </w:r>
      <w:ins w:id="90493" w:author="מנוע מכני" w:date="2026-10-11T12:04:39Z">
        <w:r>
          <w:rPr>
            <w:rStyle w:val="afffff0"/>
            <w:b/>
            <w:bCs/>
            <w:rtl/>
            <w:rPrChange w:id="9025" w:author="מנוע פסוקים" w:date="2026-10-11T09:26:20Z">
              <w:rPr>
                <w:b/>
                <w:bCs/>
                <w:rtl/>
              </w:rPr>
            </w:rPrChange>
          </w:rPr>
          <w:t xml:space="preserve">גם</w:t>
        </w:r>
      </w:ins>
      <w:del w:id="90494" w:author="מנוע מכני" w:date="2026-10-11T12:04:39Z">
        <w:r w:rsidRPr="00217260">
          <w:rPr>
            <w:b/>
            <w:bCs/>
            <w:rtl/>
          </w:rPr>
          <w:delText xml:space="preserve">נמי</w:delText>
        </w:r>
      </w:del>
      <w:r w:rsidRPr="00217260">
        <w:rPr>
          <w:b/>
          <w:bCs/>
          <w:rtl/>
        </w:rPr>
        <w:t xml:space="preserve"> חד </w:t>
      </w:r>
      <w:r>
        <w:rPr>
          <w:rtl/>
        </w:rPr>
        <w:t xml:space="preserve">קרי </w:t>
      </w:r>
      <w:ins w:id="91205" w:author="מנוע מכני" w:date="2026-10-11T12:04:39Z">
        <w:r>
          <w:rPr>
            <w:rtl/>
          </w:rPr>
          <w:t xml:space="preserve">לו</w:t>
        </w:r>
      </w:ins>
      <w:del w:id="91206" w:author="מנוע מכני" w:date="2026-10-11T12:04:39Z">
        <w:r>
          <w:rPr>
            <w:rtl/>
          </w:rPr>
          <w:delText xml:space="preserve">ליה</w:delText>
        </w:r>
      </w:del>
      <w:r>
        <w:rPr>
          <w:rtl/>
        </w:rPr>
        <w:t xml:space="preserve">, </w:t>
      </w:r>
      <w:r>
        <w:rPr>
          <w:rtl/>
        </w:rPr>
        <w:t xml:space="preserve">דתנן</w:t>
      </w:r>
      <w:r>
        <w:rPr>
          <w:rtl/>
        </w:rPr>
        <w:t xml:space="preserve">: האשה שהלך בעלה למדינת הים, ובאו ואמרו לה מת בעליך ונישאת, </w:t>
      </w:r>
      <w:r>
        <w:rPr>
          <w:rtl/>
        </w:rPr>
        <w:t xml:space="preserve">ואח"כ</w:t>
      </w:r>
      <w:r>
        <w:rPr>
          <w:rtl/>
        </w:rPr>
        <w:t xml:space="preserve"> בא בעלה תצא מזה ומזה, </w:t>
      </w:r>
    </w:p>
    <w:p w:rsidR="00E403F0" w:rsidRPr="00AD695E" w:rsidRDefault="00E403F0" w:rsidP="00E403F0">
      <w:pPr>
        <w:rPr>
          <w:rtl/>
        </w:rPr>
      </w:pPr>
      <w:r>
        <w:rPr>
          <w:rFonts w:hint="cs"/>
          <w:rtl/>
        </w:rPr>
        <w:t xml:space="preserve">וקתני </w:t>
      </w:r>
      <w:r>
        <w:rPr>
          <w:rtl/>
        </w:rPr>
        <w:t xml:space="preserve">סיפא: נישאת שלא ברשות </w:t>
      </w:r>
      <w:r>
        <w:rPr>
          <w:rFonts w:hint="cs"/>
          <w:rtl/>
        </w:rPr>
        <w:t>[ב</w:t>
      </w:r>
      <w:r>
        <w:rPr>
          <w:rtl/>
        </w:rPr>
        <w:t>"</w:t>
      </w:r>
      <w:r>
        <w:rPr>
          <w:rFonts w:hint="cs"/>
          <w:rtl/>
        </w:rPr>
        <w:t xml:space="preserve">ד אלא בעדים] </w:t>
      </w:r>
      <w:r>
        <w:rPr>
          <w:rtl/>
        </w:rPr>
        <w:t>- מותרת לחזור לו,</w:t>
      </w:r>
      <w:r>
        <w:rPr>
          <w:rFonts w:hint="cs"/>
          <w:rtl/>
        </w:rPr>
        <w:t xml:space="preserve"> </w:t>
      </w:r>
    </w:p>
    <w:p>
      <w:pPr>
        <w:pStyle w:val="38"/>
        <w:rPr>
          <w:ins w:id="93593" w:author="מנוע מכני" w:date="2026-10-11T12:04:39Z"/>
        </w:rPr>
      </w:pPr>
      <w:r>
        <w:t xml:space="preserve">מכלל</w:t>
      </w:r>
    </w:p>
    <w:p w:rsidR="00E403F0" w:rsidRPr="00AD695E" w:rsidRDefault="00E403F0" w:rsidP="00E403F0">
      <w:pPr>
        <w:rPr>
          <w:rtl/>
        </w:rPr>
      </w:pPr>
      <w:del w:id="93594" w:author="מנוע מכני" w:date="2026-10-11T12:04:39Z">
        <w:r>
          <w:rPr>
            <w:rtl/>
          </w:rPr>
          <w:delText xml:space="preserve"> </w:delText>
        </w:r>
      </w:del>
      <w:r>
        <w:rPr>
          <w:rtl/>
        </w:rPr>
        <w:t xml:space="preserve">דרישא ברשות ב"ד ובעד אחד, </w:t>
      </w:r>
    </w:p>
    <w:p w:rsidR="00E403F0" w:rsidRPr="00AD695E" w:rsidRDefault="00E403F0" w:rsidP="00E403F0">
      <w:pPr>
        <w:rPr>
          <w:rtl/>
        </w:rPr>
      </w:pPr>
      <w:ins w:id="92183" w:author="מנוע מכני" w:date="2026-10-11T12:04:39Z">
        <w:r>
          <w:rPr>
            <w:rtl/>
          </w:rPr>
          <w:t xml:space="preserve">ומשמע</w:t>
        </w:r>
        <w:r>
          <w:rPr>
            <w:rtl/>
          </w:rPr>
          <w:t xml:space="preserve"> ש</w:t>
        </w:r>
      </w:ins>
      <w:del w:id="92184" w:author="מנוע מכני" w:date="2026-10-11T12:04:39Z">
        <w:r>
          <w:rPr>
            <w:rtl/>
          </w:rPr>
          <w:delText xml:space="preserve">אלמא </w:delText>
        </w:r>
      </w:del>
      <w:r>
        <w:rPr>
          <w:rtl/>
        </w:rPr>
        <w:t xml:space="preserve">גבי עד אחד קתני אמרו, </w:t>
      </w:r>
      <w:r>
        <w:rPr>
          <w:rtl/>
        </w:rPr>
        <w:t xml:space="preserve">וה"</w:t>
      </w:r>
      <w:r>
        <w:rPr>
          <w:rFonts w:hint="cs"/>
          <w:rtl/>
        </w:rPr>
        <w:t>נ</w:t>
      </w:r>
      <w:r>
        <w:rPr>
          <w:rtl/>
        </w:rPr>
        <w:t xml:space="preserve"> דקתני אמרו לו, משמע </w:t>
      </w:r>
      <w:ins w:id="90097" w:author="מנוע מכני" w:date="2026-10-11T12:04:39Z">
        <w:r>
          <w:rPr>
            <w:rtl/>
          </w:rPr>
          <w:t xml:space="preserve">אפי'</w:t>
        </w:r>
      </w:ins>
      <w:del w:id="90098" w:author="מנוע מכני" w:date="2026-10-11T12:04:39Z">
        <w:r>
          <w:rPr>
            <w:rtl/>
          </w:rPr>
          <w:delText xml:space="preserve">אפילו</w:delText>
        </w:r>
      </w:del>
      <w:r>
        <w:rPr>
          <w:rtl/>
        </w:rPr>
        <w:t xml:space="preserve"> עד אחד.</w:t>
      </w:r>
    </w:p>
    <w:p w:rsidR="00E403F0" w:rsidRPr="00027215" w:rsidRDefault="00E403F0" w:rsidP="00E403F0">
      <w:pPr>
        <w:rPr>
          <w:spacing w:val="-4"/>
          <w:rtl/>
        </w:rPr>
      </w:pPr>
      <w:r w:rsidRPr="00027215">
        <w:rPr>
          <w:spacing w:val="-4"/>
          <w:rtl/>
        </w:rPr>
        <w:t>והוא</w:t>
      </w:r>
      <w:r w:rsidRPr="00027215">
        <w:rPr>
          <w:rFonts w:hint="cs"/>
          <w:spacing w:val="-4"/>
          <w:rtl/>
        </w:rPr>
        <w:t>-</w:t>
      </w:r>
      <w:r w:rsidRPr="00027215">
        <w:rPr>
          <w:spacing w:val="-4"/>
          <w:rtl/>
        </w:rPr>
        <w:t xml:space="preserve"> </w:t>
      </w:r>
      <w:ins w:id="92385" w:author="מנוע מכני" w:date="2026-10-11T12:04:39Z">
        <w:r>
          <w:rPr>
            <w:rFonts w:hint="cs"/>
            <w:spacing w:val="-4"/>
            <w:rtl/>
          </w:rPr>
          <w:t xml:space="preserve">אם </w:t>
        </w:r>
      </w:ins>
      <w:del w:id="92386" w:author="מנוע מכני" w:date="2026-10-11T12:04:39Z">
        <w:r w:rsidRPr="00027215">
          <w:rPr>
            <w:rFonts w:hint="cs"/>
            <w:spacing w:val="-4"/>
            <w:rtl/>
          </w:rPr>
          <w:delText xml:space="preserve">אי </w:delText>
        </w:r>
      </w:del>
      <w:r w:rsidRPr="00027215">
        <w:rPr>
          <w:rFonts w:hint="cs"/>
          <w:spacing w:val="-4"/>
          <w:rtl/>
        </w:rPr>
        <w:t xml:space="preserve">דמ</w:t>
      </w:r>
      <w:r w:rsidRPr="00027215">
        <w:rPr>
          <w:spacing w:val="-4"/>
          <w:rtl/>
        </w:rPr>
        <w:t xml:space="preserve">כחיש מי </w:t>
      </w:r>
      <w:ins w:id="92887" w:author="מנוע מכני" w:date="2026-10-11T12:04:39Z">
        <w:r>
          <w:rPr>
            <w:spacing w:val="-4"/>
            <w:rtl/>
          </w:rPr>
          <w:t xml:space="preserve">מביא</w:t>
        </w:r>
      </w:ins>
      <w:del w:id="92888" w:author="מנוע מכני" w:date="2026-10-11T12:04:39Z">
        <w:r w:rsidRPr="00027215">
          <w:rPr>
            <w:spacing w:val="-4"/>
            <w:rtl/>
          </w:rPr>
          <w:delText xml:space="preserve">מייתי</w:delText>
        </w:r>
      </w:del>
      <w:r w:rsidRPr="00027215">
        <w:rPr>
          <w:spacing w:val="-4"/>
          <w:rtl/>
        </w:rPr>
        <w:t xml:space="preserve">? והא קתני </w:t>
      </w:r>
      <w:ins w:id="92253" w:author="מנוע מכני" w:date="2026-10-11T12:04:39Z">
        <w:r>
          <w:rPr>
            <w:spacing w:val="-4"/>
            <w:rtl/>
          </w:rPr>
          <w:t xml:space="preserve">אמצעית</w:t>
        </w:r>
      </w:ins>
      <w:del w:id="92254" w:author="מנוע מכני" w:date="2026-10-11T12:04:39Z">
        <w:r w:rsidRPr="00027215">
          <w:rPr>
            <w:spacing w:val="-4"/>
            <w:rtl/>
          </w:rPr>
          <w:delText xml:space="preserve">מציעתא</w:delText>
        </w:r>
      </w:del>
      <w:r w:rsidRPr="00027215">
        <w:rPr>
          <w:spacing w:val="-4"/>
          <w:rtl/>
        </w:rPr>
        <w:t xml:space="preserve">: עד אחד אומר אכל והוא אומר </w:t>
      </w:r>
      <w:r w:rsidRPr="00027215">
        <w:rPr>
          <w:spacing w:val="-4"/>
          <w:rtl/>
        </w:rPr>
        <w:t xml:space="preserve">לא</w:t>
      </w:r>
      <w:r w:rsidRPr="00027215">
        <w:rPr>
          <w:spacing w:val="-4"/>
          <w:rtl/>
        </w:rPr>
        <w:t xml:space="preserve"> אכלתי </w:t>
      </w:r>
      <w:r w:rsidRPr="00027215">
        <w:rPr>
          <w:b/>
          <w:bCs/>
          <w:spacing w:val="-4"/>
          <w:rtl/>
        </w:rPr>
        <w:t>פטור</w:t>
      </w:r>
      <w:r w:rsidRPr="00027215">
        <w:rPr>
          <w:spacing w:val="-4"/>
          <w:rtl/>
        </w:rPr>
        <w:t xml:space="preserve">! </w:t>
      </w:r>
    </w:p>
    <w:p w:rsidR="00E403F0" w:rsidRPr="00E87E21" w:rsidRDefault="00E403F0" w:rsidP="00E403F0">
      <w:pPr>
        <w:rPr>
          <w:spacing w:val="-4"/>
          <w:rtl/>
        </w:rPr>
      </w:pPr>
      <w:del w:id="90048" w:author="מנוע מכני" w:date="2026-10-11T12:04:39Z">
        <w:r w:rsidRPr="00E87E21">
          <w:rPr>
            <w:rFonts w:hint="cs"/>
            <w:spacing w:val="-4"/>
            <w:rtl/>
          </w:rPr>
          <w:delText xml:space="preserve"> </w:delText>
        </w:r>
      </w:del>
      <w:r w:rsidRPr="00E87E21">
        <w:rPr>
          <w:spacing w:val="-4"/>
          <w:rtl/>
        </w:rPr>
        <w:tab/>
      </w:r>
      <w:r w:rsidRPr="00E87E21">
        <w:rPr>
          <w:rFonts w:hint="cs"/>
          <w:spacing w:val="-4"/>
          <w:rtl/>
        </w:rPr>
        <w:t xml:space="preserve">ואי' דשתיק- </w:t>
      </w:r>
      <w:ins w:id="92255" w:author="מנוע מכני" w:date="2026-10-11T12:04:39Z">
        <w:r>
          <w:rPr>
            <w:spacing w:val="-4"/>
            <w:rtl/>
          </w:rPr>
          <w:t xml:space="preserve">מאמצעית</w:t>
        </w:r>
      </w:ins>
      <w:del w:id="92256" w:author="מנוע מכני" w:date="2026-10-11T12:04:39Z">
        <w:r w:rsidRPr="00E87E21">
          <w:rPr>
            <w:spacing w:val="-4"/>
            <w:rtl/>
          </w:rPr>
          <w:delText xml:space="preserve">ממציעתא</w:delText>
        </w:r>
      </w:del>
      <w:r w:rsidRPr="00E87E21">
        <w:rPr>
          <w:spacing w:val="-4"/>
          <w:rtl/>
        </w:rPr>
        <w:t xml:space="preserve"> </w:t>
      </w:r>
      <w:r w:rsidRPr="00E87E21">
        <w:rPr>
          <w:spacing w:val="-4"/>
          <w:rtl/>
        </w:rPr>
        <w:t xml:space="preserve">ש"מ</w:t>
      </w:r>
      <w:r w:rsidRPr="00E87E21">
        <w:rPr>
          <w:spacing w:val="-4"/>
          <w:rtl/>
        </w:rPr>
        <w:t xml:space="preserve">: עד אחד אומר כו', טעמא דמכחיש, אבל שתק מישתק</w:t>
      </w:r>
      <w:ins w:id="91849" w:author="מנוע מכני" w:date="2026-10-11T12:04:39Z">
        <w:r>
          <w:rPr>
            <w:spacing w:val="-4"/>
            <w:rtl/>
          </w:rPr>
          <w:t xml:space="preserve"> </w:t>
        </w:r>
      </w:ins>
      <w:del w:id="91850" w:author="מנוע מכני" w:date="2026-10-11T12:04:39Z">
        <w:r w:rsidRPr="00E87E21">
          <w:rPr>
            <w:spacing w:val="-4"/>
            <w:rtl/>
          </w:rPr>
          <w:delText xml:space="preserve">  </w:delText>
        </w:r>
      </w:del>
      <w:r w:rsidRPr="00E87E21">
        <w:rPr>
          <w:b/>
          <w:bCs/>
          <w:spacing w:val="-4"/>
          <w:rtl/>
        </w:rPr>
        <w:t>חייב</w:t>
      </w:r>
      <w:r w:rsidRPr="00E87E21">
        <w:rPr>
          <w:spacing w:val="-4"/>
          <w:rtl/>
        </w:rPr>
        <w:t xml:space="preserve">! </w:t>
      </w:r>
    </w:p>
    <w:p w:rsidR="00E403F0" w:rsidRPr="002B4E05" w:rsidRDefault="00E403F0" w:rsidP="00E403F0">
      <w:pPr>
        <w:rPr>
          <w:spacing w:val="-2"/>
          <w:rtl/>
        </w:rPr>
      </w:pPr>
      <w:r w:rsidRPr="002B4E05">
        <w:rPr>
          <w:b/>
          <w:bCs/>
          <w:spacing w:val="-2"/>
          <w:rtl/>
        </w:rPr>
        <w:t>לעולם דלא מכחיש</w:t>
      </w:r>
      <w:r w:rsidRPr="002B4E05">
        <w:rPr>
          <w:spacing w:val="-2"/>
          <w:rtl/>
        </w:rPr>
        <w:t>,</w:t>
      </w:r>
      <w:r w:rsidRPr="002B4E05">
        <w:rPr>
          <w:rFonts w:hint="cs"/>
          <w:spacing w:val="-2"/>
          <w:rtl/>
        </w:rPr>
        <w:t xml:space="preserve"> </w:t>
      </w:r>
      <w:r w:rsidRPr="002B4E05">
        <w:rPr>
          <w:spacing w:val="-2"/>
          <w:rtl/>
        </w:rPr>
        <w:t>ו</w:t>
      </w:r>
      <w:r w:rsidRPr="002B4E05">
        <w:rPr>
          <w:rFonts w:hint="cs"/>
          <w:spacing w:val="-2"/>
          <w:rtl/>
        </w:rPr>
        <w:t>ה</w:t>
      </w:r>
      <w:r w:rsidRPr="002B4E05">
        <w:rPr>
          <w:spacing w:val="-2"/>
          <w:rtl/>
        </w:rPr>
        <w:t>"</w:t>
      </w:r>
      <w:r w:rsidRPr="002B4E05">
        <w:rPr>
          <w:rFonts w:hint="cs"/>
          <w:spacing w:val="-2"/>
          <w:rtl/>
        </w:rPr>
        <w:t>ק</w:t>
      </w:r>
      <w:r w:rsidRPr="002B4E05">
        <w:rPr>
          <w:spacing w:val="-2"/>
          <w:rtl/>
        </w:rPr>
        <w:t xml:space="preserve">: אמרו לו אכלת חלב מביא חטאת, </w:t>
      </w:r>
      <w:r w:rsidRPr="002B4E05">
        <w:rPr>
          <w:b/>
          <w:bCs/>
          <w:spacing w:val="-2"/>
          <w:rtl/>
        </w:rPr>
        <w:t>ב</w:t>
      </w:r>
      <w:r w:rsidRPr="002B4E05">
        <w:rPr>
          <w:rFonts w:hint="cs"/>
          <w:b/>
          <w:bCs/>
          <w:spacing w:val="-2"/>
          <w:rtl/>
        </w:rPr>
        <w:t>ד</w:t>
      </w:r>
      <w:r w:rsidRPr="002B4E05">
        <w:rPr>
          <w:b/>
          <w:bCs/>
          <w:spacing w:val="-2"/>
          <w:rtl/>
        </w:rPr>
        <w:t>"</w:t>
      </w:r>
      <w:r w:rsidRPr="002B4E05">
        <w:rPr>
          <w:rFonts w:hint="cs"/>
          <w:b/>
          <w:bCs/>
          <w:spacing w:val="-2"/>
          <w:rtl/>
        </w:rPr>
        <w:t>א</w:t>
      </w:r>
      <w:r w:rsidRPr="002B4E05">
        <w:rPr>
          <w:b/>
          <w:bCs/>
          <w:spacing w:val="-2"/>
          <w:rtl/>
        </w:rPr>
        <w:t xml:space="preserve"> דשתיק</w:t>
      </w:r>
      <w:r w:rsidRPr="002B4E05">
        <w:rPr>
          <w:spacing w:val="-2"/>
          <w:rtl/>
        </w:rPr>
        <w:t xml:space="preserve"> אבל מכחיש פטור.</w:t>
      </w:r>
    </w:p>
    <w:p w:rsidR="00E403F0" w:rsidRPr="00AD695E" w:rsidRDefault="00E403F0" w:rsidP="00E403F0">
      <w:pPr>
        <w:rPr>
          <w:rtl/>
        </w:rPr>
      </w:pPr>
      <w:r>
        <w:rPr>
          <w:rtl/>
        </w:rPr>
        <w:t xml:space="preserve">ומדאורייתא מנלן דלא מכחיש חייב? </w:t>
      </w:r>
      <w:r>
        <w:rPr>
          <w:rFonts w:hint="cs"/>
          <w:rtl/>
        </w:rPr>
        <w:t xml:space="preserve">- </w:t>
      </w:r>
      <w:r>
        <w:rPr>
          <w:rtl/>
        </w:rPr>
        <w:t>ד</w:t>
      </w:r>
      <w:r w:rsidRPr="00217260">
        <w:rPr>
          <w:b/>
          <w:bCs/>
          <w:rtl/>
        </w:rPr>
        <w:t>ת"ר</w:t>
      </w:r>
      <w:r>
        <w:rPr>
          <w:rtl/>
        </w:rPr>
        <w:t xml:space="preserve">: </w:t>
      </w:r>
      <w:r>
        <w:rPr>
          <w:rFonts w:hint="cs"/>
          <w:rtl/>
        </w:rPr>
        <w:t>'</w:t>
      </w:r>
      <w:ins w:id="90395" w:author="Claude - סמנטי" w:date="2026-10-11T12:21:47Z">
        <w:r>
          <w:rPr>
            <w:rStyle w:val="afffff0"/>
            <w:rtl/>
          </w:rPr>
          <w:t xml:space="preserve">אוֹ הוֹדַע אֵלָיו חַטָּאתוֹ</w:t>
        </w:r>
      </w:ins>
      <w:del w:id="90396" w:author="Claude - סמנטי" w:date="2026-10-11T12:21:47Z">
        <w:r>
          <w:rPr>
            <w:rtl/>
          </w:rPr>
          <w:delText xml:space="preserve">או הודע אליו חטאתו</w:delText>
        </w:r>
      </w:del>
      <w:r>
        <w:rPr>
          <w:rFonts w:hint="cs"/>
          <w:rtl/>
        </w:rPr>
        <w:t>'</w:t>
      </w:r>
      <w:r>
        <w:rPr>
          <w:rtl/>
        </w:rPr>
        <w:t xml:space="preserve"> ולא שיודיעוהו אחרים, </w:t>
      </w:r>
    </w:p>
    <w:p w:rsidR="00E403F0" w:rsidRPr="00AD695E" w:rsidRDefault="00E403F0" w:rsidP="00E403F0">
      <w:pPr>
        <w:rPr>
          <w:rtl/>
        </w:rPr>
      </w:pPr>
      <w:r>
        <w:rPr>
          <w:rFonts w:hint="cs"/>
          <w:rtl/>
        </w:rPr>
        <w:t>'</w:t>
      </w:r>
      <w:ins w:id="90397" w:author="Claude - סמנטי" w:date="2026-10-11T12:21:47Z">
        <w:r>
          <w:rPr>
            <w:rStyle w:val="afffff0"/>
            <w:rtl/>
          </w:rPr>
          <w:t xml:space="preserve">אוֹ הוֹדַע אֵלָיו</w:t>
        </w:r>
      </w:ins>
      <w:del w:id="90398" w:author="Claude - סמנטי" w:date="2026-10-11T12:21:47Z">
        <w:r>
          <w:rPr>
            <w:rtl/>
          </w:rPr>
          <w:delText xml:space="preserve">או הודע אליו</w:delText>
        </w:r>
      </w:del>
      <w:r>
        <w:rPr>
          <w:rFonts w:hint="cs"/>
          <w:rtl/>
        </w:rPr>
        <w:t>'</w:t>
      </w:r>
      <w:r>
        <w:rPr>
          <w:rtl/>
        </w:rPr>
        <w:t>, מכל מקום</w:t>
      </w:r>
      <w:r>
        <w:rPr>
          <w:rFonts w:hint="cs"/>
          <w:rtl/>
        </w:rPr>
        <w:t xml:space="preserve"> אף שאינו מכחישן</w:t>
      </w:r>
      <w:ins w:id="91851" w:author="מנוע מכני" w:date="2026-10-11T12:04:39Z">
        <w:r>
          <w:rPr>
            <w:rtl/>
          </w:rPr>
          <w:t xml:space="preserve">,</w:t>
        </w:r>
      </w:ins>
      <w:del w:id="91852" w:author="מנוע מכני" w:date="2026-10-11T12:04:39Z">
        <w:r>
          <w:rPr>
            <w:rtl/>
          </w:rPr>
          <w:delText xml:space="preserve">;</w:delText>
        </w:r>
      </w:del>
      <w:r>
        <w:rPr>
          <w:rFonts w:hint="cs"/>
          <w:rtl/>
        </w:rPr>
        <w:t xml:space="preserve"> וא</w:t>
      </w:r>
      <w:r>
        <w:rPr>
          <w:rtl/>
        </w:rPr>
        <w:t>"</w:t>
      </w:r>
      <w:r>
        <w:rPr>
          <w:rFonts w:hint="cs"/>
          <w:rtl/>
        </w:rPr>
        <w:t>א דמיירי בתרי דאין מכחישן דא</w:t>
      </w:r>
      <w:r>
        <w:rPr>
          <w:rtl/>
        </w:rPr>
        <w:t>"</w:t>
      </w:r>
      <w:r>
        <w:rPr>
          <w:rFonts w:hint="cs"/>
          <w:rtl/>
        </w:rPr>
        <w:t xml:space="preserve">צ לקרא </w:t>
      </w:r>
    </w:p>
    <w:p w:rsidR="00E403F0" w:rsidRPr="00AD695E" w:rsidRDefault="00E403F0" w:rsidP="00E403F0">
      <w:pPr>
        <w:pStyle w:val="afff3"/>
        <w:framePr w:wrap="around"/>
        <w:spacing w:line="240" w:lineRule="exact"/>
        <w:rPr>
          <w:rtl/>
        </w:rPr>
      </w:pPr>
      <w:r w:rsidRPr="009239E9">
        <w:rPr>
          <w:rFonts w:hint="cs"/>
          <w:szCs w:val="18"/>
          <w:rtl/>
        </w:rPr>
        <w:t>יב.</w:t>
      </w:r>
    </w:p>
    <w:p>
      <w:pPr>
        <w:pStyle w:val="38"/>
        <w:rPr>
          <w:ins w:id="93596" w:author="מנוע מכני" w:date="2026-10-11T12:04:39Z"/>
        </w:rPr>
      </w:pPr>
      <w:r>
        <w:t xml:space="preserve">אלא</w:t>
      </w:r>
    </w:p>
    <w:p w:rsidR="00E403F0" w:rsidRPr="00AD695E" w:rsidRDefault="00E403F0" w:rsidP="00E403F0">
      <w:pPr>
        <w:rPr>
          <w:rtl/>
        </w:rPr>
      </w:pPr>
      <w:del w:id="93597" w:author="מנוע מכני" w:date="2026-10-11T12:04:39Z">
        <w:r>
          <w:rPr>
            <w:rtl/>
          </w:rPr>
          <w:delText xml:space="preserve"> </w:delText>
        </w:r>
      </w:del>
      <w:ins w:id="90495" w:author="מנוע מכני" w:date="2026-10-11T12:04:39Z">
        <w:r>
          <w:rPr>
            <w:rtl/>
          </w:rPr>
          <w:t xml:space="preserve">לא</w:t>
        </w:r>
      </w:ins>
      <w:del w:id="90496" w:author="מנוע מכני" w:date="2026-10-11T12:04:39Z">
        <w:r>
          <w:rPr>
            <w:rtl/>
          </w:rPr>
          <w:delText xml:space="preserve">לאו</w:delText>
        </w:r>
      </w:del>
      <w:r>
        <w:rPr>
          <w:rtl/>
        </w:rPr>
        <w:t xml:space="preserve"> בחד, וקתני כי אין מכחישן מהימן, </w:t>
      </w:r>
      <w:r w:rsidRPr="00217260">
        <w:rPr>
          <w:b/>
          <w:bCs/>
          <w:rtl/>
        </w:rPr>
        <w:t xml:space="preserve">ש"מ</w:t>
      </w:r>
      <w:r w:rsidRPr="00217260">
        <w:rPr>
          <w:b/>
          <w:bCs/>
          <w:rtl/>
        </w:rPr>
        <w:t xml:space="preserve">.</w:t>
      </w:r>
    </w:p>
    <w:p w:rsidR="00E403F0" w:rsidRPr="00AD695E" w:rsidRDefault="00E403F0" w:rsidP="00E403F0">
      <w:pPr>
        <w:jc w:val="center"/>
        <w:rPr>
          <w:del w:id="90030" w:author="מנוע עיצוב" w:date="2026-10-11T12:09:26Z"/>
          <w:rtl/>
        </w:rPr>
      </w:pPr>
      <w:del w:id="9002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5" w:author="קלוד" w:date="2026-10-11T09:07:19Z">
          <w:pPr>
            <w:pStyle w:val="affff1"/>
            <w:rPr>
              <w:rtl/>
            </w:rPr>
          </w:pPr>
        </w:pPrChange>
      </w:pPr>
      <w:ins w:id="9815" w:author="מספור קטעי משנה" w:date="2026-10-11T09:35:06Z">
        <w:r>
          <w:rPr>
            <w:rStyle w:val="MisparKeta"/>
          </w:rPr>
          <w:t xml:space="preserve">א. </w:t>
        </w:r>
      </w:ins>
      <w:r>
        <w:rPr>
          <w:rtl/>
        </w:rPr>
        <w:t>א"ר מאיר: קל וחומר כו'.</w:t>
      </w:r>
    </w:p>
    <w:p>
      <w:pPr>
        <w:pStyle w:val="38"/>
        <w:rPr>
          <w:ins w:id="93598" w:author="מנוע מכני" w:date="2026-10-11T12:04:39Z"/>
        </w:rPr>
      </w:pPr>
      <w:r w:rsidRPr="00217260">
        <w:t>איבעיא להו</w:t>
      </w:r>
      <w:r>
        <w:t xml:space="preserve">:</w:t>
      </w:r>
    </w:p>
    <w:p w:rsidR="00E403F0" w:rsidRPr="00AD695E" w:rsidRDefault="00E403F0" w:rsidP="00E403F0">
      <w:pPr>
        <w:rPr>
          <w:rtl/>
        </w:rPr>
      </w:pPr>
      <w:del w:id="93599" w:author="מנוע מכני" w:date="2026-10-11T12:04:39Z">
        <w:r>
          <w:rPr>
            <w:rtl/>
          </w:rPr>
          <w:delText xml:space="preserve"> </w:delText>
        </w:r>
      </w:del>
      <w:r>
        <w:rPr>
          <w:rtl/>
        </w:rPr>
        <w:t xml:space="preserve">מ"ט</w:t>
      </w:r>
      <w:r>
        <w:rPr>
          <w:rtl/>
        </w:rPr>
        <w:t xml:space="preserve"> דרבנן? משום דאדם נאמן על עצמו יותר ממאה איש, </w:t>
      </w:r>
    </w:p>
    <w:p>
      <w:pPr>
        <w:pStyle w:val="38"/>
        <w:rPr>
          <w:ins w:id="93600" w:author="מנוע מכני" w:date="2026-10-11T12:04:39Z"/>
        </w:rPr>
      </w:pPr>
      <w:r w:rsidRPr="002B4E05">
        <w:t xml:space="preserve">או"ד</w:t>
      </w:r>
      <w:r w:rsidRPr="002B4E05">
        <w:t xml:space="preserve"> </w:t>
      </w:r>
      <w:r w:rsidRPr="002B4E05">
        <w:t xml:space="preserve">משום </w:t>
      </w:r>
      <w:ins w:id="90497" w:author="מנוע מכני" w:date="2026-10-11T12:04:39Z">
        <w:r>
          <w:t xml:space="preserve">דאומרים</w:t>
        </w:r>
      </w:ins>
      <w:del w:id="90498" w:author="מנוע מכני" w:date="2026-10-11T12:04:39Z">
        <w:r w:rsidRPr="002B4E05">
          <w:delText xml:space="preserve">דאמרינן</w:delText>
        </w:r>
      </w:del>
      <w:r w:rsidRPr="002B4E05">
        <w:t xml:space="preserve">:</w:t>
      </w:r>
    </w:p>
    <w:p w:rsidR="00E403F0" w:rsidRPr="002B4E05" w:rsidRDefault="00E403F0" w:rsidP="00E403F0">
      <w:pPr>
        <w:rPr>
          <w:spacing w:val="-2"/>
          <w:rtl/>
        </w:rPr>
      </w:pPr>
      <w:del w:id="93601" w:author="מנוע מכני" w:date="2026-10-11T12:04:39Z">
        <w:r w:rsidRPr="002B4E05">
          <w:rPr>
            <w:spacing w:val="-2"/>
            <w:rtl/>
          </w:rPr>
          <w:delText xml:space="preserve"> </w:delText>
        </w:r>
      </w:del>
      <w:r w:rsidRPr="002B4E05">
        <w:rPr>
          <w:spacing w:val="-2"/>
          <w:rtl/>
        </w:rPr>
        <w:t xml:space="preserve">מיגו </w:t>
      </w:r>
      <w:ins w:id="92387" w:author="מנוע מכני" w:date="2026-10-11T12:04:39Z">
        <w:r>
          <w:rPr>
            <w:spacing w:val="-2"/>
            <w:rtl/>
          </w:rPr>
          <w:t xml:space="preserve">דאם </w:t>
        </w:r>
      </w:ins>
      <w:del w:id="92388" w:author="מנוע מכני" w:date="2026-10-11T12:04:39Z">
        <w:r w:rsidRPr="002B4E05">
          <w:rPr>
            <w:spacing w:val="-2"/>
            <w:rtl/>
          </w:rPr>
          <w:delText xml:space="preserve">דאי </w:delText>
        </w:r>
      </w:del>
      <w:r w:rsidRPr="002B4E05">
        <w:rPr>
          <w:spacing w:val="-2"/>
          <w:rtl/>
        </w:rPr>
        <w:t xml:space="preserve">בעי </w:t>
      </w:r>
      <w:r w:rsidRPr="002B4E05">
        <w:rPr>
          <w:spacing w:val="-2"/>
          <w:rtl/>
        </w:rPr>
        <w:t xml:space="preserve">אמר</w:t>
      </w:r>
      <w:r w:rsidRPr="002B4E05">
        <w:rPr>
          <w:spacing w:val="-2"/>
          <w:rtl/>
        </w:rPr>
        <w:t xml:space="preserve"> מזיד הייתי פטור, כי </w:t>
      </w:r>
      <w:r w:rsidRPr="002B4E05">
        <w:rPr>
          <w:spacing w:val="-2"/>
          <w:rtl/>
        </w:rPr>
        <w:t xml:space="preserve">אמר</w:t>
      </w:r>
      <w:r w:rsidRPr="002B4E05">
        <w:rPr>
          <w:spacing w:val="-2"/>
          <w:rtl/>
        </w:rPr>
        <w:t xml:space="preserve"> </w:t>
      </w:r>
      <w:ins w:id="90499" w:author="מנוע מכני" w:date="2026-10-11T12:04:39Z">
        <w:r>
          <w:rPr>
            <w:spacing w:val="-2"/>
            <w:rtl/>
          </w:rPr>
          <w:t xml:space="preserve">גם</w:t>
        </w:r>
      </w:ins>
      <w:del w:id="90500" w:author="מנוע מכני" w:date="2026-10-11T12:04:39Z">
        <w:r w:rsidRPr="002B4E05">
          <w:rPr>
            <w:spacing w:val="-2"/>
            <w:rtl/>
          </w:rPr>
          <w:delText xml:space="preserve">נמי</w:delText>
        </w:r>
      </w:del>
      <w:r w:rsidRPr="002B4E05">
        <w:rPr>
          <w:spacing w:val="-2"/>
          <w:rtl/>
        </w:rPr>
        <w:t xml:space="preserve"> </w:t>
      </w:r>
      <w:r w:rsidRPr="002B4E05">
        <w:rPr>
          <w:spacing w:val="-2"/>
          <w:rtl/>
        </w:rPr>
        <w:t xml:space="preserve">לא</w:t>
      </w:r>
      <w:r w:rsidRPr="002B4E05">
        <w:rPr>
          <w:spacing w:val="-2"/>
          <w:rtl/>
        </w:rPr>
        <w:t xml:space="preserve"> אכלתי מהימן ופטור? </w:t>
      </w:r>
    </w:p>
    <w:p w:rsidR="00E403F0" w:rsidRPr="00AD695E" w:rsidRDefault="00E403F0" w:rsidP="00E403F0">
      <w:pPr>
        <w:rPr>
          <w:rtl/>
        </w:rPr>
      </w:pPr>
      <w:ins w:id="91207" w:author="מנוע מכני" w:date="2026-10-11T12:04:39Z">
        <w:r>
          <w:rPr>
            <w:rtl/>
          </w:rPr>
          <w:t xml:space="preserve">ומה</w:t>
        </w:r>
      </w:ins>
      <w:del w:id="91208" w:author="מנוע מכני" w:date="2026-10-11T12:04:39Z">
        <w:r>
          <w:rPr>
            <w:rtl/>
          </w:rPr>
          <w:delText xml:space="preserve">ומאי</w:delText>
        </w:r>
      </w:del>
      <w:r>
        <w:rPr>
          <w:rtl/>
        </w:rPr>
        <w:t xml:space="preserve"> </w:t>
      </w:r>
      <w:r>
        <w:rPr>
          <w:rtl/>
        </w:rPr>
        <w:t xml:space="preserve">נפק"</w:t>
      </w:r>
      <w:r>
        <w:rPr>
          <w:rFonts w:hint="cs"/>
          <w:rtl/>
        </w:rPr>
        <w:t>מ</w:t>
      </w:r>
      <w:r>
        <w:rPr>
          <w:rtl/>
        </w:rPr>
        <w:t xml:space="preserve"> </w:t>
      </w:r>
      <w:ins w:id="90095" w:author="Claude - סמנטי" w:date="2026-10-11T12:21:47Z">
        <w:r>
          <w:rPr>
            <w:rtl/>
          </w:rPr>
          <w:t xml:space="preserve">לפשוט</w:t>
        </w:r>
      </w:ins>
      <w:del w:id="90096" w:author="Claude - סמנטי" w:date="2026-10-11T12:21:47Z">
        <w:r>
          <w:rPr>
            <w:rtl/>
          </w:rPr>
          <w:delText xml:space="preserve">למיפשט</w:delText>
        </w:r>
      </w:del>
      <w:r>
        <w:rPr>
          <w:rtl/>
        </w:rPr>
        <w:t xml:space="preserve"> מינה לטומאה, </w:t>
      </w:r>
      <w:ins w:id="92389" w:author="מנוע מכני" w:date="2026-10-11T12:04:39Z">
        <w:r>
          <w:rPr>
            <w:rtl/>
          </w:rPr>
          <w:t xml:space="preserve">דאם </w:t>
        </w:r>
      </w:ins>
      <w:del w:id="92390" w:author="מנוע מכני" w:date="2026-10-11T12:04:39Z">
        <w:r>
          <w:rPr>
            <w:rtl/>
          </w:rPr>
          <w:delText xml:space="preserve">דאי </w:delText>
        </w:r>
      </w:del>
      <w:r>
        <w:rPr>
          <w:rtl/>
        </w:rPr>
        <w:t xml:space="preserve">אמרת: </w:t>
      </w:r>
      <w:ins w:id="90093" w:author="Claude - סמנטי" w:date="2026-10-11T12:21:47Z">
        <w:r>
          <w:rPr>
            <w:rtl/>
          </w:rPr>
          <w:t xml:space="preserve">טעמם</w:t>
        </w:r>
      </w:ins>
      <w:del w:id="90094" w:author="Claude - סמנטי" w:date="2026-10-11T12:21:47Z">
        <w:r>
          <w:rPr>
            <w:rtl/>
          </w:rPr>
          <w:delText xml:space="preserve">טעמייהו</w:delText>
        </w:r>
      </w:del>
      <w:r>
        <w:rPr>
          <w:rtl/>
        </w:rPr>
        <w:t xml:space="preserve"> דרבנן משום דאדם נאמן על עצמו יותר ממאה איש, </w:t>
      </w:r>
      <w:r>
        <w:rPr>
          <w:rtl/>
        </w:rPr>
        <w:t xml:space="preserve">ל"ש</w:t>
      </w:r>
      <w:r>
        <w:rPr>
          <w:rtl/>
        </w:rPr>
        <w:t xml:space="preserve"> טומאה חדשה ול"ש טומאה ישנה, </w:t>
      </w:r>
    </w:p>
    <w:p w:rsidR="00E403F0" w:rsidRPr="00AD695E" w:rsidRDefault="00E403F0" w:rsidP="00E403F0">
      <w:pPr>
        <w:rPr>
          <w:rtl/>
        </w:rPr>
      </w:pPr>
      <w:ins w:id="92391" w:author="מנוע מכני" w:date="2026-10-11T12:04:39Z">
        <w:r>
          <w:rPr>
            <w:rtl/>
          </w:rPr>
          <w:t xml:space="preserve">ואם </w:t>
        </w:r>
      </w:ins>
      <w:del w:id="92392" w:author="מנוע מכני" w:date="2026-10-11T12:04:39Z">
        <w:r>
          <w:rPr>
            <w:rtl/>
          </w:rPr>
          <w:tab/>
          <w:delText xml:space="preserve">ואי </w:delText>
        </w:r>
      </w:del>
      <w:r>
        <w:rPr>
          <w:rtl/>
        </w:rPr>
        <w:tab/>
        <w:t xml:space="preserve">אמרת: טעמ</w:t>
      </w:r>
      <w:r>
        <w:rPr>
          <w:rFonts w:hint="cs"/>
          <w:rtl/>
        </w:rPr>
        <w:t>א</w:t>
      </w:r>
      <w:r>
        <w:rPr>
          <w:rtl/>
        </w:rPr>
        <w:t xml:space="preserve"> דרבנן משום מיגו</w:t>
      </w:r>
      <w:r>
        <w:rPr>
          <w:rFonts w:hint="cs"/>
          <w:rtl/>
        </w:rPr>
        <w:t xml:space="preserve"> הפטור רק מטומאה ישנה דיכול לומר טבלתי ופטור </w:t>
      </w:r>
      <w:r>
        <w:rPr>
          <w:rFonts w:hint="cs"/>
          <w:rtl/>
        </w:rPr>
        <w:t xml:space="preserve">משא</w:t>
      </w:r>
      <w:r>
        <w:rPr>
          <w:rtl/>
        </w:rPr>
        <w:t>"</w:t>
      </w:r>
      <w:r>
        <w:rPr>
          <w:rFonts w:hint="cs"/>
          <w:rtl/>
        </w:rPr>
        <w:t xml:space="preserve">כ</w:t>
      </w:r>
      <w:r>
        <w:rPr>
          <w:rFonts w:hint="cs"/>
          <w:rtl/>
        </w:rPr>
        <w:t xml:space="preserve"> בתרומה חדשה </w:t>
      </w:r>
    </w:p>
    <w:p>
      <w:pPr>
        <w:pStyle w:val="afffff8"/>
        <w:rPr>
          <w:ins w:id="90133" w:author="קלוד" w:date="2026-10-11T12:26:18Z"/>
        </w:rPr>
      </w:pPr>
      <w:ins w:id="90134" w:author="קלוד" w:date="2026-10-11T12:26:18Z">
        <w:r>
          <w:rPr>
            <w:color w:val="7B3F00"/>
          </w:rPr>
          <w:t xml:space="preserve">אדם נאמן על עצמו יותר ממאה איש - או משום מיגו</w:t>
        </w:r>
      </w:ins>
    </w:p>
    <w:p>
      <w:pPr>
        <w:pStyle w:val="38"/>
        <w:rPr>
          <w:ins w:id="93602" w:author="מנוע מכני" w:date="2026-10-11T12:04:39Z"/>
        </w:rPr>
      </w:pPr>
      <w:r>
        <w:tab/>
        <w:t xml:space="preserve">ת"ש:</w:t>
      </w:r>
    </w:p>
    <w:p w:rsidR="00E403F0" w:rsidRPr="00AD695E" w:rsidRDefault="00E403F0" w:rsidP="00E403F0">
      <w:pPr>
        <w:rPr>
          <w:rtl/>
        </w:rPr>
      </w:pPr>
      <w:del w:id="93603" w:author="מנוע מכני" w:date="2026-10-11T12:04:39Z">
        <w:r>
          <w:rPr>
            <w:rtl/>
          </w:rPr>
          <w:tab/>
          <w:delText xml:space="preserve"> </w:delText>
        </w:r>
      </w:del>
      <w:r>
        <w:rPr>
          <w:rtl/>
        </w:rPr>
        <w:tab/>
        <w:t xml:space="preserve">אמר</w:t>
      </w:r>
      <w:r>
        <w:rPr>
          <w:rtl/>
        </w:rPr>
        <w:tab/>
        <w:t xml:space="preserve"> לו עד אחד נטמאת והוא אומר </w:t>
      </w:r>
      <w:r>
        <w:rPr>
          <w:rtl/>
        </w:rPr>
        <w:tab/>
        <w:t xml:space="preserve">לא</w:t>
      </w:r>
      <w:r>
        <w:rPr>
          <w:rtl/>
        </w:rPr>
        <w:tab/>
        <w:t xml:space="preserve"> נטמאתי פטור, יכול </w:t>
      </w:r>
      <w:ins w:id="90099" w:author="מנוע מכני" w:date="2026-10-11T12:04:39Z">
        <w:r>
          <w:rPr>
            <w:rtl/>
          </w:rPr>
          <w:t xml:space="preserve">אפי'</w:t>
        </w:r>
      </w:ins>
      <w:del w:id="90100" w:author="מנוע מכני" w:date="2026-10-11T12:04:39Z">
        <w:r>
          <w:rPr>
            <w:rtl/>
          </w:rPr>
          <w:tab/>
          <w:delText xml:space="preserve">אפילו</w:delText>
        </w:r>
      </w:del>
      <w:r>
        <w:rPr>
          <w:rtl/>
        </w:rPr>
        <w:tab/>
        <w:t xml:space="preserve"> שנים? </w:t>
      </w:r>
    </w:p>
    <w:p>
      <w:pPr>
        <w:pStyle w:val="38"/>
        <w:rPr>
          <w:ins w:id="93604" w:author="מנוע מכני" w:date="2026-10-11T12:04:39Z"/>
        </w:rPr>
      </w:pPr>
      <w:r>
        <w:tab/>
      </w:r>
      <w:r>
        <w:t>אר</w:t>
      </w:r>
      <w:r>
        <w:t>"</w:t>
      </w:r>
      <w:r>
        <w:t>מ:</w:t>
      </w:r>
    </w:p>
    <w:p w:rsidR="00E403F0" w:rsidRPr="00AD695E" w:rsidRDefault="00E403F0" w:rsidP="00E403F0">
      <w:pPr>
        <w:rPr>
          <w:rtl/>
        </w:rPr>
      </w:pPr>
      <w:del w:id="93605" w:author="מנוע מכני" w:date="2026-10-11T12:04:39Z">
        <w:r>
          <w:rPr>
            <w:rtl/>
          </w:rPr>
          <w:delText xml:space="preserve"> </w:delText>
        </w:r>
      </w:del>
      <w:r>
        <w:rPr>
          <w:rtl/>
        </w:rPr>
        <w:t xml:space="preserve">ק"ו</w:t>
      </w:r>
      <w:r>
        <w:rPr>
          <w:rtl/>
        </w:rPr>
        <w:t xml:space="preserve">, אם הביאוהו שנים למיתה חמורה, </w:t>
      </w:r>
      <w:r>
        <w:rPr>
          <w:rtl/>
        </w:rPr>
        <w:t xml:space="preserve">לא</w:t>
      </w:r>
      <w:r>
        <w:rPr>
          <w:rtl/>
        </w:rPr>
        <w:t xml:space="preserve"> יביאוהו לידי קרבן הקל? </w:t>
      </w:r>
    </w:p>
    <w:p>
      <w:pPr>
        <w:pStyle w:val="38"/>
        <w:rPr>
          <w:ins w:id="93606" w:author="מנוע מכני" w:date="2026-10-11T12:04:39Z"/>
        </w:rPr>
      </w:pPr>
      <w:r>
        <w:tab/>
      </w:r>
      <w:r w:rsidRPr="00217260">
        <w:t xml:space="preserve">וחכ"א:</w:t>
      </w:r>
    </w:p>
    <w:p w:rsidR="00E403F0" w:rsidRPr="00AD695E" w:rsidRDefault="00E403F0" w:rsidP="00E403F0">
      <w:pPr>
        <w:rPr>
          <w:rtl/>
        </w:rPr>
      </w:pPr>
      <w:del w:id="93607" w:author="מנוע מכני" w:date="2026-10-11T12:04:39Z">
        <w:r w:rsidRPr="00217260">
          <w:rPr>
            <w:b/>
            <w:bCs/>
            <w:rtl/>
          </w:rPr>
          <w:delText xml:space="preserve"> </w:delText>
        </w:r>
      </w:del>
      <w:r w:rsidRPr="00217260">
        <w:rPr>
          <w:b/>
          <w:bCs/>
          <w:rtl/>
        </w:rPr>
        <w:t xml:space="preserve">אדם נאמן על עצמו יותר ממאה איש</w:t>
      </w:r>
      <w:ins w:id="91853" w:author="מנוע מכני" w:date="2026-10-11T12:04:39Z">
        <w:r>
          <w:rPr>
            <w:b/>
            <w:bCs/>
            <w:rtl/>
          </w:rPr>
          <w:t xml:space="preserve">,</w:t>
        </w:r>
      </w:ins>
      <w:del w:id="91854" w:author="מנוע מכני" w:date="2026-10-11T12:04:39Z">
        <w:r w:rsidRPr="00217260">
          <w:rPr>
            <w:b/>
            <w:bCs/>
            <w:rtl/>
          </w:rPr>
          <w:delText xml:space="preserve">;</w:delText>
        </w:r>
      </w:del>
    </w:p>
    <w:p w:rsidR="00E403F0" w:rsidRPr="00E87E21" w:rsidRDefault="00E403F0" w:rsidP="00E403F0">
      <w:pPr>
        <w:rPr>
          <w:spacing w:val="-4"/>
          <w:rtl/>
        </w:rPr>
      </w:pPr>
      <w:r w:rsidRPr="00E87E21">
        <w:rPr>
          <w:b/>
          <w:bCs/>
          <w:spacing w:val="-4"/>
          <w:rtl/>
        </w:rPr>
        <w:lastRenderedPageBreak/>
        <w:tab/>
      </w:r>
      <w:r w:rsidRPr="00E87E21">
        <w:rPr>
          <w:b/>
          <w:bCs/>
          <w:spacing w:val="-4"/>
          <w:rtl/>
        </w:rPr>
        <w:tab/>
      </w:r>
      <w:r w:rsidRPr="00E87E21">
        <w:rPr>
          <w:b/>
          <w:bCs/>
          <w:spacing w:val="-4"/>
          <w:rtl/>
        </w:rPr>
        <w:tab/>
        <w:t xml:space="preserve">ש"מ</w:t>
      </w:r>
      <w:r w:rsidRPr="00E87E21">
        <w:rPr>
          <w:b/>
          <w:bCs/>
          <w:spacing w:val="-4"/>
          <w:rtl/>
        </w:rPr>
        <w:tab/>
        <w:t xml:space="preserve">, </w:t>
      </w:r>
      <w:ins w:id="90097" w:author="Claude - סמנטי" w:date="2026-10-11T12:21:47Z">
        <w:r>
          <w:rPr>
            <w:b/>
            <w:bCs/>
            <w:spacing w:val="-4"/>
            <w:rtl/>
          </w:rPr>
          <w:t xml:space="preserve">טעמם</w:t>
        </w:r>
      </w:ins>
      <w:del w:id="90098" w:author="Claude - סמנטי" w:date="2026-10-11T12:21:47Z">
        <w:r w:rsidRPr="00E87E21">
          <w:rPr>
            <w:b/>
            <w:bCs/>
            <w:spacing w:val="-4"/>
            <w:rtl/>
          </w:rPr>
          <w:tab/>
          <w:delText xml:space="preserve">טעמייהו</w:delText>
        </w:r>
      </w:del>
      <w:r w:rsidRPr="00E87E21">
        <w:rPr>
          <w:b/>
          <w:bCs/>
          <w:spacing w:val="-4"/>
          <w:rtl/>
        </w:rPr>
        <w:tab/>
        <w:t xml:space="preserve"> דרבנן משום </w:t>
      </w:r>
      <w:ins w:id="90501" w:author="מנוע מכני" w:date="2026-10-11T12:04:39Z">
        <w:r>
          <w:rPr>
            <w:b/>
            <w:bCs/>
            <w:spacing w:val="-4"/>
            <w:rtl/>
          </w:rPr>
          <w:t xml:space="preserve">דאמרו</w:t>
        </w:r>
      </w:ins>
      <w:del w:id="90502" w:author="מנוע מכני" w:date="2026-10-11T12:04:39Z">
        <w:r w:rsidRPr="00E87E21">
          <w:rPr>
            <w:b/>
            <w:bCs/>
            <w:spacing w:val="-4"/>
            <w:rtl/>
          </w:rPr>
          <w:tab/>
          <w:delText xml:space="preserve">דאמרי</w:delText>
        </w:r>
      </w:del>
      <w:del w:id="95558" w:author="Claude" w:date="2026-10-11T09:07:45Z">
        <w:r>
          <w:rPr>
            <w:b/>
            <w:bCs/>
            <w:spacing w:val="-4"/>
            <w:rtl/>
          </w:rPr>
          <w:delText xml:space="preserve">	</w:delText>
        </w:r>
      </w:del>
      <w:r>
        <w:rPr>
          <w:b/>
          <w:bCs/>
          <w:spacing w:val="-4"/>
          <w:rtl/>
        </w:rPr>
        <w:t xml:space="preserve">: אדם נאמן על עצמו יותר ממאה איש.</w:t>
      </w:r>
    </w:p>
    <w:p w:rsidR="00E403F0" w:rsidRPr="00AD695E" w:rsidRDefault="00E403F0" w:rsidP="00E403F0">
      <w:pPr>
        <w:rPr>
          <w:rtl/>
        </w:rPr>
      </w:pPr>
    </w:p>
    <w:p>
      <w:pPr>
        <w:pStyle w:val="38"/>
        <w:rPr>
          <w:ins w:id="93608" w:author="מנוע מכני" w:date="2026-10-11T12:04:39Z"/>
        </w:rPr>
      </w:pPr>
      <w:r>
        <w:t xml:space="preserve">א"ר אמי:</w:t>
      </w:r>
    </w:p>
    <w:p w:rsidR="00E403F0" w:rsidRPr="00AD695E" w:rsidRDefault="00E403F0" w:rsidP="00E403F0">
      <w:pPr>
        <w:rPr>
          <w:rtl/>
        </w:rPr>
      </w:pPr>
      <w:del w:id="93609" w:author="מנוע מכני" w:date="2026-10-11T12:04:39Z">
        <w:r>
          <w:rPr>
            <w:rtl/>
          </w:rPr>
          <w:delText xml:space="preserve"> </w:delText>
        </w:r>
      </w:del>
      <w:r>
        <w:rPr>
          <w:rtl/>
        </w:rPr>
        <w:t xml:space="preserve">לעולם טעמא דרבנן משום מיגו, וה"</w:t>
      </w:r>
      <w:r>
        <w:rPr>
          <w:rFonts w:hint="cs"/>
          <w:rtl/>
        </w:rPr>
        <w:t>ק</w:t>
      </w:r>
      <w:r>
        <w:rPr>
          <w:rtl/>
        </w:rPr>
        <w:t xml:space="preserve">: מתוך שאם רצה לומר </w:t>
      </w:r>
      <w:r>
        <w:rPr>
          <w:rtl/>
        </w:rPr>
        <w:t xml:space="preserve">לא</w:t>
      </w:r>
      <w:r>
        <w:rPr>
          <w:rtl/>
        </w:rPr>
        <w:t xml:space="preserve"> עמדתי בטומאתי פטור, </w:t>
      </w:r>
      <w:ins w:id="92889" w:author="מנוע מכני" w:date="2026-10-11T12:04:39Z">
        <w:r>
          <w:rPr>
            <w:rtl/>
          </w:rPr>
          <w:t xml:space="preserve">לפיכך</w:t>
        </w:r>
      </w:ins>
      <w:del w:id="92890" w:author="מנוע מכני" w:date="2026-10-11T12:04:39Z">
        <w:r>
          <w:rPr>
            <w:rtl/>
          </w:rPr>
          <w:delText xml:space="preserve">הילכך</w:delText>
        </w:r>
      </w:del>
      <w:r>
        <w:rPr>
          <w:rtl/>
        </w:rPr>
        <w:t xml:space="preserve"> אדם נאמן על עצמו יותר ממאה איש.</w:t>
      </w:r>
    </w:p>
    <w:p w:rsidR="00E403F0" w:rsidRPr="00AD695E" w:rsidRDefault="00E403F0" w:rsidP="00E403F0">
      <w:pPr>
        <w:rPr>
          <w:rtl/>
        </w:rPr>
      </w:pPr>
      <w:r>
        <w:rPr>
          <w:rFonts w:hint="cs"/>
          <w:rtl/>
        </w:rPr>
        <w:t>וקמ</w:t>
      </w:r>
      <w:r>
        <w:rPr>
          <w:rtl/>
        </w:rPr>
        <w:t>"</w:t>
      </w:r>
      <w:r>
        <w:rPr>
          <w:rFonts w:hint="cs"/>
          <w:rtl/>
        </w:rPr>
        <w:t xml:space="preserve">ל</w:t>
      </w:r>
      <w:r>
        <w:rPr>
          <w:rFonts w:hint="cs"/>
          <w:rtl/>
        </w:rPr>
        <w:t xml:space="preserve"> דכמו בחלב </w:t>
      </w:r>
      <w:r>
        <w:rPr>
          <w:rFonts w:hint="cs"/>
          <w:rtl/>
        </w:rPr>
        <w:t xml:space="preserve">ה</w:t>
      </w:r>
      <w:r>
        <w:rPr>
          <w:rtl/>
        </w:rPr>
        <w:t>"</w:t>
      </w:r>
      <w:r>
        <w:rPr>
          <w:rFonts w:hint="cs"/>
          <w:rtl/>
        </w:rPr>
        <w:t xml:space="preserve">נ</w:t>
      </w:r>
      <w:r>
        <w:rPr>
          <w:rFonts w:hint="cs"/>
          <w:rtl/>
        </w:rPr>
        <w:t xml:space="preserve"> בטומאה, </w:t>
      </w:r>
      <w:r>
        <w:rPr>
          <w:rFonts w:hint="cs"/>
          <w:rtl/>
        </w:rPr>
        <w:t xml:space="preserve">לא</w:t>
      </w:r>
      <w:r>
        <w:rPr>
          <w:rFonts w:hint="cs"/>
          <w:rtl/>
        </w:rPr>
        <w:t xml:space="preserve"> עמדתי בטומאתי אבל טבלתי </w:t>
      </w:r>
    </w:p>
    <w:p>
      <w:pPr>
        <w:pStyle w:val="38"/>
        <w:rPr>
          <w:ins w:id="93610" w:author="מנוע מכני" w:date="2026-10-11T12:04:39Z"/>
        </w:rPr>
      </w:pPr>
      <w:r>
        <w:t xml:space="preserve">ת"ש:</w:t>
      </w:r>
    </w:p>
    <w:p w:rsidR="00E403F0" w:rsidRPr="00AD695E" w:rsidRDefault="00E403F0" w:rsidP="00E403F0">
      <w:pPr>
        <w:rPr>
          <w:rtl/>
        </w:rPr>
      </w:pPr>
      <w:del w:id="93611" w:author="מנוע מכני" w:date="2026-10-11T12:04:39Z">
        <w:r>
          <w:rPr>
            <w:rtl/>
          </w:rPr>
          <w:delText xml:space="preserve"> </w:delText>
        </w:r>
      </w:del>
      <w:r>
        <w:rPr>
          <w:rFonts w:hint="cs"/>
          <w:rtl/>
        </w:rPr>
        <w:t>'</w:t>
      </w:r>
      <w:ins w:id="90399" w:author="Claude - סמנטי" w:date="2026-10-11T12:21:47Z">
        <w:r>
          <w:rPr>
            <w:rStyle w:val="afffff0"/>
            <w:rtl/>
          </w:rPr>
          <w:t xml:space="preserve">וְהִתְוַדָּה</w:t>
        </w:r>
      </w:ins>
      <w:del w:id="90400" w:author="Claude - סמנטי" w:date="2026-10-11T12:21:47Z">
        <w:r>
          <w:rPr>
            <w:rtl/>
          </w:rPr>
          <w:delText xml:space="preserve">והתודה</w:delText>
        </w:r>
      </w:del>
      <w:r>
        <w:rPr>
          <w:rFonts w:hint="cs"/>
          <w:rtl/>
        </w:rPr>
        <w:t>'</w:t>
      </w:r>
      <w:r>
        <w:rPr>
          <w:rtl/>
        </w:rPr>
        <w:t xml:space="preserve">, מודה בדברים - חייב, אין מודה בדברים - פטור</w:t>
      </w:r>
      <w:ins w:id="91855" w:author="מנוע מכני" w:date="2026-10-11T12:04:39Z">
        <w:r>
          <w:rPr>
            <w:rtl/>
          </w:rPr>
          <w:t xml:space="preserve">,</w:t>
        </w:r>
      </w:ins>
      <w:del w:id="91856" w:author="מנוע מכני" w:date="2026-10-11T12:04:39Z">
        <w:r>
          <w:rPr>
            <w:rtl/>
          </w:rPr>
          <w:delText xml:space="preserve">;</w:delText>
        </w:r>
      </w:del>
    </w:p>
    <w:p w:rsidR="00E403F0" w:rsidRPr="00AD695E" w:rsidRDefault="00E403F0" w:rsidP="00E403F0">
      <w:pPr>
        <w:rPr>
          <w:rtl/>
        </w:rPr>
      </w:pPr>
      <w:r>
        <w:rPr>
          <w:rtl/>
        </w:rPr>
        <w:t xml:space="preserve">א"ל</w:t>
      </w:r>
      <w:r>
        <w:rPr>
          <w:rtl/>
        </w:rPr>
        <w:t xml:space="preserve"> עד אחד נטמאת והוא אומר </w:t>
      </w:r>
      <w:r>
        <w:rPr>
          <w:rtl/>
        </w:rPr>
        <w:t xml:space="preserve">לא</w:t>
      </w:r>
      <w:r>
        <w:rPr>
          <w:rtl/>
        </w:rPr>
        <w:t xml:space="preserve"> נטמאתי פטור, יכול </w:t>
      </w:r>
      <w:ins w:id="90101" w:author="מנוע מכני" w:date="2026-10-11T12:04:39Z">
        <w:r>
          <w:rPr>
            <w:rtl/>
          </w:rPr>
          <w:t xml:space="preserve">אפי'</w:t>
        </w:r>
      </w:ins>
      <w:del w:id="90102" w:author="מנוע מכני" w:date="2026-10-11T12:04:39Z">
        <w:r>
          <w:rPr>
            <w:rtl/>
          </w:rPr>
          <w:delText xml:space="preserve">אפילו</w:delText>
        </w:r>
      </w:del>
      <w:r>
        <w:rPr>
          <w:rtl/>
        </w:rPr>
        <w:t xml:space="preserve"> שנים מכחישין? </w:t>
      </w:r>
    </w:p>
    <w:p>
      <w:pPr>
        <w:pStyle w:val="38"/>
        <w:rPr>
          <w:ins w:id="93612" w:author="מנוע מכני" w:date="2026-10-11T12:04:39Z"/>
        </w:rPr>
      </w:pPr>
      <w:r>
        <w:t>אר</w:t>
      </w:r>
      <w:r>
        <w:t>"</w:t>
      </w:r>
      <w:r>
        <w:t>מ</w:t>
      </w:r>
      <w:r>
        <w:t xml:space="preserve">:</w:t>
      </w:r>
    </w:p>
    <w:p w:rsidR="00E403F0" w:rsidRPr="00AD695E" w:rsidRDefault="00E403F0" w:rsidP="00E403F0">
      <w:pPr>
        <w:rPr>
          <w:rtl/>
        </w:rPr>
      </w:pPr>
      <w:del w:id="93613" w:author="מנוע מכני" w:date="2026-10-11T12:04:39Z">
        <w:r>
          <w:rPr>
            <w:rtl/>
          </w:rPr>
          <w:delText xml:space="preserve"> </w:delText>
        </w:r>
      </w:del>
      <w:r>
        <w:rPr>
          <w:rtl/>
        </w:rPr>
        <w:t xml:space="preserve">אם הביאוהו שנים לידי מיתה חמורה, </w:t>
      </w:r>
      <w:r>
        <w:rPr>
          <w:rtl/>
        </w:rPr>
        <w:t xml:space="preserve">לא</w:t>
      </w:r>
      <w:r>
        <w:rPr>
          <w:rtl/>
        </w:rPr>
        <w:t xml:space="preserve"> יביאוהו לידי קרבן הקל? </w:t>
      </w:r>
    </w:p>
    <w:p>
      <w:pPr>
        <w:pStyle w:val="38"/>
        <w:rPr>
          <w:ins w:id="93614" w:author="מנוע מכני" w:date="2026-10-11T12:04:39Z"/>
        </w:rPr>
      </w:pPr>
      <w:r>
        <w:t>ר</w:t>
      </w:r>
      <w:r>
        <w:t>"</w:t>
      </w:r>
      <w:r>
        <w:t xml:space="preserve">י</w:t>
      </w:r>
      <w:del w:id="94497" w:author="מנוע מכני" w:date="2026-10-11T12:04:39Z">
        <w:r>
          <w:delText xml:space="preserve"> אומר</w:delText>
        </w:r>
      </w:del>
      <w:r>
        <w:t xml:space="preserve">:</w:t>
      </w:r>
    </w:p>
    <w:p w:rsidR="00E403F0" w:rsidRPr="00AD695E" w:rsidRDefault="00E403F0" w:rsidP="00E403F0">
      <w:pPr>
        <w:rPr>
          <w:rtl/>
        </w:rPr>
      </w:pPr>
      <w:del w:id="93615" w:author="מנוע מכני" w:date="2026-10-11T12:04:39Z">
        <w:r>
          <w:rPr>
            <w:rtl/>
          </w:rPr>
          <w:delText xml:space="preserve"> </w:delText>
        </w:r>
      </w:del>
      <w:r>
        <w:rPr>
          <w:rtl/>
        </w:rPr>
        <w:t xml:space="preserve">נאמן אדם על עצמו יותר ממאה איש</w:t>
      </w:r>
      <w:ins w:id="91857" w:author="מנוע מכני" w:date="2026-10-11T12:04:39Z">
        <w:r>
          <w:rPr>
            <w:rtl/>
          </w:rPr>
          <w:t xml:space="preserve">,</w:t>
        </w:r>
      </w:ins>
      <w:del w:id="91858" w:author="מנוע מכני" w:date="2026-10-11T12:04:39Z">
        <w:r>
          <w:rPr>
            <w:rtl/>
          </w:rPr>
          <w:delText xml:space="preserve">;</w:delText>
        </w:r>
      </w:del>
    </w:p>
    <w:p w:rsidR="00E403F0" w:rsidRPr="00AD695E" w:rsidRDefault="00E403F0" w:rsidP="00E403F0">
      <w:pPr>
        <w:rPr>
          <w:rtl/>
        </w:rPr>
      </w:pPr>
      <w:r>
        <w:rPr>
          <w:rtl/>
        </w:rPr>
        <w:t xml:space="preserve">ומודים חכמים </w:t>
      </w:r>
      <w:r>
        <w:rPr>
          <w:rStyle w:val="2fb"/>
          <w:rtl/>
        </w:rPr>
        <w:t xml:space="preserve">לר"י</w:t>
      </w:r>
      <w:r>
        <w:rPr>
          <w:rtl/>
        </w:rPr>
        <w:t xml:space="preserve"> בחלבין ובביאת מקדש, אבל בטומאה </w:t>
      </w:r>
      <w:r>
        <w:rPr>
          <w:rtl/>
        </w:rPr>
        <w:t xml:space="preserve">לא</w:t>
      </w:r>
      <w:r>
        <w:rPr>
          <w:rtl/>
        </w:rPr>
        <w:t xml:space="preserve"> מודו לי'</w:t>
      </w:r>
      <w:ins w:id="91859" w:author="מנוע מכני" w:date="2026-10-11T12:04:39Z">
        <w:r>
          <w:rPr>
            <w:rtl/>
          </w:rPr>
          <w:t xml:space="preserve">,</w:t>
        </w:r>
      </w:ins>
      <w:del w:id="91860" w:author="מנוע מכני" w:date="2026-10-11T12:04:39Z">
        <w:r>
          <w:rPr>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יב:</w:t>
      </w:r>
    </w:p>
    <w:p>
      <w:pPr>
        <w:pStyle w:val="38"/>
        <w:rPr>
          <w:ins w:id="93616" w:author="מנוע מכני" w:date="2026-10-11T12:04:39Z"/>
        </w:rPr>
      </w:pPr>
      <w:r w:rsidRPr="00E87E21">
        <w:t xml:space="preserve">רבינא:</w:t>
      </w:r>
    </w:p>
    <w:p w:rsidR="00E403F0" w:rsidRPr="00E87E21" w:rsidRDefault="00E403F0" w:rsidP="00E403F0">
      <w:pPr>
        <w:rPr>
          <w:spacing w:val="-6"/>
          <w:rtl/>
        </w:rPr>
      </w:pPr>
      <w:del w:id="93617" w:author="מנוע מכני" w:date="2026-10-11T12:04:39Z">
        <w:r w:rsidRPr="00E87E21">
          <w:rPr>
            <w:spacing w:val="-6"/>
            <w:rtl/>
          </w:rPr>
          <w:delText xml:space="preserve"> </w:delText>
        </w:r>
      </w:del>
      <w:r w:rsidRPr="00E87E21">
        <w:rPr>
          <w:rFonts w:hint="cs"/>
          <w:spacing w:val="-6"/>
          <w:rtl/>
        </w:rPr>
        <w:t xml:space="preserve">מיירי </w:t>
      </w:r>
      <w:r w:rsidRPr="00E87E21">
        <w:rPr>
          <w:spacing w:val="-6"/>
          <w:rtl/>
        </w:rPr>
        <w:t>בטומאה ישנה, ו</w:t>
      </w:r>
      <w:r w:rsidRPr="00E87E21">
        <w:rPr>
          <w:rFonts w:hint="cs"/>
          <w:spacing w:val="-6"/>
          <w:rtl/>
        </w:rPr>
        <w:t xml:space="preserve">עדים אומרים </w:t>
      </w:r>
      <w:r w:rsidRPr="00E87E21">
        <w:rPr>
          <w:spacing w:val="-6"/>
          <w:rtl/>
        </w:rPr>
        <w:t xml:space="preserve">אכלת קדשים בטומאת הגוף והוא </w:t>
      </w:r>
      <w:r w:rsidRPr="00E87E21">
        <w:rPr>
          <w:spacing w:val="-6"/>
          <w:rtl/>
        </w:rPr>
        <w:t xml:space="preserve">אמר</w:t>
      </w:r>
      <w:r w:rsidRPr="00E87E21">
        <w:rPr>
          <w:spacing w:val="-6"/>
          <w:rtl/>
        </w:rPr>
        <w:t xml:space="preserve"> לה</w:t>
      </w:r>
      <w:r w:rsidRPr="00E87E21">
        <w:rPr>
          <w:rFonts w:hint="cs"/>
          <w:spacing w:val="-6"/>
          <w:rtl/>
        </w:rPr>
        <w:t>ם</w:t>
      </w:r>
      <w:r w:rsidRPr="00E87E21">
        <w:rPr>
          <w:spacing w:val="-6"/>
          <w:rtl/>
        </w:rPr>
        <w:t xml:space="preserve"> </w:t>
      </w:r>
      <w:r w:rsidRPr="00E87E21">
        <w:rPr>
          <w:spacing w:val="-6"/>
          <w:rtl/>
        </w:rPr>
        <w:t xml:space="preserve">לא</w:t>
      </w:r>
      <w:r w:rsidRPr="00E87E21">
        <w:rPr>
          <w:spacing w:val="-6"/>
          <w:rtl/>
        </w:rPr>
        <w:t xml:space="preserve"> נטמאתי, </w:t>
      </w:r>
    </w:p>
    <w:p w:rsidR="00E403F0" w:rsidRPr="00AD695E" w:rsidRDefault="00E403F0" w:rsidP="00E403F0">
      <w:pPr>
        <w:rPr>
          <w:rtl/>
        </w:rPr>
      </w:pPr>
      <w:ins w:id="90505" w:author="מנוע מכני" w:date="2026-10-11T12:04:39Z">
        <w:r>
          <w:rPr>
            <w:rtl/>
          </w:rPr>
          <w:t xml:space="preserve">דכאן</w:t>
        </w:r>
      </w:ins>
      <w:del w:id="90506" w:author="מנוע מכני" w:date="2026-10-11T12:04:39Z">
        <w:r>
          <w:rPr>
            <w:rtl/>
          </w:rPr>
          <w:delText xml:space="preserve">דהכא</w:delText>
        </w:r>
      </w:del>
      <w:r>
        <w:rPr>
          <w:rtl/>
        </w:rPr>
        <w:t xml:space="preserve"> </w:t>
      </w:r>
      <w:r>
        <w:rPr>
          <w:rtl/>
        </w:rPr>
        <w:t xml:space="preserve">לא</w:t>
      </w:r>
      <w:r>
        <w:rPr>
          <w:rtl/>
        </w:rPr>
        <w:t xml:space="preserve"> מתריץ דיבוריה, </w:t>
      </w:r>
      <w:ins w:id="90503" w:author="מנוע מכני" w:date="2026-10-11T12:04:39Z">
        <w:r>
          <w:rPr>
            <w:rtl/>
          </w:rPr>
          <w:t xml:space="preserve">דאין</w:t>
        </w:r>
      </w:ins>
      <w:del w:id="90504" w:author="מנוע מכני" w:date="2026-10-11T12:04:39Z">
        <w:r>
          <w:rPr>
            <w:rtl/>
          </w:rPr>
          <w:delText xml:space="preserve">דליכא</w:delText>
        </w:r>
      </w:del>
      <w:r>
        <w:rPr>
          <w:rtl/>
        </w:rPr>
        <w:t xml:space="preserve"> </w:t>
      </w:r>
      <w:ins w:id="92891" w:author="מנוע מכני" w:date="2026-10-11T12:04:39Z">
        <w:r>
          <w:rPr>
            <w:rtl/>
          </w:rPr>
          <w:t xml:space="preserve">לומר</w:t>
        </w:r>
      </w:ins>
      <w:del w:id="92892" w:author="מנוע מכני" w:date="2026-10-11T12:04:39Z">
        <w:r>
          <w:rPr>
            <w:rtl/>
          </w:rPr>
          <w:delText xml:space="preserve">למימר</w:delText>
        </w:r>
      </w:del>
      <w:r>
        <w:rPr>
          <w:rtl/>
        </w:rPr>
        <w:t xml:space="preserve"> </w:t>
      </w:r>
      <w:r>
        <w:rPr>
          <w:rtl/>
        </w:rPr>
        <w:t xml:space="preserve">לא</w:t>
      </w:r>
      <w:r>
        <w:rPr>
          <w:rtl/>
        </w:rPr>
        <w:t xml:space="preserve"> עמדתי בטומאה אבל טבלתי, </w:t>
      </w:r>
    </w:p>
    <w:p w:rsidR="00E403F0" w:rsidRPr="00AD695E" w:rsidRDefault="00E403F0" w:rsidP="00E403F0">
      <w:pPr>
        <w:rPr>
          <w:rtl/>
        </w:rPr>
      </w:pPr>
      <w:ins w:id="92393" w:author="מנוע מכני" w:date="2026-10-11T12:04:39Z">
        <w:r>
          <w:rPr>
            <w:rFonts w:hint="cs"/>
            <w:rtl/>
          </w:rPr>
          <w:t xml:space="preserve">ואם </w:t>
        </w:r>
      </w:ins>
      <w:del w:id="92394" w:author="מנוע מכני" w:date="2026-10-11T12:04:39Z">
        <w:r>
          <w:rPr>
            <w:rFonts w:hint="cs"/>
            <w:rtl/>
          </w:rPr>
          <w:delText xml:space="preserve">ואי </w:delText>
        </w:r>
      </w:del>
      <w:r>
        <w:rPr>
          <w:rFonts w:hint="cs"/>
          <w:rtl/>
        </w:rPr>
        <w:t xml:space="preserve">יאמר </w:t>
      </w:r>
      <w:r>
        <w:rPr>
          <w:rtl/>
        </w:rPr>
        <w:t xml:space="preserve">טבלתי ואכלתי, </w:t>
      </w:r>
      <w:r>
        <w:rPr>
          <w:rFonts w:hint="cs"/>
          <w:rtl/>
        </w:rPr>
        <w:t xml:space="preserve">הרי מכחיש </w:t>
      </w:r>
      <w:r>
        <w:rPr>
          <w:rtl/>
        </w:rPr>
        <w:t>לדבור</w:t>
      </w:r>
      <w:r>
        <w:rPr>
          <w:rFonts w:hint="cs"/>
          <w:rtl/>
        </w:rPr>
        <w:t xml:space="preserve"> הראשון </w:t>
      </w:r>
      <w:r>
        <w:rPr>
          <w:rtl/>
        </w:rPr>
        <w:t>מיהא בטומאת מגעו.</w:t>
      </w:r>
    </w:p>
    <w:p>
      <w:pPr>
        <w:pStyle w:val="38"/>
        <w:rPr>
          <w:ins w:id="93618" w:author="מנוע מכני" w:date="2026-10-11T12:04:39Z"/>
        </w:rPr>
      </w:pPr>
      <w:r>
        <w:t>א</w:t>
      </w:r>
      <w:r>
        <w:t>ר</w:t>
      </w:r>
      <w:r>
        <w:t>"</w:t>
      </w:r>
      <w:r>
        <w:t>נ</w:t>
      </w:r>
      <w:r>
        <w:t xml:space="preserve">:</w:t>
      </w:r>
    </w:p>
    <w:p w:rsidR="00E403F0" w:rsidRPr="00AD695E" w:rsidRDefault="00E403F0" w:rsidP="00E403F0">
      <w:pPr>
        <w:rPr>
          <w:rtl/>
        </w:rPr>
      </w:pPr>
      <w:del w:id="93619" w:author="מנוע מכני" w:date="2026-10-11T12:04:39Z">
        <w:r>
          <w:rPr>
            <w:rtl/>
          </w:rPr>
          <w:delText xml:space="preserve"> </w:delText>
        </w:r>
      </w:del>
      <w:r>
        <w:rPr>
          <w:rtl/>
        </w:rPr>
        <w:t xml:space="preserve">הלכה </w:t>
      </w:r>
      <w:r>
        <w:rPr>
          <w:rStyle w:val="2fb"/>
          <w:rtl/>
        </w:rPr>
        <w:t xml:space="preserve">כר"</w:t>
      </w:r>
      <w:r>
        <w:rPr>
          <w:rStyle w:val="2fb"/>
          <w:rFonts w:hint="cs"/>
          <w:rtl/>
        </w:rPr>
        <w:t>י</w:t>
      </w:r>
      <w:r>
        <w:rPr>
          <w:rtl/>
        </w:rPr>
        <w:t>.</w:t>
      </w:r>
    </w:p>
    <w:p>
      <w:pPr>
        <w:pStyle w:val="38"/>
        <w:rPr>
          <w:ins w:id="93620" w:author="מנוע מכני" w:date="2026-10-11T12:04:39Z"/>
        </w:rPr>
      </w:pPr>
      <w:r>
        <w:t>א</w:t>
      </w:r>
      <w:r>
        <w:t>רב יוסף</w:t>
      </w:r>
      <w:r>
        <w:t xml:space="preserve">:</w:t>
      </w:r>
    </w:p>
    <w:p w:rsidR="00E403F0" w:rsidRPr="00AD695E" w:rsidRDefault="00E403F0" w:rsidP="00E403F0">
      <w:pPr>
        <w:rPr>
          <w:rtl/>
        </w:rPr>
      </w:pPr>
      <w:del w:id="93621" w:author="מנוע מכני" w:date="2026-10-11T12:04:39Z">
        <w:r>
          <w:rPr>
            <w:rtl/>
          </w:rPr>
          <w:delText xml:space="preserve"> </w:delText>
        </w:r>
      </w:del>
      <w:r>
        <w:rPr>
          <w:rtl/>
        </w:rPr>
        <w:t xml:space="preserve">לא</w:t>
      </w:r>
      <w:r>
        <w:rPr>
          <w:rtl/>
        </w:rPr>
        <w:t xml:space="preserve"> אמרה אלא בינו לבין עצמו ולעצמו.</w:t>
      </w:r>
    </w:p>
    <w:p>
      <w:pPr>
        <w:pStyle w:val="afffff8"/>
        <w:rPr>
          <w:ins w:id="90131" w:author="קלוד" w:date="2026-10-11T12:26:18Z"/>
        </w:rPr>
      </w:pPr>
      <w:ins w:id="90132" w:author="קלוד" w:date="2026-10-11T12:26:18Z">
        <w:r>
          <w:rPr>
            <w:color w:val="7B3F00"/>
          </w:rPr>
          <w:t xml:space="preserve">מודה ר"מ לחכמים - בשפחה חרופה, נזיר טמא ועדות</w:t>
        </w:r>
      </w:ins>
    </w:p>
    <w:p>
      <w:pPr>
        <w:pStyle w:val="38"/>
        <w:rPr>
          <w:ins w:id="93622" w:author="מנוע מכני" w:date="2026-10-11T12:04:39Z"/>
        </w:rPr>
      </w:pPr>
      <w:r>
        <w:t xml:space="preserve">אר"ל:</w:t>
      </w:r>
    </w:p>
    <w:p w:rsidR="00E403F0" w:rsidRPr="00AD695E" w:rsidRDefault="00E403F0" w:rsidP="00E403F0">
      <w:pPr>
        <w:rPr>
          <w:rtl/>
        </w:rPr>
      </w:pPr>
      <w:del w:id="93623" w:author="מנוע מכני" w:date="2026-10-11T12:04:39Z">
        <w:r>
          <w:rPr>
            <w:rtl/>
          </w:rPr>
          <w:delText xml:space="preserve"> </w:delText>
        </w:r>
      </w:del>
      <w:r>
        <w:rPr>
          <w:rtl/>
        </w:rPr>
        <w:t xml:space="preserve">מודה </w:t>
      </w:r>
      <w:r>
        <w:rPr>
          <w:rStyle w:val="2fb"/>
          <w:rtl/>
        </w:rPr>
        <w:t xml:space="preserve">ר"מ</w:t>
      </w:r>
      <w:r>
        <w:rPr>
          <w:rtl/>
        </w:rPr>
        <w:t xml:space="preserve"> לחכמים, שאם אמרו לו שנים בעלת שפחה חרופה והוא אומר </w:t>
      </w:r>
      <w:r>
        <w:rPr>
          <w:rtl/>
        </w:rPr>
        <w:t xml:space="preserve">לא</w:t>
      </w:r>
      <w:r>
        <w:rPr>
          <w:rtl/>
        </w:rPr>
        <w:t xml:space="preserve"> בעלתי - מהימן, </w:t>
      </w:r>
      <w:ins w:id="92395" w:author="מנוע מכני" w:date="2026-10-11T12:04:39Z">
        <w:r>
          <w:rPr>
            <w:rtl/>
          </w:rPr>
          <w:t xml:space="preserve">דאם </w:t>
        </w:r>
      </w:ins>
      <w:del w:id="92396" w:author="מנוע מכני" w:date="2026-10-11T12:04:39Z">
        <w:r>
          <w:rPr>
            <w:rtl/>
          </w:rPr>
          <w:delText xml:space="preserve">דאי </w:delText>
        </w:r>
      </w:del>
      <w:r>
        <w:rPr>
          <w:rtl/>
        </w:rPr>
        <w:t xml:space="preserve">בעי </w:t>
      </w:r>
      <w:r>
        <w:rPr>
          <w:rtl/>
        </w:rPr>
        <w:t xml:space="preserve">אמר</w:t>
      </w:r>
      <w:r>
        <w:rPr>
          <w:rtl/>
        </w:rPr>
        <w:t xml:space="preserve"> להון </w:t>
      </w:r>
      <w:r>
        <w:rPr>
          <w:rtl/>
        </w:rPr>
        <w:t xml:space="preserve">לא</w:t>
      </w:r>
      <w:r>
        <w:rPr>
          <w:rtl/>
        </w:rPr>
        <w:t xml:space="preserve"> גמרתי ביאתי.</w:t>
      </w:r>
    </w:p>
    <w:p>
      <w:pPr>
        <w:pStyle w:val="38"/>
        <w:rPr>
          <w:ins w:id="93624" w:author="מנוע מכני" w:date="2026-10-11T12:04:39Z"/>
        </w:rPr>
      </w:pPr>
      <w:r>
        <w:t>אר</w:t>
      </w:r>
      <w:r>
        <w:t>"</w:t>
      </w:r>
      <w:r>
        <w:t>ש</w:t>
      </w:r>
      <w:r>
        <w:t xml:space="preserve">:</w:t>
      </w:r>
    </w:p>
    <w:p w:rsidR="00E403F0" w:rsidRPr="00AD695E" w:rsidRDefault="00E403F0" w:rsidP="00E403F0">
      <w:pPr>
        <w:rPr>
          <w:rtl/>
        </w:rPr>
      </w:pPr>
      <w:del w:id="93625" w:author="מנוע מכני" w:date="2026-10-11T12:04:39Z">
        <w:r>
          <w:rPr>
            <w:rtl/>
          </w:rPr>
          <w:delText xml:space="preserve"> </w:delText>
        </w:r>
      </w:del>
      <w:r>
        <w:rPr>
          <w:rtl/>
        </w:rPr>
        <w:t xml:space="preserve">מודה </w:t>
      </w:r>
      <w:r>
        <w:rPr>
          <w:rStyle w:val="2fb"/>
          <w:rtl/>
        </w:rPr>
        <w:t xml:space="preserve">ר"מ</w:t>
      </w:r>
      <w:r>
        <w:rPr>
          <w:rtl/>
        </w:rPr>
        <w:t xml:space="preserve"> לחכמים, בנזיר טמא שאמרו לו שנים נטמאת והוא אומר </w:t>
      </w:r>
      <w:r>
        <w:rPr>
          <w:rtl/>
        </w:rPr>
        <w:t xml:space="preserve">לא</w:t>
      </w:r>
      <w:r>
        <w:rPr>
          <w:rtl/>
        </w:rPr>
        <w:t xml:space="preserve"> נטמאתי פטור, </w:t>
      </w:r>
      <w:ins w:id="92397" w:author="מנוע מכני" w:date="2026-10-11T12:04:39Z">
        <w:r>
          <w:rPr>
            <w:rtl/>
          </w:rPr>
          <w:t xml:space="preserve">דאם </w:t>
        </w:r>
      </w:ins>
      <w:del w:id="92398" w:author="מנוע מכני" w:date="2026-10-11T12:04:39Z">
        <w:r>
          <w:rPr>
            <w:rtl/>
          </w:rPr>
          <w:delText xml:space="preserve">דאי </w:delText>
        </w:r>
      </w:del>
      <w:r>
        <w:rPr>
          <w:rtl/>
        </w:rPr>
        <w:t xml:space="preserve">בעי </w:t>
      </w:r>
      <w:r>
        <w:rPr>
          <w:rtl/>
        </w:rPr>
        <w:t xml:space="preserve">אמר</w:t>
      </w:r>
      <w:r>
        <w:rPr>
          <w:rtl/>
        </w:rPr>
        <w:t xml:space="preserve"> נשאלתי על נזירי.</w:t>
      </w:r>
    </w:p>
    <w:p>
      <w:pPr>
        <w:pStyle w:val="38"/>
        <w:rPr>
          <w:ins w:id="93626" w:author="מנוע מכני" w:date="2026-10-11T12:04:39Z"/>
        </w:rPr>
      </w:pPr>
      <w:r>
        <w:t xml:space="preserve">אביי:</w:t>
      </w:r>
    </w:p>
    <w:p w:rsidR="00E403F0" w:rsidRPr="00AD695E" w:rsidRDefault="00E403F0" w:rsidP="00E403F0">
      <w:pPr>
        <w:rPr>
          <w:rtl/>
        </w:rPr>
      </w:pPr>
      <w:del w:id="93627" w:author="מנוע מכני" w:date="2026-10-11T12:04:39Z">
        <w:r>
          <w:rPr>
            <w:rtl/>
          </w:rPr>
          <w:delText xml:space="preserve"> </w:delText>
        </w:r>
      </w:del>
      <w:r>
        <w:rPr>
          <w:rtl/>
        </w:rPr>
        <w:t xml:space="preserve">מודה </w:t>
      </w:r>
      <w:r>
        <w:rPr>
          <w:rStyle w:val="2fb"/>
          <w:rtl/>
        </w:rPr>
        <w:t xml:space="preserve">ר"</w:t>
      </w:r>
      <w:r>
        <w:rPr>
          <w:rStyle w:val="2fb"/>
          <w:rFonts w:hint="cs"/>
          <w:rtl/>
        </w:rPr>
        <w:t xml:space="preserve">מ</w:t>
      </w:r>
      <w:r>
        <w:rPr>
          <w:rFonts w:hint="cs"/>
          <w:rtl/>
        </w:rPr>
        <w:t xml:space="preserve"> </w:t>
      </w:r>
      <w:r>
        <w:rPr>
          <w:rtl/>
        </w:rPr>
        <w:t xml:space="preserve">לחכמים, שאם אמרו לו שנים יודע אתה בעדות פלוני והוא אומר </w:t>
      </w:r>
      <w:r>
        <w:rPr>
          <w:rtl/>
        </w:rPr>
        <w:t xml:space="preserve">לא</w:t>
      </w:r>
      <w:r>
        <w:rPr>
          <w:rtl/>
        </w:rPr>
        <w:t xml:space="preserve"> ידעתי פטור, </w:t>
      </w:r>
      <w:ins w:id="92399" w:author="מנוע מכני" w:date="2026-10-11T12:04:39Z">
        <w:r>
          <w:rPr>
            <w:rtl/>
          </w:rPr>
          <w:t xml:space="preserve">דאם </w:t>
        </w:r>
      </w:ins>
      <w:del w:id="92400" w:author="מנוע מכני" w:date="2026-10-11T12:04:39Z">
        <w:r>
          <w:rPr>
            <w:rtl/>
          </w:rPr>
          <w:delText xml:space="preserve">דאי </w:delText>
        </w:r>
      </w:del>
      <w:r>
        <w:rPr>
          <w:rtl/>
        </w:rPr>
        <w:t xml:space="preserve">בעי </w:t>
      </w:r>
      <w:r>
        <w:rPr>
          <w:rtl/>
        </w:rPr>
        <w:t xml:space="preserve">אמר</w:t>
      </w:r>
      <w:r>
        <w:rPr>
          <w:rtl/>
        </w:rPr>
        <w:t xml:space="preserve"> </w:t>
      </w:r>
      <w:r>
        <w:rPr>
          <w:rtl/>
        </w:rPr>
        <w:t xml:space="preserve">לא</w:t>
      </w:r>
      <w:r>
        <w:rPr>
          <w:rtl/>
        </w:rPr>
        <w:t xml:space="preserve"> נתכוונתי לעדות.</w:t>
      </w:r>
    </w:p>
    <w:p w:rsidR="00E403F0" w:rsidRPr="00AD695E" w:rsidRDefault="00E403F0" w:rsidP="00E403F0">
      <w:pPr>
        <w:jc w:val="center"/>
        <w:rPr>
          <w:del w:id="90032" w:author="מנוע עיצוב" w:date="2026-10-11T12:09:26Z"/>
          <w:rtl/>
        </w:rPr>
      </w:pPr>
      <w:del w:id="9003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6" w:author="קלוד" w:date="2026-10-11T09:07:19Z">
          <w:pPr>
            <w:pStyle w:val="affff1"/>
            <w:rPr>
              <w:rtl/>
            </w:rPr>
          </w:pPr>
        </w:pPrChange>
      </w:pPr>
      <w:ins w:id="9816" w:author="מספור קטעי משנה" w:date="2026-10-11T09:35:06Z">
        <w:r>
          <w:rPr>
            <w:rStyle w:val="MisparKeta"/>
          </w:rPr>
          <w:t xml:space="preserve">א. </w:t>
        </w:r>
      </w:ins>
      <w:r>
        <w:rPr>
          <w:rtl/>
        </w:rPr>
        <w:t>אכל חלב וחלב בהעלם אחת [כו'].</w:t>
      </w:r>
    </w:p>
    <w:p>
      <w:pPr>
        <w:pStyle w:val="38"/>
        <w:rPr>
          <w:ins w:id="93628" w:author="מנוע מכני" w:date="2026-10-11T12:04:39Z"/>
        </w:rPr>
      </w:pPr>
      <w:r>
        <w:t xml:space="preserve">מתקיף ר' זירא:</w:t>
      </w:r>
    </w:p>
    <w:p w:rsidR="00E403F0" w:rsidRPr="00AD695E" w:rsidRDefault="00E403F0" w:rsidP="00E403F0">
      <w:pPr>
        <w:rPr>
          <w:rtl/>
        </w:rPr>
      </w:pPr>
      <w:del w:id="93629" w:author="מנוע מכני" w:date="2026-10-11T12:04:39Z">
        <w:r>
          <w:rPr>
            <w:rtl/>
          </w:rPr>
          <w:delText xml:space="preserve"> </w:delText>
        </w:r>
      </w:del>
      <w:ins w:id="91209" w:author="מנוע מכני" w:date="2026-10-11T12:04:39Z">
        <w:r>
          <w:rPr>
            <w:rtl/>
          </w:rPr>
          <w:t xml:space="preserve">למה</w:t>
        </w:r>
      </w:ins>
      <w:del w:id="91210" w:author="מנוע מכני" w:date="2026-10-11T12:04:39Z">
        <w:r>
          <w:rPr>
            <w:rtl/>
          </w:rPr>
          <w:delText xml:space="preserve">אמאי</w:delText>
        </w:r>
      </w:del>
      <w:r>
        <w:rPr>
          <w:rtl/>
        </w:rPr>
        <w:t xml:space="preserve"> אינו חייב אלא חטאת אחת? והא ב' זיתי חלב אכל! </w:t>
      </w:r>
    </w:p>
    <w:p>
      <w:pPr>
        <w:pStyle w:val="38"/>
        <w:rPr>
          <w:ins w:id="93630" w:author="מנוע מכני" w:date="2026-10-11T12:04:39Z"/>
        </w:rPr>
      </w:pPr>
      <w:r>
        <w:t xml:space="preserve">א"ל</w:t>
      </w:r>
      <w:r>
        <w:t xml:space="preserve"> אביי:</w:t>
      </w:r>
    </w:p>
    <w:p w:rsidR="00E403F0" w:rsidRPr="00AD695E" w:rsidRDefault="00E403F0" w:rsidP="00E403F0">
      <w:pPr>
        <w:rPr>
          <w:rtl/>
        </w:rPr>
      </w:pPr>
      <w:del w:id="93631" w:author="מנוע מכני" w:date="2026-10-11T12:04:39Z">
        <w:r>
          <w:rPr>
            <w:rtl/>
          </w:rPr>
          <w:delText xml:space="preserve"> </w:delText>
        </w:r>
      </w:del>
      <w:r>
        <w:rPr>
          <w:rtl/>
        </w:rPr>
        <w:t xml:space="preserve">העלמות מחולקות, </w:t>
      </w:r>
      <w:ins w:id="90509" w:author="מנוע מכני" w:date="2026-10-11T12:04:39Z">
        <w:r>
          <w:rPr>
            <w:rtl/>
          </w:rPr>
          <w:t xml:space="preserve">וכאן</w:t>
        </w:r>
      </w:ins>
      <w:del w:id="90510" w:author="מנוע מכני" w:date="2026-10-11T12:04:39Z">
        <w:r>
          <w:rPr>
            <w:rtl/>
          </w:rPr>
          <w:delText xml:space="preserve">והכא</w:delText>
        </w:r>
      </w:del>
      <w:r>
        <w:rPr>
          <w:rtl/>
        </w:rPr>
        <w:t xml:space="preserve"> העלם אחד הוא </w:t>
      </w:r>
      <w:ins w:id="90507" w:author="מנוע מכני" w:date="2026-10-11T12:04:39Z">
        <w:r>
          <w:rPr>
            <w:rtl/>
          </w:rPr>
          <w:t xml:space="preserve">דיש</w:t>
        </w:r>
      </w:ins>
      <w:del w:id="90508" w:author="מנוע מכני" w:date="2026-10-11T12:04:39Z">
        <w:r>
          <w:rPr>
            <w:rtl/>
          </w:rPr>
          <w:delText xml:space="preserve">דאיכא</w:delText>
        </w:r>
      </w:del>
      <w:r>
        <w:rPr>
          <w:rtl/>
        </w:rPr>
        <w:t xml:space="preserve">.</w:t>
      </w:r>
    </w:p>
    <w:p w:rsidR="00E403F0" w:rsidRPr="00AD695E" w:rsidRDefault="00E403F0" w:rsidP="00E403F0">
      <w:pPr>
        <w:rPr>
          <w:rtl/>
        </w:rPr>
      </w:pPr>
      <w:ins w:id="90511" w:author="מנוע מכני" w:date="2026-10-11T12:04:39Z">
        <w:r>
          <w:rPr>
            <w:rtl/>
          </w:rPr>
          <w:t xml:space="preserve">יש</w:t>
        </w:r>
      </w:ins>
      <w:del w:id="90512" w:author="מנוע מכני" w:date="2026-10-11T12:04:39Z">
        <w:r>
          <w:rPr>
            <w:rtl/>
          </w:rPr>
          <w:delText xml:space="preserve">איכא</w:delText>
        </w:r>
      </w:del>
      <w:r>
        <w:rPr>
          <w:rtl/>
        </w:rPr>
        <w:t xml:space="preserve"> דמקשי </w:t>
      </w:r>
      <w:ins w:id="91215" w:author="מנוע מכני" w:date="2026-10-11T12:04:39Z">
        <w:r>
          <w:rPr>
            <w:rtl/>
          </w:rPr>
          <w:t xml:space="preserve">כך</w:t>
        </w:r>
      </w:ins>
      <w:del w:id="91216" w:author="מנוע מכני" w:date="2026-10-11T12:04:39Z">
        <w:r>
          <w:rPr>
            <w:rtl/>
          </w:rPr>
          <w:delText xml:space="preserve">הכי</w:delText>
        </w:r>
      </w:del>
      <w:r>
        <w:rPr>
          <w:rtl/>
        </w:rPr>
        <w:t xml:space="preserve">: טעמא דהעלם אחת, הא בשתי העלמות חייב שתים, </w:t>
      </w:r>
      <w:ins w:id="91211" w:author="מנוע מכני" w:date="2026-10-11T12:04:39Z">
        <w:r>
          <w:rPr>
            <w:rtl/>
          </w:rPr>
          <w:t xml:space="preserve">למה</w:t>
        </w:r>
      </w:ins>
      <w:del w:id="91212" w:author="מנוע מכני" w:date="2026-10-11T12:04:39Z">
        <w:r>
          <w:rPr>
            <w:rtl/>
          </w:rPr>
          <w:delText xml:space="preserve">אמאי</w:delText>
        </w:r>
      </w:del>
      <w:r>
        <w:rPr>
          <w:rtl/>
        </w:rPr>
        <w:t xml:space="preserve">? שם חלב אחד הוא! </w:t>
      </w:r>
      <w:r w:rsidRPr="00217260">
        <w:rPr>
          <w:b/>
          <w:bCs/>
          <w:rtl/>
        </w:rPr>
        <w:t xml:space="preserve">אמר</w:t>
      </w:r>
      <w:r w:rsidRPr="00217260">
        <w:rPr>
          <w:b/>
          <w:bCs/>
          <w:rtl/>
        </w:rPr>
        <w:t xml:space="preserve"> </w:t>
      </w:r>
      <w:ins w:id="91213" w:author="מנוע מכני" w:date="2026-10-11T12:04:39Z">
        <w:r>
          <w:rPr>
            <w:b/>
            <w:bCs/>
            <w:rtl/>
          </w:rPr>
          <w:t xml:space="preserve">לו</w:t>
        </w:r>
      </w:ins>
      <w:del w:id="91214" w:author="מנוע מכני" w:date="2026-10-11T12:04:39Z">
        <w:r w:rsidRPr="00217260">
          <w:rPr>
            <w:b/>
            <w:bCs/>
            <w:rtl/>
          </w:rPr>
          <w:delText xml:space="preserve">ליה</w:delText>
        </w:r>
      </w:del>
      <w:r w:rsidRPr="00217260">
        <w:rPr>
          <w:b/>
          <w:bCs/>
          <w:rtl/>
        </w:rPr>
        <w:t xml:space="preserve"> </w:t>
      </w:r>
      <w:r w:rsidRPr="00217260">
        <w:rPr>
          <w:rStyle w:val="2fb"/>
          <w:b/>
          <w:bCs/>
          <w:rtl/>
        </w:rPr>
        <w:t xml:space="preserve">אביי</w:t>
      </w:r>
      <w:r w:rsidRPr="00217260">
        <w:rPr>
          <w:b/>
          <w:bCs/>
          <w:rtl/>
        </w:rPr>
        <w:t xml:space="preserve">: העלמות מחולקין.</w:t>
      </w:r>
    </w:p>
    <w:p w:rsidR="00E403F0" w:rsidRPr="00AD695E" w:rsidRDefault="00E403F0" w:rsidP="00E403F0">
      <w:pPr>
        <w:jc w:val="center"/>
        <w:rPr>
          <w:del w:id="90034" w:author="מנוע עיצוב" w:date="2026-10-11T12:09:26Z"/>
          <w:rtl/>
        </w:rPr>
      </w:pPr>
      <w:del w:id="9003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7" w:author="קלוד" w:date="2026-10-11T09:07:19Z">
          <w:pPr>
            <w:pStyle w:val="affff1"/>
            <w:rPr>
              <w:rtl/>
            </w:rPr>
          </w:pPr>
        </w:pPrChange>
      </w:pPr>
      <w:ins w:id="9817" w:author="מספור קטעי משנה" w:date="2026-10-11T09:35:06Z">
        <w:r>
          <w:rPr>
            <w:rStyle w:val="MisparKeta"/>
          </w:rPr>
          <w:t xml:space="preserve">ב. </w:t>
        </w:r>
      </w:ins>
      <w:r>
        <w:rPr>
          <w:rtl/>
        </w:rPr>
        <w:t>אכל חלב ודם פיגול ונותר - חייב כו'.</w:t>
      </w:r>
    </w:p>
    <w:p>
      <w:pPr>
        <w:pStyle w:val="38"/>
        <w:rPr>
          <w:ins w:id="93632" w:author="מנוע מכני" w:date="2026-10-11T12:04:39Z"/>
        </w:rPr>
      </w:pPr>
      <w:r>
        <w:t>אר</w:t>
      </w:r>
      <w:r>
        <w:t>"</w:t>
      </w:r>
      <w:r>
        <w:t>ל מ</w:t>
      </w:r>
      <w:r>
        <w:t xml:space="preserve">בר תוטיני:</w:t>
      </w:r>
    </w:p>
    <w:p w:rsidR="00E403F0" w:rsidRPr="00AD695E" w:rsidRDefault="00E403F0" w:rsidP="00E403F0">
      <w:pPr>
        <w:rPr>
          <w:rtl/>
        </w:rPr>
      </w:pPr>
      <w:del w:id="93633" w:author="מנוע מכני" w:date="2026-10-11T12:04:39Z">
        <w:r>
          <w:rPr>
            <w:rtl/>
          </w:rPr>
          <w:delText xml:space="preserve"> </w:delText>
        </w:r>
      </w:del>
      <w:r>
        <w:rPr>
          <w:rFonts w:hint="cs"/>
          <w:rtl/>
        </w:rPr>
        <w:t xml:space="preserve">ומיירי </w:t>
      </w:r>
      <w:r>
        <w:rPr>
          <w:rtl/>
        </w:rPr>
        <w:t xml:space="preserve">שאכלו בשני תמחויין, ואליבא </w:t>
      </w:r>
      <w:r>
        <w:rPr>
          <w:rStyle w:val="2fb"/>
          <w:rtl/>
        </w:rPr>
        <w:t xml:space="preserve">דרבי</w:t>
      </w:r>
      <w:r>
        <w:rPr>
          <w:rtl/>
        </w:rPr>
        <w:t xml:space="preserve"> יהושע</w:t>
      </w:r>
      <w:r>
        <w:rPr>
          <w:rFonts w:hint="cs"/>
          <w:rtl/>
        </w:rPr>
        <w:t>:</w:t>
      </w:r>
      <w:r>
        <w:rPr>
          <w:rtl/>
        </w:rPr>
        <w:t xml:space="preserve"> </w:t>
      </w:r>
      <w:r>
        <w:rPr>
          <w:rFonts w:hint="cs"/>
          <w:rtl/>
        </w:rPr>
        <w:t>ד</w:t>
      </w:r>
      <w:r>
        <w:rPr>
          <w:rtl/>
        </w:rPr>
        <w:t xml:space="preserve">תמחויין מחולקין,</w:t>
      </w:r>
      <w:ins w:id="91861" w:author="מנוע מכני" w:date="2026-10-11T12:04:39Z">
        <w:r>
          <w:rPr>
            <w:rtl/>
          </w:rPr>
          <w:t xml:space="preserve"> </w:t>
        </w:r>
      </w:ins>
      <w:del w:id="91862" w:author="מנוע מכני" w:date="2026-10-11T12:04:39Z">
        <w:r>
          <w:rPr>
            <w:rtl/>
          </w:rPr>
          <w:delText xml:space="preserve"> </w:delText>
        </w:r>
        <w:r>
          <w:rPr>
            <w:rFonts w:hint="cs"/>
            <w:rtl/>
          </w:rPr>
          <w:delText xml:space="preserve"> </w:delText>
        </w:r>
      </w:del>
    </w:p>
    <w:p w:rsidR="00E403F0" w:rsidRPr="00AD695E" w:rsidRDefault="00E403F0" w:rsidP="00E403F0">
      <w:pPr>
        <w:rPr>
          <w:rtl/>
        </w:rPr>
      </w:pPr>
      <w:r>
        <w:rPr>
          <w:rFonts w:hint="cs"/>
          <w:rtl/>
        </w:rPr>
        <w:t>וקמ</w:t>
      </w:r>
      <w:r>
        <w:rPr>
          <w:rtl/>
        </w:rPr>
        <w:t>"</w:t>
      </w:r>
      <w:r>
        <w:rPr>
          <w:rFonts w:hint="cs"/>
          <w:rtl/>
        </w:rPr>
        <w:t xml:space="preserve">ל</w:t>
      </w:r>
      <w:r>
        <w:rPr>
          <w:rFonts w:hint="cs"/>
          <w:rtl/>
        </w:rPr>
        <w:t xml:space="preserve"> דאמר רק לחומרא ולא לקולא </w:t>
      </w:r>
    </w:p>
    <w:p w:rsidR="00E403F0" w:rsidRPr="00AD695E" w:rsidRDefault="00E403F0" w:rsidP="00E403F0">
      <w:pPr>
        <w:rPr>
          <w:rtl/>
        </w:rPr>
      </w:pPr>
      <w:ins w:id="90513" w:author="מנוע מכני" w:date="2026-10-11T12:04:39Z">
        <w:r>
          <w:rPr>
            <w:rtl/>
          </w:rPr>
          <w:t xml:space="preserve">יש</w:t>
        </w:r>
      </w:ins>
      <w:del w:id="90514" w:author="מנוע מכני" w:date="2026-10-11T12:04:39Z">
        <w:r>
          <w:rPr>
            <w:rtl/>
          </w:rPr>
          <w:delText xml:space="preserve">איכא</w:delText>
        </w:r>
      </w:del>
      <w:r>
        <w:rPr>
          <w:rtl/>
        </w:rPr>
        <w:t xml:space="preserve"> דאמר על סיפא: משני מינין - פטור, פשיטא! </w:t>
      </w:r>
    </w:p>
    <w:p>
      <w:pPr>
        <w:pStyle w:val="38"/>
        <w:rPr>
          <w:ins w:id="93634" w:author="מנוע מכני" w:date="2026-10-11T12:04:39Z"/>
        </w:rPr>
      </w:pPr>
      <w:r>
        <w:t>אר</w:t>
      </w:r>
      <w:r>
        <w:t>"</w:t>
      </w:r>
      <w:r>
        <w:t>ל</w:t>
      </w:r>
      <w:r>
        <w:t xml:space="preserve"> משום בר תוטיני:</w:t>
      </w:r>
    </w:p>
    <w:p w:rsidR="00E403F0" w:rsidRPr="00AD695E" w:rsidRDefault="00E403F0" w:rsidP="00E403F0">
      <w:pPr>
        <w:rPr>
          <w:rtl/>
        </w:rPr>
      </w:pPr>
      <w:del w:id="93635" w:author="מנוע מכני" w:date="2026-10-11T12:04:39Z">
        <w:r>
          <w:rPr>
            <w:rtl/>
          </w:rPr>
          <w:delText xml:space="preserve"> </w:delText>
        </w:r>
      </w:del>
      <w:r>
        <w:rPr>
          <w:rtl/>
        </w:rPr>
        <w:t xml:space="preserve">כגון שאכלו בשני תמחויין, ואליבא </w:t>
      </w:r>
      <w:r>
        <w:rPr>
          <w:rStyle w:val="2fb"/>
          <w:rtl/>
        </w:rPr>
        <w:t xml:space="preserve">דר' יהושע</w:t>
      </w:r>
      <w:r>
        <w:rPr>
          <w:rtl/>
        </w:rPr>
        <w:t xml:space="preserve">, דתמחויין מחולקין, </w:t>
      </w:r>
    </w:p>
    <w:p w:rsidR="00E403F0" w:rsidRPr="002B4E05" w:rsidRDefault="00E403F0" w:rsidP="00E403F0">
      <w:pPr>
        <w:rPr>
          <w:spacing w:val="-2"/>
          <w:rtl/>
        </w:rPr>
      </w:pPr>
      <w:r w:rsidRPr="002B4E05">
        <w:rPr>
          <w:rFonts w:hint="cs"/>
          <w:spacing w:val="-2"/>
          <w:rtl/>
        </w:rPr>
        <w:t>דמ</w:t>
      </w:r>
      <w:r w:rsidRPr="002B4E05">
        <w:rPr>
          <w:spacing w:val="-2"/>
          <w:rtl/>
        </w:rPr>
        <w:t>"</w:t>
      </w:r>
      <w:r w:rsidRPr="002B4E05">
        <w:rPr>
          <w:rFonts w:hint="cs"/>
          <w:spacing w:val="-2"/>
          <w:rtl/>
        </w:rPr>
        <w:t>ד</w:t>
      </w:r>
      <w:r w:rsidRPr="002B4E05">
        <w:rPr>
          <w:spacing w:val="-2"/>
          <w:rtl/>
        </w:rPr>
        <w:t xml:space="preserve">: </w:t>
      </w:r>
      <w:ins w:id="90515" w:author="מנוע מכני" w:date="2026-10-11T12:04:39Z">
        <w:r>
          <w:rPr>
            <w:rFonts w:hint="cs"/>
            <w:spacing w:val="-2"/>
            <w:rtl/>
          </w:rPr>
          <w:t xml:space="preserve">שהרי</w:t>
        </w:r>
      </w:ins>
      <w:del w:id="90516" w:author="מנוע מכני" w:date="2026-10-11T12:04:39Z">
        <w:r w:rsidRPr="002B4E05">
          <w:rPr>
            <w:rFonts w:hint="cs"/>
            <w:spacing w:val="-2"/>
            <w:rtl/>
          </w:rPr>
          <w:delText xml:space="preserve">דהא</w:delText>
        </w:r>
      </w:del>
      <w:r w:rsidRPr="002B4E05">
        <w:rPr>
          <w:rFonts w:hint="cs"/>
          <w:spacing w:val="-2"/>
          <w:rtl/>
        </w:rPr>
        <w:t xml:space="preserve"> </w:t>
      </w:r>
      <w:r w:rsidRPr="002B4E05">
        <w:rPr>
          <w:rStyle w:val="2fb"/>
          <w:rFonts w:hint="cs"/>
          <w:spacing w:val="-2"/>
          <w:rtl/>
        </w:rPr>
        <w:t xml:space="preserve">רי</w:t>
      </w:r>
      <w:r w:rsidRPr="002B4E05">
        <w:rPr>
          <w:rStyle w:val="2fb"/>
          <w:spacing w:val="-2"/>
          <w:rtl/>
        </w:rPr>
        <w:t>"</w:t>
      </w:r>
      <w:r w:rsidRPr="002B4E05">
        <w:rPr>
          <w:rStyle w:val="2fb"/>
          <w:rFonts w:hint="cs"/>
          <w:spacing w:val="-2"/>
          <w:rtl/>
        </w:rPr>
        <w:t xml:space="preserve">ה</w:t>
      </w:r>
      <w:r w:rsidRPr="002B4E05">
        <w:rPr>
          <w:rFonts w:hint="cs"/>
          <w:spacing w:val="-2"/>
          <w:rtl/>
        </w:rPr>
        <w:t xml:space="preserve"> לחומרא ולא לקולא </w:t>
      </w:r>
      <w:r w:rsidRPr="002B4E05">
        <w:rPr>
          <w:spacing w:val="-2"/>
          <w:rtl/>
        </w:rPr>
        <w:t xml:space="preserve">קמ"ל</w:t>
      </w:r>
      <w:r w:rsidRPr="002B4E05">
        <w:rPr>
          <w:spacing w:val="-2"/>
          <w:rtl/>
        </w:rPr>
        <w:t xml:space="preserve">: מב' מינין – פטור</w:t>
      </w:r>
      <w:r w:rsidRPr="002B4E05">
        <w:rPr>
          <w:rFonts w:hint="cs"/>
          <w:spacing w:val="-2"/>
          <w:rtl/>
        </w:rPr>
        <w:t xml:space="preserve"> והיינו מב' תמחויין וקתני פטור </w:t>
      </w:r>
    </w:p>
    <w:p>
      <w:pPr>
        <w:pStyle w:val="38"/>
        <w:rPr>
          <w:ins w:id="93636" w:author="מנוע מכני" w:date="2026-10-11T12:04:39Z"/>
        </w:rPr>
      </w:pPr>
      <w:del w:id="90049" w:author="מנוע מכני" w:date="2026-10-11T12:04:39Z">
        <w:r>
          <w:delText xml:space="preserve"> </w:delText>
        </w:r>
      </w:del>
    </w:p>
    <w:p w:rsidR="00E403F0" w:rsidRPr="00AD695E" w:rsidRDefault="00E403F0" w:rsidP="00E403F0">
      <w:pPr>
        <w:rPr>
          <w:rtl/>
        </w:rPr>
      </w:pPr>
      <w:ins w:id="92185" w:author="מנוע מכני" w:date="2026-10-11T12:04:39Z">
        <w:r>
          <w:rPr>
            <w:rtl/>
          </w:rPr>
          <w:t xml:space="preserve">ומשמע</w:t>
        </w:r>
        <w:r>
          <w:rPr>
            <w:rtl/>
          </w:rPr>
          <w:t xml:space="preserve"> </w:t>
        </w:r>
        <w:r>
          <w:rPr>
            <w:rStyle w:val="2fb"/>
            <w:rtl/>
          </w:rPr>
          <w:t xml:space="preserve">ש</w:t>
        </w:r>
      </w:ins>
      <w:del w:id="92186" w:author="מנוע מכני" w:date="2026-10-11T12:04:39Z">
        <w:r>
          <w:rPr>
            <w:rtl/>
          </w:rPr>
          <w:delText xml:space="preserve">אלמא </w:delText>
        </w:r>
      </w:del>
      <w:r>
        <w:rPr>
          <w:rStyle w:val="2fb"/>
          <w:rFonts w:hint="cs"/>
          <w:rtl/>
        </w:rPr>
        <w:t xml:space="preserve">לר</w:t>
      </w:r>
      <w:ins w:id="90007" w:author="מנוע מכני" w:date="2026-10-11T12:04:39Z">
        <w:r>
          <w:rPr>
            <w:rStyle w:val="2fb"/>
            <w:rFonts w:hint="cs"/>
            <w:rtl/>
          </w:rPr>
          <w:t xml:space="preserve">י"ה</w:t>
        </w:r>
      </w:ins>
      <w:del w:id="90008" w:author="מנוע מכני" w:date="2026-10-11T12:04:39Z">
        <w:r>
          <w:rPr>
            <w:rFonts w:hint="cs"/>
            <w:rtl/>
          </w:rPr>
          <w:delText xml:space="preserve">י</w:delText>
        </w:r>
        <w:r>
          <w:rPr>
            <w:rtl/>
          </w:rPr>
          <w:delText xml:space="preserve">"</w:delText>
        </w:r>
        <w:r>
          <w:rPr>
            <w:rFonts w:hint="cs"/>
            <w:rtl/>
          </w:rPr>
          <w:delText xml:space="preserve">'ה</w:delText>
        </w:r>
      </w:del>
      <w:r>
        <w:rPr>
          <w:rFonts w:hint="cs"/>
          <w:rtl/>
        </w:rPr>
        <w:t xml:space="preserve"> - </w:t>
      </w:r>
      <w:r>
        <w:rPr>
          <w:rtl/>
        </w:rPr>
        <w:t xml:space="preserve">ל"ש</w:t>
      </w:r>
      <w:r>
        <w:rPr>
          <w:rtl/>
        </w:rPr>
        <w:t xml:space="preserve"> לקולא ול"ש לחומרא.</w:t>
      </w:r>
    </w:p>
    <w:p w:rsidR="00E403F0" w:rsidRPr="00AD695E" w:rsidRDefault="00E403F0" w:rsidP="00E403F0">
      <w:pPr>
        <w:rPr>
          <w:rtl/>
        </w:rPr>
      </w:pPr>
    </w:p>
    <w:p w:rsidR="00E403F0" w:rsidRPr="00AD695E" w:rsidRDefault="00E403F0" w:rsidP="00E403F0">
      <w:pPr>
        <w:rPr>
          <w:rtl/>
        </w:rPr>
      </w:pPr>
      <w:r>
        <w:rPr>
          <w:rtl/>
        </w:rPr>
        <w:t xml:space="preserve">מדסיפא מין אחד ושני תמחויין, רישא מין אחד ותמחוי אחד, </w:t>
      </w:r>
    </w:p>
    <w:p>
      <w:pPr>
        <w:pStyle w:val="38"/>
        <w:rPr>
          <w:ins w:id="93637" w:author="מנוע מכני" w:date="2026-10-11T12:04:39Z"/>
        </w:rPr>
      </w:pPr>
      <w:r>
        <w:t>וקמ</w:t>
      </w:r>
      <w:r>
        <w:t>"</w:t>
      </w:r>
      <w:r>
        <w:t xml:space="preserve">ל</w:t>
      </w:r>
      <w:r>
        <w:t xml:space="preserve"> כ</w:t>
      </w:r>
      <w:r>
        <w:t xml:space="preserve">רבינא:</w:t>
      </w:r>
    </w:p>
    <w:p w:rsidR="00E403F0" w:rsidRPr="00AD695E" w:rsidRDefault="00E403F0" w:rsidP="00E403F0">
      <w:pPr>
        <w:rPr>
          <w:rtl/>
        </w:rPr>
      </w:pPr>
      <w:del w:id="93638" w:author="מנוע מכני" w:date="2026-10-11T12:04:39Z">
        <w:r>
          <w:rPr>
            <w:rtl/>
          </w:rPr>
          <w:delText xml:space="preserve"> </w:delText>
        </w:r>
      </w:del>
      <w:r>
        <w:rPr>
          <w:rtl/>
        </w:rPr>
        <w:t xml:space="preserve">כגון שהיתה לו ידיעה בינתיים, ואליבא </w:t>
      </w:r>
      <w:r>
        <w:rPr>
          <w:rStyle w:val="2fb"/>
          <w:rtl/>
        </w:rPr>
        <w:t xml:space="preserve">דר"</w:t>
      </w:r>
      <w:r>
        <w:rPr>
          <w:rStyle w:val="2fb"/>
          <w:rFonts w:hint="cs"/>
          <w:rtl/>
        </w:rPr>
        <w:t>ג</w:t>
      </w:r>
      <w:r>
        <w:rPr>
          <w:rtl/>
        </w:rPr>
        <w:t xml:space="preserve"> דאין ידיעה לחצי שיעור</w:t>
      </w:r>
      <w:ins w:id="91863" w:author="מנוע מכני" w:date="2026-10-11T12:04:39Z">
        <w:r>
          <w:rPr>
            <w:rtl/>
          </w:rPr>
          <w:t xml:space="preserve">,</w:t>
        </w:r>
      </w:ins>
      <w:del w:id="91864" w:author="מנוע מכני" w:date="2026-10-11T12:04:39Z">
        <w:r>
          <w:rPr>
            <w:rtl/>
          </w:rPr>
          <w:delText xml:space="preserve">;</w:delText>
        </w:r>
      </w:del>
    </w:p>
    <w:p>
      <w:pPr>
        <w:pStyle w:val="38"/>
        <w:rPr>
          <w:ins w:id="93639" w:author="מנוע מכני" w:date="2026-10-11T12:04:39Z"/>
        </w:rPr>
      </w:pPr>
      <w:r>
        <w:t xml:space="preserve">דתנן</w:t>
      </w:r>
      <w:r>
        <w:t xml:space="preserve">:</w:t>
      </w:r>
    </w:p>
    <w:p w:rsidR="00E403F0" w:rsidRPr="00AD695E" w:rsidRDefault="00E403F0" w:rsidP="00E403F0">
      <w:pPr>
        <w:rPr>
          <w:rtl/>
        </w:rPr>
      </w:pPr>
      <w:del w:id="93640" w:author="מנוע מכני" w:date="2026-10-11T12:04:39Z">
        <w:r>
          <w:rPr>
            <w:rtl/>
          </w:rPr>
          <w:delText xml:space="preserve"> </w:delText>
        </w:r>
      </w:del>
      <w:r>
        <w:rPr>
          <w:rtl/>
        </w:rPr>
        <w:tab/>
        <w:t xml:space="preserve">הכותב שתי אותיות בשתי העלמות, אחת שחרית ואחת ערבית </w:t>
      </w:r>
    </w:p>
    <w:p>
      <w:pPr>
        <w:pStyle w:val="38"/>
        <w:rPr>
          <w:ins w:id="93641" w:author="מנוע מכני" w:date="2026-10-11T12:04:39Z"/>
        </w:rPr>
      </w:pPr>
      <w:r>
        <w:tab/>
        <w:t>ר"</w:t>
      </w:r>
      <w:r>
        <w:t>ג מחייב</w:t>
      </w:r>
      <w:r>
        <w:t xml:space="preserve">:</w:t>
      </w:r>
    </w:p>
    <w:p w:rsidR="00E403F0" w:rsidRPr="00AD695E" w:rsidRDefault="00E403F0" w:rsidP="00E403F0">
      <w:pPr>
        <w:rPr>
          <w:rtl/>
        </w:rPr>
      </w:pPr>
      <w:del w:id="93642" w:author="מנוע מכני" w:date="2026-10-11T12:04:39Z">
        <w:r>
          <w:rPr>
            <w:rtl/>
          </w:rPr>
          <w:delText xml:space="preserve"> </w:delText>
        </w:r>
      </w:del>
      <w:r>
        <w:rPr>
          <w:rFonts w:hint="cs"/>
          <w:rtl/>
        </w:rPr>
        <w:t>ד</w:t>
      </w:r>
      <w:r>
        <w:rPr>
          <w:rtl/>
        </w:rPr>
        <w:t xml:space="preserve">אין ידיעה לחצי שיעור, ורבנן </w:t>
      </w:r>
      <w:r>
        <w:rPr>
          <w:rFonts w:hint="cs"/>
          <w:rtl/>
        </w:rPr>
        <w:t>פטרי ד</w:t>
      </w:r>
      <w:r>
        <w:rPr>
          <w:rtl/>
        </w:rPr>
        <w:t>סברי: יש ידיעה לחצי שיעור.</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55" w:author="קלוד" w:date="2026-10-11T09:07:19Z"/>
        </w:rPr>
      </w:pPr>
      <w:ins w:id="20154" w:author="קלוד" w:date="2026-10-11T09:07:19Z">
        <w:r>
          <w:t xml:space="preserve">משנה ג</w:t>
        </w:r>
      </w:ins>
    </w:p>
    <w:p w:rsidR="00E403F0" w:rsidRPr="00D65BEC" w:rsidRDefault="00E403F0" w:rsidP="00E403F0">
      <w:pPr>
        <w:pStyle w:val="afff9"/>
        <w:rPr>
          <w:del w:id="20091" w:author="קלוד" w:date="2026-10-11T09:07:19Z"/>
          <w:rtl/>
        </w:rPr>
      </w:pPr>
      <w:del w:id="20090" w:author="קלוד" w:date="2026-10-11T09:07:19Z">
        <w:r w:rsidRPr="00D65BEC">
          <w:rPr>
            <w:rtl/>
          </w:rPr>
          <w:delText xml:space="preserve">מתני'.</w:delText>
        </w:r>
      </w:del>
    </w:p>
    <w:p w:rsidR="00E403F0" w:rsidRPr="00D65BEC" w:rsidRDefault="00E403F0" w:rsidP="00E403F0">
      <w:pPr>
        <w:pStyle w:val="afff9"/>
        <w:spacing w:before="120"/>
        <w:rPr>
          <w:rtl/>
        </w:rPr>
        <w:pPrChange w:id="90013" w:author="קלוד" w:date="2026-10-11T12:09:42Z">
          <w:pPr>
            <w:pStyle w:val="afff9"/>
          </w:pPr>
        </w:pPrChange>
      </w:pPr>
      <w:r w:rsidRPr="00D65BEC">
        <w:rPr>
          <w:rtl/>
        </w:rPr>
        <w:lastRenderedPageBreak/>
        <w:t xml:space="preserve">כמה ישהא באוכלין? </w:t>
      </w:r>
      <w:r>
        <w:rPr>
          <w:rFonts w:hint="cs"/>
          <w:rtl/>
        </w:rPr>
        <w:t xml:space="preserve">ל</w:t>
      </w:r>
      <w:r>
        <w:rPr>
          <w:rStyle w:val="TanaimMishna"/>
          <w:rFonts w:hint="cs"/>
          <w:rtl/>
          <w:rPrChange w:id="95559" w:author="Claude" w:date="2026-10-11T09:07:45Z">
            <w:rPr>
              <w:rFonts w:hint="cs"/>
              <w:rtl/>
            </w:rPr>
          </w:rPrChange>
        </w:rPr>
        <w:t xml:space="preserve">ר</w:t>
      </w:r>
      <w:r>
        <w:rPr>
          <w:rStyle w:val="TanaimMishna"/>
          <w:rtl/>
          <w:rPrChange w:id="95560" w:author="Claude" w:date="2026-10-11T09:07:45Z">
            <w:rPr>
              <w:rtl/>
            </w:rPr>
          </w:rPrChange>
        </w:rPr>
        <w:t xml:space="preserve">"</w:t>
      </w:r>
      <w:r>
        <w:rPr>
          <w:rStyle w:val="TanaimMishna"/>
          <w:rFonts w:hint="cs"/>
          <w:rtl/>
          <w:rPrChange w:id="95561" w:author="Claude" w:date="2026-10-11T09:07:45Z">
            <w:rPr>
              <w:rFonts w:hint="cs"/>
              <w:rtl/>
            </w:rPr>
          </w:rPrChange>
        </w:rPr>
        <w:t xml:space="preserve">מ</w:t>
      </w:r>
      <w:r>
        <w:rPr>
          <w:rFonts w:hint="cs"/>
          <w:rtl/>
        </w:rPr>
        <w:t xml:space="preserve"> </w:t>
      </w:r>
      <w:r w:rsidRPr="00D65BEC">
        <w:rPr>
          <w:rtl/>
        </w:rPr>
        <w:t xml:space="preserve">כאילו אוכל קליות, </w:t>
      </w:r>
    </w:p>
    <w:p w:rsidR="00E403F0" w:rsidRPr="00D65BEC" w:rsidRDefault="00E403F0" w:rsidP="00E403F0">
      <w:pPr>
        <w:pStyle w:val="afff9"/>
        <w:rPr>
          <w:rtl/>
        </w:rPr>
      </w:pPr>
      <w:r>
        <w:rPr>
          <w:rtl/>
        </w:rPr>
        <w:t xml:space="preserve">ו</w:t>
      </w:r>
      <w:r>
        <w:rPr>
          <w:rStyle w:val="TanaimMishna"/>
          <w:rtl/>
          <w:rPrChange w:id="20007" w:author="קלוד" w:date="2026-10-11T09:07:19Z">
            <w:rPr>
              <w:rtl/>
            </w:rPr>
          </w:rPrChange>
        </w:rPr>
        <w:t xml:space="preserve">חכמים</w:t>
      </w:r>
      <w:r>
        <w:rPr>
          <w:rtl/>
        </w:rPr>
        <w:t xml:space="preserve"> אומרים</w:t>
      </w:r>
      <w:r>
        <w:rPr>
          <w:rStyle w:val="TanaimMishna"/>
          <w:rtl/>
          <w:rPrChange w:id="95562" w:author="Claude" w:date="2026-10-11T09:07:45Z">
            <w:rPr>
              <w:rtl/>
            </w:rPr>
          </w:rPrChange>
        </w:rPr>
        <w:t xml:space="preserve">:</w:t>
      </w:r>
      <w:r>
        <w:rPr>
          <w:rtl/>
        </w:rPr>
        <w:t xml:space="preserve"> עד שישהא מתחלה ועד סוף כדי אכילת פרס - חייב.</w:t>
      </w:r>
    </w:p>
    <w:p w:rsidR="00E403F0" w:rsidRPr="00D65BEC" w:rsidRDefault="00E403F0" w:rsidP="00E403F0">
      <w:pPr>
        <w:pStyle w:val="afff9"/>
        <w:rPr>
          <w:rtl/>
        </w:rPr>
      </w:pPr>
      <w:r w:rsidRPr="00D65BEC">
        <w:rPr>
          <w:rtl/>
        </w:rPr>
        <w:t xml:space="preserve">אכל אוכלין טמאין ושתה משקין טמאין, </w:t>
      </w:r>
    </w:p>
    <w:p w:rsidR="00E403F0" w:rsidRPr="00D65BEC" w:rsidRDefault="00E403F0" w:rsidP="00E403F0">
      <w:pPr>
        <w:pStyle w:val="afff9"/>
        <w:rPr>
          <w:rtl/>
        </w:rPr>
      </w:pPr>
      <w:r w:rsidRPr="00D65BEC">
        <w:rPr>
          <w:rtl/>
        </w:rPr>
        <w:t>שתה רביעית יין ונכנס למקדש ושהה כדי אכילת פרס - חייב;</w:t>
      </w:r>
    </w:p>
    <w:p w:rsidR="00E403F0" w:rsidRPr="00D65BEC" w:rsidRDefault="00E403F0" w:rsidP="00E403F0">
      <w:pPr>
        <w:pStyle w:val="afff9"/>
        <w:rPr>
          <w:rtl/>
        </w:rPr>
      </w:pPr>
      <w:r>
        <w:rPr>
          <w:rStyle w:val="TanaimMishna"/>
          <w:rtl/>
          <w:rPrChange w:id="20008" w:author="קלוד" w:date="2026-10-11T09:07:19Z">
            <w:rPr>
              <w:rtl/>
            </w:rPr>
          </w:rPrChange>
        </w:rPr>
        <w:t xml:space="preserve">רבי אליעזר</w:t>
      </w:r>
      <w:r>
        <w:rPr>
          <w:rtl/>
        </w:rPr>
        <w:t xml:space="preserve"> אומר</w:t>
      </w:r>
      <w:r>
        <w:rPr>
          <w:rStyle w:val="TanaimMishna"/>
          <w:rtl/>
          <w:rPrChange w:id="95563" w:author="Claude" w:date="2026-10-11T09:07:45Z">
            <w:rPr>
              <w:rtl/>
            </w:rPr>
          </w:rPrChange>
        </w:rPr>
        <w:t xml:space="preserve">:</w:t>
      </w:r>
      <w:r>
        <w:rPr>
          <w:rtl/>
        </w:rPr>
        <w:t xml:space="preserve"> אם פסק בה, או אם נתן בו מים כל שהוא - פטור.</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29" w:author="קלוד" w:date="2026-10-11T12:26:18Z"/>
        </w:rPr>
      </w:pPr>
      <w:ins w:id="90130" w:author="קלוד" w:date="2026-10-11T12:26:18Z">
        <w:r>
          <w:rPr>
            <w:color w:val="7B3F00"/>
          </w:rPr>
          <w:t xml:space="preserve">כאילו אוכל קליות - לחומרא או לקולא</w:t>
        </w:r>
      </w:ins>
    </w:p>
    <w:p>
      <w:pPr>
        <w:pStyle w:val="38"/>
        <w:rPr>
          <w:ins w:id="93643" w:author="מנוע מכני" w:date="2026-10-11T12:04:39Z"/>
        </w:rPr>
      </w:pPr>
      <w:r w:rsidRPr="00217260">
        <w:t>איבעיא להו</w:t>
      </w:r>
      <w:r>
        <w:t xml:space="preserve">:</w:t>
      </w:r>
    </w:p>
    <w:p w:rsidR="00E403F0" w:rsidRPr="00AD695E" w:rsidRDefault="00E403F0" w:rsidP="00E403F0">
      <w:pPr>
        <w:rPr>
          <w:rtl/>
        </w:rPr>
      </w:pPr>
      <w:del w:id="93644" w:author="מנוע מכני" w:date="2026-10-11T12:04:39Z">
        <w:r>
          <w:rPr>
            <w:rtl/>
          </w:rPr>
          <w:delText xml:space="preserve"> </w:delText>
        </w:r>
      </w:del>
      <w:r>
        <w:rPr>
          <w:rStyle w:val="2fb"/>
          <w:rtl/>
        </w:rPr>
        <w:t xml:space="preserve">ר"מ</w:t>
      </w:r>
      <w:r>
        <w:rPr>
          <w:rtl/>
        </w:rPr>
        <w:t xml:space="preserve"> לחומרא </w:t>
      </w:r>
      <w:ins w:id="91217" w:author="מנוע מכני" w:date="2026-10-11T12:04:39Z">
        <w:r>
          <w:rPr>
            <w:rtl/>
          </w:rPr>
          <w:t xml:space="preserve">אומר</w:t>
        </w:r>
      </w:ins>
      <w:del w:id="91218" w:author="מנוע מכני" w:date="2026-10-11T12:04:39Z">
        <w:r>
          <w:rPr>
            <w:rtl/>
          </w:rPr>
          <w:delText xml:space="preserve">קאמר</w:delText>
        </w:r>
      </w:del>
      <w:r>
        <w:rPr>
          <w:rtl/>
        </w:rPr>
        <w:t xml:space="preserve"> או לקולא </w:t>
      </w:r>
      <w:ins w:id="91219" w:author="מנוע מכני" w:date="2026-10-11T12:04:39Z">
        <w:r>
          <w:rPr>
            <w:rtl/>
          </w:rPr>
          <w:t xml:space="preserve">אומר</w:t>
        </w:r>
      </w:ins>
      <w:del w:id="91220" w:author="מנוע מכני" w:date="2026-10-11T12:04:39Z">
        <w:r>
          <w:rPr>
            <w:rtl/>
          </w:rPr>
          <w:delText xml:space="preserve">קאמר</w:delText>
        </w:r>
      </w:del>
      <w:r>
        <w:rPr>
          <w:rtl/>
        </w:rPr>
        <w:t xml:space="preserve">? </w:t>
      </w:r>
    </w:p>
    <w:p w:rsidR="00E403F0" w:rsidRPr="00AD695E" w:rsidRDefault="00E403F0" w:rsidP="00E403F0">
      <w:pPr>
        <w:rPr>
          <w:rtl/>
        </w:rPr>
      </w:pPr>
      <w:r w:rsidRPr="00A757C8">
        <w:rPr>
          <w:rtl/>
        </w:rPr>
        <w:t>לחומרא</w:t>
      </w:r>
      <w:r w:rsidRPr="00A757C8">
        <w:rPr>
          <w:rFonts w:hint="cs"/>
          <w:rtl/>
        </w:rPr>
        <w:t xml:space="preserve"> </w:t>
      </w:r>
      <w:r w:rsidRPr="00A757C8">
        <w:rPr>
          <w:rtl/>
        </w:rPr>
        <w:t>וה"</w:t>
      </w:r>
      <w:r w:rsidRPr="00A757C8">
        <w:rPr>
          <w:rFonts w:hint="cs"/>
          <w:rtl/>
        </w:rPr>
        <w:t>ק</w:t>
      </w:r>
      <w:r w:rsidRPr="00A757C8">
        <w:rPr>
          <w:rtl/>
        </w:rPr>
        <w:t xml:space="preserve">: כאילו אוכל קליות, </w:t>
      </w:r>
      <w:ins w:id="90103" w:author="מנוע מכני" w:date="2026-10-11T12:04:39Z">
        <w:r>
          <w:rPr>
            <w:rtl/>
          </w:rPr>
          <w:t xml:space="preserve">דאפי'</w:t>
        </w:r>
      </w:ins>
      <w:del w:id="90104" w:author="מנוע מכני" w:date="2026-10-11T12:04:39Z">
        <w:r w:rsidRPr="00A757C8">
          <w:rPr>
            <w:rtl/>
          </w:rPr>
          <w:delText xml:space="preserve">דאפילו</w:delText>
        </w:r>
      </w:del>
      <w:r w:rsidRPr="00A757C8">
        <w:rPr>
          <w:rtl/>
        </w:rPr>
        <w:t xml:space="preserve"> </w:t>
      </w:r>
      <w:r w:rsidRPr="00A757C8">
        <w:rPr>
          <w:rFonts w:hint="cs"/>
          <w:rtl/>
        </w:rPr>
        <w:t xml:space="preserve">כל היום, </w:t>
      </w:r>
      <w:r w:rsidRPr="00A757C8">
        <w:rPr>
          <w:rtl/>
        </w:rPr>
        <w:t>וא</w:t>
      </w:r>
      <w:r w:rsidRPr="00A757C8">
        <w:rPr>
          <w:rFonts w:hint="cs"/>
          <w:rtl/>
        </w:rPr>
        <w:t>ע</w:t>
      </w:r>
      <w:r w:rsidRPr="00A757C8">
        <w:rPr>
          <w:rtl/>
        </w:rPr>
        <w:t>"</w:t>
      </w:r>
      <w:r w:rsidRPr="00A757C8">
        <w:rPr>
          <w:rFonts w:hint="cs"/>
          <w:rtl/>
        </w:rPr>
        <w:t>ג</w:t>
      </w:r>
      <w:r w:rsidRPr="00A757C8">
        <w:rPr>
          <w:rtl/>
        </w:rPr>
        <w:t xml:space="preserve"> דמתחלה ועד סוף יותר מכדי אכילת פרס, </w:t>
      </w:r>
    </w:p>
    <w:p w:rsidR="00E403F0" w:rsidRPr="00AD695E" w:rsidRDefault="00E403F0" w:rsidP="00E403F0">
      <w:pPr>
        <w:rPr>
          <w:rtl/>
        </w:rPr>
      </w:pPr>
      <w:r>
        <w:rPr>
          <w:rtl/>
        </w:rPr>
        <w:t>כיון ד</w:t>
      </w:r>
      <w:r>
        <w:rPr>
          <w:rFonts w:hint="cs"/>
          <w:rtl/>
        </w:rPr>
        <w:t>נמשכת אכילתו חייב ואהך אמרו רבנן דיותר מכדי אכילת פרס פטור</w:t>
      </w:r>
    </w:p>
    <w:p>
      <w:pPr>
        <w:pStyle w:val="38"/>
        <w:rPr>
          <w:ins w:id="93645" w:author="מנוע מכני" w:date="2026-10-11T12:04:39Z"/>
        </w:rPr>
      </w:pPr>
      <w:r w:rsidRPr="002B4E05">
        <w:t xml:space="preserve">או"ד</w:t>
      </w:r>
      <w:r w:rsidRPr="002B4E05">
        <w:t xml:space="preserve"> </w:t>
      </w:r>
      <w:r w:rsidRPr="002B4E05">
        <w:t xml:space="preserve">לקולא </w:t>
      </w:r>
      <w:ins w:id="91221" w:author="מנוע מכני" w:date="2026-10-11T12:04:39Z">
        <w:r>
          <w:t xml:space="preserve">אומר</w:t>
        </w:r>
      </w:ins>
      <w:del w:id="91222" w:author="מנוע מכני" w:date="2026-10-11T12:04:39Z">
        <w:r w:rsidRPr="002B4E05">
          <w:delText xml:space="preserve">קאמר</w:delText>
        </w:r>
      </w:del>
      <w:r w:rsidRPr="002B4E05">
        <w:t xml:space="preserve">, </w:t>
      </w:r>
      <w:r w:rsidRPr="002B4E05">
        <w:t>וה</w:t>
      </w:r>
      <w:r w:rsidRPr="002B4E05">
        <w:t>"</w:t>
      </w:r>
      <w:r w:rsidRPr="002B4E05">
        <w:t>ק</w:t>
      </w:r>
      <w:r w:rsidRPr="002B4E05">
        <w:t xml:space="preserve">:</w:t>
      </w:r>
    </w:p>
    <w:p w:rsidR="00E403F0" w:rsidRPr="002B4E05" w:rsidRDefault="00E403F0" w:rsidP="00E403F0">
      <w:pPr>
        <w:rPr>
          <w:spacing w:val="-2"/>
          <w:rtl/>
        </w:rPr>
      </w:pPr>
      <w:del w:id="93646" w:author="מנוע מכני" w:date="2026-10-11T12:04:39Z">
        <w:r w:rsidRPr="002B4E05">
          <w:rPr>
            <w:spacing w:val="-2"/>
            <w:rtl/>
          </w:rPr>
          <w:delText xml:space="preserve"> </w:delText>
        </w:r>
      </w:del>
      <w:r w:rsidRPr="002B4E05">
        <w:rPr>
          <w:spacing w:val="-2"/>
          <w:rtl/>
        </w:rPr>
        <w:t xml:space="preserve">כאילו אוכל קליות, והוא דלא איפסיק ביני וביני, אבל דאיפסיק</w:t>
      </w:r>
      <w:r w:rsidRPr="002B4E05">
        <w:rPr>
          <w:rFonts w:hint="cs"/>
          <w:spacing w:val="-2"/>
          <w:rtl/>
        </w:rPr>
        <w:t xml:space="preserve"> </w:t>
      </w:r>
      <w:r w:rsidRPr="002B4E05">
        <w:rPr>
          <w:spacing w:val="-2"/>
          <w:rtl/>
        </w:rPr>
        <w:t xml:space="preserve">פטור, </w:t>
      </w:r>
    </w:p>
    <w:p>
      <w:pPr>
        <w:pStyle w:val="38"/>
        <w:rPr>
          <w:ins w:id="93647" w:author="מנוע מכני" w:date="2026-10-11T12:04:39Z"/>
        </w:rPr>
      </w:pPr>
      <w:r>
        <w:tab/>
        <w:t>וא"</w:t>
      </w:r>
      <w:r>
        <w:t xml:space="preserve">ל</w:t>
      </w:r>
      <w:r>
        <w:t xml:space="preserve"> רבנן</w:t>
      </w:r>
      <w:r>
        <w:t xml:space="preserve">:</w:t>
      </w:r>
    </w:p>
    <w:p w:rsidR="00E403F0" w:rsidRPr="00AD695E" w:rsidRDefault="00E403F0" w:rsidP="00E403F0">
      <w:pPr>
        <w:rPr>
          <w:rtl/>
        </w:rPr>
      </w:pPr>
      <w:del w:id="93648" w:author="מנוע מכני" w:date="2026-10-11T12:04:39Z">
        <w:r>
          <w:rPr>
            <w:rtl/>
          </w:rPr>
          <w:delText xml:space="preserve"> </w:delText>
        </w:r>
      </w:del>
      <w:r>
        <w:rPr>
          <w:rtl/>
        </w:rPr>
        <w:t xml:space="preserve">כיון דמתחלה ועד סוף בכדי אכילת פרס הוא – חייב</w:t>
      </w:r>
      <w:r>
        <w:rPr>
          <w:rFonts w:hint="cs"/>
          <w:rtl/>
        </w:rPr>
        <w:t>.</w:t>
      </w:r>
    </w:p>
    <w:p w:rsidR="00E403F0" w:rsidRPr="00AD695E" w:rsidRDefault="00E403F0" w:rsidP="00E403F0">
      <w:pPr>
        <w:rPr>
          <w:rtl/>
        </w:rPr>
      </w:pPr>
    </w:p>
    <w:p>
      <w:pPr>
        <w:pStyle w:val="38"/>
        <w:rPr>
          <w:ins w:id="93649" w:author="מנוע מכני" w:date="2026-10-11T12:04:39Z"/>
        </w:rPr>
      </w:pPr>
      <w:r>
        <w:t>ת"ש וחכ"</w:t>
      </w:r>
      <w:r>
        <w:t>א</w:t>
      </w:r>
      <w:r>
        <w:t xml:space="preserve">:</w:t>
      </w:r>
    </w:p>
    <w:p w:rsidR="00E403F0" w:rsidRPr="00AD695E" w:rsidRDefault="00E403F0" w:rsidP="00E403F0">
      <w:pPr>
        <w:rPr>
          <w:rtl/>
        </w:rPr>
      </w:pPr>
      <w:del w:id="93650" w:author="מנוע מכני" w:date="2026-10-11T12:04:39Z">
        <w:r>
          <w:rPr>
            <w:rtl/>
          </w:rPr>
          <w:delText xml:space="preserve"> </w:delText>
        </w:r>
      </w:del>
      <w:r>
        <w:rPr>
          <w:rtl/>
        </w:rPr>
        <w:t xml:space="preserve">עד שישהא בכדי אכילת פרס מתחלה ועד סוף</w:t>
      </w:r>
      <w:ins w:id="91865" w:author="מנוע מכני" w:date="2026-10-11T12:04:39Z">
        <w:r>
          <w:rPr>
            <w:rtl/>
          </w:rPr>
          <w:t xml:space="preserve">,</w:t>
        </w:r>
      </w:ins>
      <w:del w:id="91866" w:author="מנוע מכני" w:date="2026-10-11T12:04:39Z">
        <w:r>
          <w:rPr>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יג.</w:t>
      </w:r>
    </w:p>
    <w:p w:rsidR="00E403F0" w:rsidRPr="00AD695E" w:rsidRDefault="00E403F0" w:rsidP="00E403F0">
      <w:pPr>
        <w:rPr>
          <w:rtl/>
        </w:rPr>
      </w:pPr>
      <w:ins w:id="92401" w:author="מנוע מכני" w:date="2026-10-11T12:04:39Z">
        <w:r>
          <w:rPr>
            <w:rtl/>
          </w:rPr>
          <w:t xml:space="preserve">אם </w:t>
        </w:r>
      </w:ins>
      <w:del w:id="92402" w:author="מנוע מכני" w:date="2026-10-11T12:04:39Z">
        <w:r>
          <w:rPr>
            <w:rtl/>
          </w:rPr>
          <w:delText xml:space="preserve">אי </w:delText>
        </w:r>
      </w:del>
      <w:r>
        <w:rPr>
          <w:rStyle w:val="2fb"/>
          <w:rFonts w:hint="cs"/>
          <w:rtl/>
        </w:rPr>
        <w:t>ר</w:t>
      </w:r>
      <w:r>
        <w:rPr>
          <w:rStyle w:val="2fb"/>
          <w:rtl/>
        </w:rPr>
        <w:t>"</w:t>
      </w:r>
      <w:r>
        <w:rPr>
          <w:rStyle w:val="2fb"/>
          <w:rFonts w:hint="cs"/>
          <w:rtl/>
        </w:rPr>
        <w:t xml:space="preserve">מ</w:t>
      </w:r>
      <w:r>
        <w:rPr>
          <w:rFonts w:hint="cs"/>
          <w:rtl/>
        </w:rPr>
        <w:t xml:space="preserve"> </w:t>
      </w:r>
      <w:r>
        <w:rPr>
          <w:rtl/>
        </w:rPr>
        <w:t xml:space="preserve">לחומרא, היינו דעד שישהא, עד דשהי דיליה כדי אכילת פרס, </w:t>
      </w:r>
    </w:p>
    <w:p>
      <w:pPr>
        <w:pStyle w:val="38"/>
        <w:rPr>
          <w:ins w:id="93651" w:author="מנוע מכני" w:date="2026-10-11T12:04:39Z"/>
        </w:rPr>
      </w:pPr>
      <w:r>
        <w:t xml:space="preserve">אלא</w:t>
      </w:r>
    </w:p>
    <w:p w:rsidR="00E403F0" w:rsidRPr="00AD695E" w:rsidRDefault="00E403F0" w:rsidP="00E403F0">
      <w:pPr>
        <w:rPr>
          <w:rtl/>
        </w:rPr>
      </w:pPr>
      <w:del w:id="93652" w:author="מנוע מכני" w:date="2026-10-11T12:04:39Z">
        <w:r>
          <w:rPr>
            <w:rtl/>
          </w:rPr>
          <w:delText xml:space="preserve"> </w:delText>
        </w:r>
      </w:del>
      <w:ins w:id="92403" w:author="מנוע מכני" w:date="2026-10-11T12:04:39Z">
        <w:r>
          <w:rPr>
            <w:rtl/>
          </w:rPr>
          <w:t xml:space="preserve">אם </w:t>
        </w:r>
      </w:ins>
      <w:del w:id="92404" w:author="מנוע מכני" w:date="2026-10-11T12:04:39Z">
        <w:r>
          <w:rPr>
            <w:rtl/>
          </w:rPr>
          <w:delText xml:space="preserve">אי </w:delText>
        </w:r>
      </w:del>
      <w:r>
        <w:rPr>
          <w:rtl/>
        </w:rPr>
        <w:t xml:space="preserve">לקולא, וחכ"א אם שהה </w:t>
      </w:r>
      <w:ins w:id="92893" w:author="מנוע מכני" w:date="2026-10-11T12:04:39Z">
        <w:r>
          <w:rPr>
            <w:rtl/>
          </w:rPr>
          <w:t xml:space="preserve">צריך</w:t>
        </w:r>
      </w:ins>
      <w:del w:id="92894" w:author="מנוע מכני" w:date="2026-10-11T12:04:39Z">
        <w:r>
          <w:rPr>
            <w:rtl/>
          </w:rPr>
          <w:delText xml:space="preserve">מיבעי</w:delText>
        </w:r>
      </w:del>
      <w:r>
        <w:rPr>
          <w:rtl/>
        </w:rPr>
        <w:t xml:space="preserve"> </w:t>
      </w:r>
      <w:ins w:id="91223" w:author="מנוע מכני" w:date="2026-10-11T12:04:39Z">
        <w:r>
          <w:rPr>
            <w:rtl/>
          </w:rPr>
          <w:t xml:space="preserve">לו</w:t>
        </w:r>
      </w:ins>
      <w:del w:id="91224" w:author="מנוע מכני" w:date="2026-10-11T12:04:39Z">
        <w:r>
          <w:rPr>
            <w:rtl/>
          </w:rPr>
          <w:delText xml:space="preserve">ליה</w:delText>
        </w:r>
      </w:del>
      <w:r>
        <w:rPr>
          <w:rtl/>
        </w:rPr>
        <w:t xml:space="preserve">! אלא </w:t>
      </w:r>
      <w:ins w:id="90517" w:author="מנוע מכני" w:date="2026-10-11T12:04:39Z">
        <w:r>
          <w:rPr>
            <w:rtl/>
          </w:rPr>
          <w:t xml:space="preserve">לא</w:t>
        </w:r>
      </w:ins>
      <w:del w:id="90518" w:author="מנוע מכני" w:date="2026-10-11T12:04:39Z">
        <w:r>
          <w:rPr>
            <w:rtl/>
          </w:rPr>
          <w:delText xml:space="preserve">לאו</w:delText>
        </w:r>
      </w:del>
      <w:r>
        <w:rPr>
          <w:rtl/>
        </w:rPr>
        <w:t xml:space="preserve"> </w:t>
      </w:r>
      <w:r>
        <w:rPr>
          <w:rtl/>
        </w:rPr>
        <w:t xml:space="preserve">ש"מ</w:t>
      </w:r>
      <w:r>
        <w:rPr>
          <w:rtl/>
        </w:rPr>
        <w:t xml:space="preserve">: </w:t>
      </w:r>
      <w:r w:rsidRPr="00217260">
        <w:rPr>
          <w:b/>
          <w:bCs/>
          <w:rtl/>
        </w:rPr>
        <w:t xml:space="preserve">ר' מאיר לחומרא, </w:t>
      </w:r>
      <w:r w:rsidRPr="00217260">
        <w:rPr>
          <w:b/>
          <w:bCs/>
          <w:rtl/>
        </w:rPr>
        <w:t xml:space="preserve">ש"מ</w:t>
      </w:r>
      <w:r w:rsidRPr="00217260">
        <w:rPr>
          <w:b/>
          <w:bCs/>
          <w:rtl/>
        </w:rPr>
        <w:t xml:space="preserve">.</w:t>
      </w:r>
    </w:p>
    <w:p w:rsidR="00E403F0" w:rsidRPr="00AD695E" w:rsidRDefault="00E403F0" w:rsidP="00E403F0">
      <w:pPr>
        <w:rPr>
          <w:rtl/>
        </w:rPr>
      </w:pPr>
    </w:p>
    <w:p>
      <w:pPr>
        <w:pStyle w:val="afffff8"/>
        <w:rPr>
          <w:ins w:id="90127" w:author="קלוד" w:date="2026-10-11T12:26:18Z"/>
        </w:rPr>
      </w:pPr>
      <w:ins w:id="90128" w:author="קלוד" w:date="2026-10-11T12:26:18Z">
        <w:r>
          <w:rPr>
            <w:color w:val="7B3F00"/>
          </w:rPr>
          <w:t xml:space="preserve">שיעור שהייה בחלבים ובנבילה - רבנאי משמואל</w:t>
        </w:r>
      </w:ins>
    </w:p>
    <w:p>
      <w:pPr>
        <w:pStyle w:val="38"/>
        <w:rPr>
          <w:ins w:id="93653" w:author="מנוע מכני" w:date="2026-10-11T12:04:39Z"/>
        </w:rPr>
      </w:pPr>
      <w:r w:rsidRPr="00217260">
        <w:t xml:space="preserve">רבנאי </w:t>
      </w:r>
      <w:r w:rsidRPr="00217260">
        <w:t>מ</w:t>
      </w:r>
      <w:r w:rsidRPr="00217260">
        <w:t>שמואל</w:t>
      </w:r>
      <w:r>
        <w:t xml:space="preserve">:</w:t>
      </w:r>
    </w:p>
    <w:p w:rsidR="00E403F0" w:rsidRPr="00AD695E" w:rsidRDefault="00E403F0" w:rsidP="00E403F0">
      <w:pPr>
        <w:rPr>
          <w:rtl/>
        </w:rPr>
      </w:pPr>
      <w:del w:id="93654" w:author="מנוע מכני" w:date="2026-10-11T12:04:39Z">
        <w:r>
          <w:rPr>
            <w:rtl/>
          </w:rPr>
          <w:delText xml:space="preserve"> </w:delText>
        </w:r>
      </w:del>
      <w:r>
        <w:rPr>
          <w:rtl/>
        </w:rPr>
        <w:t xml:space="preserve">בחלבים ובנבילה עד שישהא מתחלה ועד סוף בכדי אכילת פרס</w:t>
      </w:r>
      <w:ins w:id="91867" w:author="מנוע מכני" w:date="2026-10-11T12:04:39Z">
        <w:r>
          <w:rPr>
            <w:rtl/>
          </w:rPr>
          <w:t xml:space="preserve">,</w:t>
        </w:r>
      </w:ins>
      <w:del w:id="91868" w:author="מנוע מכני" w:date="2026-10-11T12:04:39Z">
        <w:r>
          <w:rPr>
            <w:rtl/>
          </w:rPr>
          <w:delText xml:space="preserve">;</w:delText>
        </w:r>
      </w:del>
    </w:p>
    <w:p w:rsidR="00E403F0" w:rsidRPr="00E87E21" w:rsidRDefault="00E403F0" w:rsidP="00E403F0">
      <w:pPr>
        <w:rPr>
          <w:spacing w:val="-4"/>
          <w:rtl/>
        </w:rPr>
      </w:pPr>
      <w:r w:rsidRPr="00E87E21">
        <w:rPr>
          <w:spacing w:val="-4"/>
          <w:rtl/>
        </w:rPr>
        <w:t xml:space="preserve">אוכלים טמאים, שקצים ורמשים, ומשקין </w:t>
      </w:r>
      <w:ins w:id="90105" w:author="מנוע מכני" w:date="2026-10-11T12:04:39Z">
        <w:r>
          <w:rPr>
            <w:spacing w:val="-4"/>
            <w:rtl/>
          </w:rPr>
          <w:t xml:space="preserve">אפי'</w:t>
        </w:r>
      </w:ins>
      <w:del w:id="90106" w:author="מנוע מכני" w:date="2026-10-11T12:04:39Z">
        <w:r w:rsidRPr="00E87E21">
          <w:rPr>
            <w:spacing w:val="-4"/>
            <w:rtl/>
          </w:rPr>
          <w:delText xml:space="preserve">אפילו</w:delText>
        </w:r>
      </w:del>
      <w:r w:rsidRPr="00E87E21">
        <w:rPr>
          <w:spacing w:val="-4"/>
          <w:rtl/>
        </w:rPr>
        <w:t xml:space="preserve"> כל היום כולו והוא שאכל כזית בכדי אכילת פרס.</w:t>
      </w:r>
    </w:p>
    <w:p w:rsidR="00E403F0" w:rsidRPr="00AD695E" w:rsidRDefault="00E403F0" w:rsidP="00E403F0">
      <w:pPr>
        <w:rPr>
          <w:rtl/>
        </w:rPr>
      </w:pPr>
    </w:p>
    <w:p>
      <w:pPr>
        <w:pStyle w:val="38"/>
        <w:rPr>
          <w:ins w:id="93655" w:author="מנוע מכני" w:date="2026-10-11T12:04:39Z"/>
        </w:rPr>
      </w:pPr>
      <w:r>
        <w:t xml:space="preserve">מיתיבי:</w:t>
      </w:r>
    </w:p>
    <w:p w:rsidR="00E403F0" w:rsidRPr="00AD695E" w:rsidRDefault="00E403F0" w:rsidP="00E403F0">
      <w:pPr>
        <w:rPr>
          <w:rtl/>
        </w:rPr>
      </w:pPr>
      <w:del w:id="93656" w:author="מנוע מכני" w:date="2026-10-11T12:04:39Z">
        <w:r>
          <w:rPr>
            <w:rtl/>
          </w:rPr>
          <w:delText xml:space="preserve"> </w:delText>
        </w:r>
      </w:del>
      <w:r>
        <w:rPr>
          <w:rtl/>
        </w:rPr>
        <w:t xml:space="preserve">כל האוכלין מצטרפין לפסול הגוייה בכחצי פרס</w:t>
      </w:r>
      <w:ins w:id="91869" w:author="מנוע מכני" w:date="2026-10-11T12:04:39Z">
        <w:r>
          <w:rPr>
            <w:rtl/>
          </w:rPr>
          <w:t xml:space="preserve">,</w:t>
        </w:r>
      </w:ins>
      <w:del w:id="91870" w:author="מנוע מכני" w:date="2026-10-11T12:04:39Z">
        <w:r>
          <w:rPr>
            <w:rtl/>
          </w:rPr>
          <w:delText xml:space="preserve">;</w:delText>
        </w:r>
      </w:del>
    </w:p>
    <w:p w:rsidR="00E403F0" w:rsidRPr="00AD695E" w:rsidRDefault="00E403F0" w:rsidP="00E403F0">
      <w:pPr>
        <w:rPr>
          <w:rtl/>
        </w:rPr>
      </w:pPr>
      <w:ins w:id="91225" w:author="מנוע מכני" w:date="2026-10-11T12:04:39Z">
        <w:r>
          <w:rPr>
            <w:rtl/>
          </w:rPr>
          <w:t xml:space="preserve">מה</w:t>
        </w:r>
      </w:ins>
      <w:del w:id="91226" w:author="מנוע מכני" w:date="2026-10-11T12:04:39Z">
        <w:r>
          <w:rPr>
            <w:rtl/>
          </w:rPr>
          <w:delText xml:space="preserve">מאי</w:delText>
        </w:r>
      </w:del>
      <w:r>
        <w:rPr>
          <w:rtl/>
        </w:rPr>
        <w:t xml:space="preserve"> </w:t>
      </w:r>
      <w:ins w:id="90519" w:author="מנוע מכני" w:date="2026-10-11T12:04:39Z">
        <w:r>
          <w:rPr>
            <w:rtl/>
          </w:rPr>
          <w:t xml:space="preserve">לא</w:t>
        </w:r>
      </w:ins>
      <w:del w:id="90520" w:author="מנוע מכני" w:date="2026-10-11T12:04:39Z">
        <w:r>
          <w:rPr>
            <w:rtl/>
          </w:rPr>
          <w:delText xml:space="preserve">לאו</w:delText>
        </w:r>
      </w:del>
      <w:r>
        <w:rPr>
          <w:rtl/>
        </w:rPr>
        <w:t xml:space="preserve"> דאכליה לחצי פרס בכדי אכילת פרס! </w:t>
      </w:r>
      <w:r>
        <w:rPr>
          <w:rtl/>
        </w:rPr>
        <w:t xml:space="preserve">לא</w:t>
      </w:r>
      <w:r>
        <w:rPr>
          <w:rtl/>
        </w:rPr>
        <w:t xml:space="preserve">, דאכל כזית כזית בכדי אכילת פרס.</w:t>
      </w:r>
    </w:p>
    <w:p w:rsidR="00E403F0" w:rsidRPr="00AD695E" w:rsidRDefault="00E403F0" w:rsidP="00E403F0">
      <w:pPr>
        <w:rPr>
          <w:rtl/>
        </w:rPr>
      </w:pPr>
    </w:p>
    <w:p>
      <w:pPr>
        <w:pStyle w:val="38"/>
        <w:rPr>
          <w:ins w:id="93657" w:author="מנוע מכני" w:date="2026-10-11T12:04:39Z"/>
        </w:rPr>
      </w:pPr>
      <w:r w:rsidRPr="00217260">
        <w:t>מיתיבי</w:t>
      </w:r>
      <w:r>
        <w:t xml:space="preserve">:</w:t>
      </w:r>
    </w:p>
    <w:p w:rsidR="00E403F0" w:rsidRPr="00AD695E" w:rsidRDefault="00E403F0" w:rsidP="00E403F0">
      <w:pPr>
        <w:rPr>
          <w:rtl/>
        </w:rPr>
      </w:pPr>
      <w:del w:id="93658" w:author="מנוע מכני" w:date="2026-10-11T12:04:39Z">
        <w:r>
          <w:rPr>
            <w:rtl/>
          </w:rPr>
          <w:delText xml:space="preserve"> </w:delText>
        </w:r>
      </w:del>
      <w:r>
        <w:rPr>
          <w:rtl/>
        </w:rPr>
        <w:t xml:space="preserve">כל האוכלין מצטרפין לפסול את הגוייה בכחצי פרס בכדי אכילת פרס, כיצד? </w:t>
      </w:r>
    </w:p>
    <w:p w:rsidR="00E403F0" w:rsidRPr="00AD695E" w:rsidRDefault="00E403F0" w:rsidP="00E403F0">
      <w:pPr>
        <w:rPr>
          <w:rtl/>
        </w:rPr>
      </w:pPr>
      <w:r>
        <w:rPr>
          <w:rtl/>
        </w:rPr>
        <w:t>אכל וחזר ואכל, אם יש מתחלת אכילה ראשונה ועד סוף אכילה אחרונה כדי אכילת פרס מצטרפין, יותר מכאן</w:t>
      </w:r>
      <w:r>
        <w:rPr>
          <w:rFonts w:hint="cs"/>
          <w:rtl/>
        </w:rPr>
        <w:t xml:space="preserve"> </w:t>
      </w:r>
      <w:r>
        <w:rPr>
          <w:rtl/>
        </w:rPr>
        <w:t xml:space="preserve">אין מצטרפין</w:t>
      </w:r>
      <w:ins w:id="91871" w:author="מנוע מכני" w:date="2026-10-11T12:04:39Z">
        <w:r>
          <w:rPr>
            <w:rtl/>
          </w:rPr>
          <w:t xml:space="preserve">,</w:t>
        </w:r>
      </w:ins>
      <w:del w:id="91872" w:author="מנוע מכני" w:date="2026-10-11T12:04:39Z">
        <w:r>
          <w:rPr>
            <w:rtl/>
          </w:rPr>
          <w:delText xml:space="preserve">;</w:delText>
        </w:r>
      </w:del>
    </w:p>
    <w:p w:rsidR="00E403F0" w:rsidRPr="00AD695E" w:rsidRDefault="00E403F0" w:rsidP="00E403F0">
      <w:pPr>
        <w:rPr>
          <w:rtl/>
        </w:rPr>
      </w:pPr>
      <w:r>
        <w:rPr>
          <w:rtl/>
        </w:rPr>
        <w:t xml:space="preserve">לא</w:t>
      </w:r>
      <w:r>
        <w:rPr>
          <w:rtl/>
        </w:rPr>
        <w:t xml:space="preserve"> התירו לאכול פחות מכשיעור לירד ולטבול, ירד וטבל ועלה והשלימו - מצטרף</w:t>
      </w:r>
      <w:ins w:id="91873" w:author="מנוע מכני" w:date="2026-10-11T12:04:39Z">
        <w:r>
          <w:rPr>
            <w:rtl/>
          </w:rPr>
          <w:t xml:space="preserve">,</w:t>
        </w:r>
      </w:ins>
      <w:del w:id="91874" w:author="מנוע מכני" w:date="2026-10-11T12:04:39Z">
        <w:r>
          <w:rPr>
            <w:rtl/>
          </w:rPr>
          <w:delText xml:space="preserve">;</w:delText>
        </w:r>
      </w:del>
    </w:p>
    <w:p w:rsidR="00E403F0" w:rsidRPr="00AD695E" w:rsidRDefault="00E403F0" w:rsidP="00E403F0">
      <w:pPr>
        <w:rPr>
          <w:rtl/>
        </w:rPr>
      </w:pPr>
      <w:r>
        <w:rPr>
          <w:rtl/>
        </w:rPr>
        <w:t xml:space="preserve">התירו לה לעוברה לאכול פחות מכשיעור, מפני הסכנה</w:t>
      </w:r>
      <w:ins w:id="91875" w:author="מנוע מכני" w:date="2026-10-11T12:04:39Z">
        <w:r>
          <w:rPr>
            <w:rtl/>
          </w:rPr>
          <w:t xml:space="preserve">,</w:t>
        </w:r>
      </w:ins>
      <w:del w:id="91876" w:author="מנוע מכני" w:date="2026-10-11T12:04:39Z">
        <w:r>
          <w:rPr>
            <w:rtl/>
          </w:rPr>
          <w:delText xml:space="preserve">;</w:delText>
        </w:r>
      </w:del>
    </w:p>
    <w:p w:rsidR="00E403F0" w:rsidRPr="00AD695E" w:rsidRDefault="00E403F0" w:rsidP="00E403F0">
      <w:pPr>
        <w:rPr>
          <w:rtl/>
        </w:rPr>
      </w:pPr>
      <w:r>
        <w:rPr>
          <w:rtl/>
        </w:rPr>
        <w:t xml:space="preserve">כל המשקין מצטרפין לפסול את הגוייה ברביעית בכדי אכילת פרס, כיצד? </w:t>
      </w:r>
    </w:p>
    <w:p w:rsidR="00E403F0" w:rsidRPr="00AD695E" w:rsidRDefault="00E403F0" w:rsidP="00E403F0">
      <w:pPr>
        <w:rPr>
          <w:rtl/>
        </w:rPr>
      </w:pPr>
      <w:r w:rsidRPr="00A757C8">
        <w:rPr>
          <w:rtl/>
        </w:rPr>
        <w:tab/>
        <w:t>שתה וחזר ושתה, אם יש מתחלת שתיה ראשונה ועד סוף שתיה אחרונה כדי אכילת פרס</w:t>
      </w:r>
      <w:r w:rsidRPr="00A757C8">
        <w:rPr>
          <w:rFonts w:hint="cs"/>
          <w:rtl/>
        </w:rPr>
        <w:t xml:space="preserve"> </w:t>
      </w:r>
      <w:r w:rsidRPr="00A757C8">
        <w:rPr>
          <w:rtl/>
        </w:rPr>
        <w:t xml:space="preserve">מצטרפין, </w:t>
      </w:r>
    </w:p>
    <w:p w:rsidR="00E403F0" w:rsidRPr="00AD695E" w:rsidRDefault="00E403F0" w:rsidP="00E403F0">
      <w:pPr>
        <w:rPr>
          <w:rtl/>
        </w:rPr>
      </w:pPr>
      <w:r>
        <w:rPr>
          <w:rtl/>
        </w:rPr>
        <w:tab/>
        <w:t xml:space="preserve">יותר מכאן - אין מצטרפין</w:t>
      </w:r>
      <w:ins w:id="91877" w:author="מנוע מכני" w:date="2026-10-11T12:04:39Z">
        <w:r>
          <w:rPr>
            <w:rtl/>
          </w:rPr>
          <w:t xml:space="preserve">,</w:t>
        </w:r>
      </w:ins>
      <w:del w:id="91878" w:author="מנוע מכני" w:date="2026-10-11T12:04:39Z">
        <w:r>
          <w:rPr>
            <w:rtl/>
          </w:rPr>
          <w:tab/>
          <w:delText xml:space="preserve">;</w:delText>
        </w:r>
      </w:del>
    </w:p>
    <w:p w:rsidR="00E403F0" w:rsidRPr="00AD695E" w:rsidRDefault="00E403F0" w:rsidP="00E403F0">
      <w:pPr>
        <w:rPr>
          <w:rtl/>
        </w:rPr>
      </w:pPr>
      <w:r>
        <w:rPr>
          <w:rtl/>
        </w:rPr>
        <w:t>הת</w:t>
      </w:r>
      <w:r>
        <w:rPr>
          <w:rFonts w:hint="cs"/>
          <w:rtl/>
        </w:rPr>
        <w:t>י</w:t>
      </w:r>
      <w:r>
        <w:rPr>
          <w:rtl/>
        </w:rPr>
        <w:t xml:space="preserve">רו לה למגע טמא מת להניק בנה </w:t>
      </w:r>
      <w:r>
        <w:rPr>
          <w:rFonts w:hint="cs"/>
          <w:rtl/>
        </w:rPr>
        <w:t>ה</w:t>
      </w:r>
      <w:r>
        <w:rPr>
          <w:rtl/>
        </w:rPr>
        <w:t xml:space="preserve">טהור</w:t>
      </w:r>
      <w:ins w:id="91879" w:author="מנוע מכני" w:date="2026-10-11T12:04:39Z">
        <w:r>
          <w:rPr>
            <w:rtl/>
          </w:rPr>
          <w:t xml:space="preserve">,</w:t>
        </w:r>
      </w:ins>
      <w:del w:id="91880" w:author="מנוע מכני" w:date="2026-10-11T12:04:39Z">
        <w:r>
          <w:rPr>
            <w:rtl/>
          </w:rPr>
          <w:delText xml:space="preserve">;</w:delText>
        </w:r>
      </w:del>
    </w:p>
    <w:p w:rsidR="00E403F0" w:rsidRPr="00AD695E" w:rsidRDefault="00E403F0" w:rsidP="00E403F0">
      <w:pPr>
        <w:rPr>
          <w:rtl/>
        </w:rPr>
      </w:pPr>
      <w:r w:rsidRPr="00217260">
        <w:rPr>
          <w:b/>
          <w:bCs/>
          <w:rtl/>
        </w:rPr>
        <w:t xml:space="preserve">קתני מיהת: אם יש מתחלת אכילה ראשונה ועד סוף אכילה בכדי אכילת פרס - מצטרף, </w:t>
      </w:r>
    </w:p>
    <w:p w:rsidR="00E403F0" w:rsidRPr="00AD695E" w:rsidRDefault="00E403F0" w:rsidP="00E403F0">
      <w:pPr>
        <w:rPr>
          <w:rtl/>
        </w:rPr>
      </w:pPr>
      <w:r w:rsidRPr="00217260">
        <w:rPr>
          <w:b/>
          <w:bCs/>
          <w:rtl/>
        </w:rPr>
        <w:t>תיובתא דרבנאי! תיובתא.</w:t>
      </w:r>
    </w:p>
    <w:p w:rsidR="00E403F0" w:rsidRPr="00AD695E" w:rsidRDefault="00E403F0" w:rsidP="00E403F0">
      <w:pPr>
        <w:rPr>
          <w:rtl/>
        </w:rPr>
      </w:pPr>
    </w:p>
    <w:p>
      <w:pPr>
        <w:pStyle w:val="38"/>
        <w:rPr>
          <w:ins w:id="93659" w:author="מנוע מכני" w:date="2026-10-11T12:04:39Z"/>
        </w:rPr>
      </w:pPr>
      <w:r w:rsidRPr="00217260">
        <w:t xml:space="preserve">אמר</w:t>
      </w:r>
      <w:r w:rsidRPr="00217260">
        <w:t xml:space="preserve"> מר:</w:t>
      </w:r>
    </w:p>
    <w:p w:rsidR="00E403F0" w:rsidRPr="00AD695E" w:rsidRDefault="00E403F0" w:rsidP="00E403F0">
      <w:pPr>
        <w:rPr>
          <w:rtl/>
        </w:rPr>
      </w:pPr>
      <w:del w:id="93660" w:author="מנוע מכני" w:date="2026-10-11T12:04:39Z">
        <w:r w:rsidRPr="00217260">
          <w:rPr>
            <w:b/>
            <w:bCs/>
            <w:rtl/>
          </w:rPr>
          <w:delText xml:space="preserve"> </w:delText>
        </w:r>
      </w:del>
      <w:r w:rsidRPr="00217260">
        <w:rPr>
          <w:b/>
          <w:bCs/>
          <w:rtl/>
        </w:rPr>
        <w:t xml:space="preserve">לא</w:t>
      </w:r>
      <w:r w:rsidRPr="00217260">
        <w:rPr>
          <w:b/>
          <w:bCs/>
          <w:rtl/>
        </w:rPr>
        <w:t xml:space="preserve"> התירו לו לאכול פחות מכשיעור לירד ולטבול.</w:t>
      </w:r>
    </w:p>
    <w:p>
      <w:pPr>
        <w:pStyle w:val="38"/>
        <w:rPr>
          <w:ins w:id="93661" w:author="מנוע מכני" w:date="2026-10-11T12:04:39Z"/>
        </w:rPr>
      </w:pPr>
      <w:r w:rsidRPr="00E87E21">
        <w:t>אר</w:t>
      </w:r>
      <w:r w:rsidRPr="00E87E21">
        <w:t>"</w:t>
      </w:r>
      <w:r w:rsidRPr="00E87E21">
        <w:t xml:space="preserve">י </w:t>
      </w:r>
      <w:r w:rsidRPr="00E87E21">
        <w:t xml:space="preserve">ה</w:t>
      </w:r>
      <w:r w:rsidRPr="00E87E21">
        <w:t>"</w:t>
      </w:r>
      <w:r w:rsidRPr="00E87E21">
        <w:t>ק</w:t>
      </w:r>
      <w:r w:rsidRPr="00E87E21">
        <w:t xml:space="preserve">:</w:t>
      </w:r>
    </w:p>
    <w:p w:rsidR="00E403F0" w:rsidRPr="00E87E21" w:rsidRDefault="00E403F0" w:rsidP="00E403F0">
      <w:pPr>
        <w:rPr>
          <w:spacing w:val="-6"/>
          <w:rtl/>
        </w:rPr>
      </w:pPr>
      <w:del w:id="93662" w:author="מנוע מכני" w:date="2026-10-11T12:04:39Z">
        <w:r w:rsidRPr="00E87E21">
          <w:rPr>
            <w:spacing w:val="-6"/>
            <w:rtl/>
          </w:rPr>
          <w:delText xml:space="preserve"> </w:delText>
        </w:r>
      </w:del>
      <w:r w:rsidRPr="00E87E21">
        <w:rPr>
          <w:spacing w:val="-6"/>
          <w:rtl/>
        </w:rPr>
        <w:t xml:space="preserve">אכל פחות מכשיעור </w:t>
      </w:r>
      <w:r w:rsidRPr="00E87E21">
        <w:rPr>
          <w:spacing w:val="-6"/>
          <w:rtl/>
        </w:rPr>
        <w:t xml:space="preserve">לא</w:t>
      </w:r>
      <w:r w:rsidRPr="00E87E21">
        <w:rPr>
          <w:spacing w:val="-6"/>
          <w:rtl/>
        </w:rPr>
        <w:t xml:space="preserve"> התירו לו לירד ולטבול, שאם ירד וטבל ועלה והשלימו - מצטרף, </w:t>
      </w:r>
    </w:p>
    <w:p w:rsidR="00E403F0" w:rsidRPr="00AD695E" w:rsidRDefault="00E403F0" w:rsidP="00E403F0">
      <w:pPr>
        <w:rPr>
          <w:rtl/>
        </w:rPr>
      </w:pPr>
      <w:r>
        <w:rPr>
          <w:rtl/>
        </w:rPr>
        <w:t xml:space="preserve">ואתי </w:t>
      </w:r>
      <w:ins w:id="92895" w:author="מנוע מכני" w:date="2026-10-11T12:04:39Z">
        <w:r>
          <w:rPr>
            <w:rtl/>
          </w:rPr>
          <w:t xml:space="preserve">לומר</w:t>
        </w:r>
      </w:ins>
      <w:del w:id="92896" w:author="מנוע מכני" w:date="2026-10-11T12:04:39Z">
        <w:r>
          <w:rPr>
            <w:rtl/>
          </w:rPr>
          <w:delText xml:space="preserve">למימר</w:delText>
        </w:r>
      </w:del>
      <w:r>
        <w:rPr>
          <w:rtl/>
        </w:rPr>
        <w:t xml:space="preserve">: </w:t>
      </w:r>
      <w:ins w:id="92681" w:author="מנוע מכני" w:date="2026-10-11T12:04:39Z">
        <w:r>
          <w:rPr>
            <w:rtl/>
          </w:rPr>
          <w:t xml:space="preserve">הועיל</w:t>
        </w:r>
      </w:ins>
      <w:del w:id="92682" w:author="מנוע מכני" w:date="2026-10-11T12:04:39Z">
        <w:r>
          <w:rPr>
            <w:rtl/>
          </w:rPr>
          <w:delText xml:space="preserve">אהני</w:delText>
        </w:r>
      </w:del>
      <w:r>
        <w:rPr>
          <w:rtl/>
        </w:rPr>
        <w:t xml:space="preserve"> לי טבילה </w:t>
      </w:r>
      <w:ins w:id="92257" w:author="מנוע מכני" w:date="2026-10-11T12:04:39Z">
        <w:r>
          <w:rPr>
            <w:rtl/>
          </w:rPr>
          <w:t xml:space="preserve">ראשונה</w:t>
        </w:r>
      </w:ins>
      <w:del w:id="92258" w:author="מנוע מכני" w:date="2026-10-11T12:04:39Z">
        <w:r>
          <w:rPr>
            <w:rtl/>
          </w:rPr>
          <w:delText xml:space="preserve">קמייתא</w:delText>
        </w:r>
      </w:del>
      <w:r>
        <w:rPr>
          <w:rtl/>
        </w:rPr>
        <w:t xml:space="preserve">, ואין יודע שאין טבילה אלא באחרונה.</w:t>
      </w:r>
    </w:p>
    <w:p w:rsidR="00E403F0" w:rsidRPr="00AD695E" w:rsidRDefault="00E403F0" w:rsidP="00E403F0">
      <w:pPr>
        <w:rPr>
          <w:rtl/>
        </w:rPr>
      </w:pPr>
    </w:p>
    <w:p w:rsidR="00E403F0" w:rsidRPr="00AD695E" w:rsidRDefault="00E403F0" w:rsidP="00E403F0">
      <w:pPr>
        <w:rPr>
          <w:rtl/>
        </w:rPr>
      </w:pPr>
      <w:r w:rsidRPr="00217260">
        <w:rPr>
          <w:b/>
          <w:bCs/>
          <w:rtl/>
        </w:rPr>
        <w:t>קתני: התירו לה לעוברה לאכול פחות מכשיעור מפני הסכנה.</w:t>
      </w:r>
    </w:p>
    <w:p w:rsidR="00E403F0" w:rsidRPr="00AD695E" w:rsidRDefault="00E403F0" w:rsidP="00E403F0">
      <w:pPr>
        <w:rPr>
          <w:rtl/>
        </w:rPr>
      </w:pPr>
      <w:r>
        <w:rPr>
          <w:rtl/>
        </w:rPr>
        <w:t xml:space="preserve">מפני הסכנה, </w:t>
      </w:r>
      <w:ins w:id="90107" w:author="מנוע מכני" w:date="2026-10-11T12:04:39Z">
        <w:r>
          <w:rPr>
            <w:rtl/>
          </w:rPr>
          <w:t xml:space="preserve">אפי'</w:t>
        </w:r>
      </w:ins>
      <w:del w:id="90108" w:author="מנוע מכני" w:date="2026-10-11T12:04:39Z">
        <w:r>
          <w:rPr>
            <w:rtl/>
          </w:rPr>
          <w:delText xml:space="preserve">אפילו</w:delText>
        </w:r>
      </w:del>
      <w:r>
        <w:rPr>
          <w:rtl/>
        </w:rPr>
        <w:t xml:space="preserve"> </w:t>
      </w:r>
      <w:ins w:id="90521" w:author="מנוע מכני" w:date="2026-10-11T12:04:39Z">
        <w:r>
          <w:rPr>
            <w:rtl/>
          </w:rPr>
          <w:t xml:space="preserve">הרבה</w:t>
        </w:r>
      </w:ins>
      <w:del w:id="90522" w:author="מנוע מכני" w:date="2026-10-11T12:04:39Z">
        <w:r>
          <w:rPr>
            <w:rtl/>
          </w:rPr>
          <w:delText xml:space="preserve">טובא</w:delText>
        </w:r>
      </w:del>
      <w:r>
        <w:rPr>
          <w:rtl/>
        </w:rPr>
        <w:t xml:space="preserve"> </w:t>
      </w:r>
      <w:ins w:id="90523" w:author="מנוע מכני" w:date="2026-10-11T12:04:39Z">
        <w:r>
          <w:rPr>
            <w:rtl/>
          </w:rPr>
          <w:t xml:space="preserve">גם</w:t>
        </w:r>
      </w:ins>
      <w:del w:id="90524" w:author="מנוע מכני" w:date="2026-10-11T12:04:39Z">
        <w:r>
          <w:rPr>
            <w:rtl/>
          </w:rPr>
          <w:delText xml:space="preserve">נמי</w:delText>
        </w:r>
      </w:del>
      <w:r>
        <w:rPr>
          <w:rtl/>
        </w:rPr>
        <w:t xml:space="preserve"> תיכול! </w:t>
      </w:r>
    </w:p>
    <w:p>
      <w:pPr>
        <w:pStyle w:val="38"/>
        <w:rPr>
          <w:ins w:id="93663" w:author="מנוע מכני" w:date="2026-10-11T12:04:39Z"/>
        </w:rPr>
      </w:pPr>
      <w:r>
        <w:lastRenderedPageBreak/>
        <w:t>אר</w:t>
      </w:r>
      <w:r>
        <w:t>"</w:t>
      </w:r>
      <w:r>
        <w:t xml:space="preserve">פ </w:t>
      </w:r>
      <w:r>
        <w:t xml:space="preserve">ה"ק</w:t>
      </w:r>
      <w:r>
        <w:t xml:space="preserve">:</w:t>
      </w:r>
    </w:p>
    <w:p w:rsidR="00E403F0" w:rsidRPr="00AD695E" w:rsidRDefault="00E403F0" w:rsidP="00E403F0">
      <w:pPr>
        <w:rPr>
          <w:rtl/>
        </w:rPr>
      </w:pPr>
      <w:del w:id="93664" w:author="מנוע מכני" w:date="2026-10-11T12:04:39Z">
        <w:r>
          <w:rPr>
            <w:rtl/>
          </w:rPr>
          <w:delText xml:space="preserve"> </w:delText>
        </w:r>
      </w:del>
      <w:r>
        <w:rPr>
          <w:rtl/>
        </w:rPr>
        <w:t xml:space="preserve">הותרו לה לעוברה פחות מכשיעור </w:t>
      </w:r>
      <w:ins w:id="90109" w:author="מנוע מכני" w:date="2026-10-11T12:04:39Z">
        <w:r>
          <w:rPr>
            <w:rtl/>
          </w:rPr>
          <w:t xml:space="preserve">אפי'</w:t>
        </w:r>
      </w:ins>
      <w:del w:id="90110" w:author="מנוע מכני" w:date="2026-10-11T12:04:39Z">
        <w:r>
          <w:rPr>
            <w:rtl/>
          </w:rPr>
          <w:delText xml:space="preserve">אפילו</w:delText>
        </w:r>
      </w:del>
      <w:r>
        <w:rPr>
          <w:rtl/>
        </w:rPr>
        <w:t xml:space="preserve"> </w:t>
      </w:r>
      <w:ins w:id="90525" w:author="מנוע מכני" w:date="2026-10-11T12:04:39Z">
        <w:r>
          <w:rPr>
            <w:rtl/>
          </w:rPr>
          <w:t xml:space="preserve">הרבה</w:t>
        </w:r>
      </w:ins>
      <w:del w:id="90526" w:author="מנוע מכני" w:date="2026-10-11T12:04:39Z">
        <w:r>
          <w:rPr>
            <w:rtl/>
          </w:rPr>
          <w:delText xml:space="preserve">טובא</w:delText>
        </w:r>
      </w:del>
      <w:r>
        <w:rPr>
          <w:rtl/>
        </w:rPr>
        <w:t xml:space="preserve"> מפני הסכנה.</w:t>
      </w:r>
    </w:p>
    <w:p w:rsidR="00E403F0" w:rsidRPr="00AD695E" w:rsidRDefault="00E403F0" w:rsidP="00E403F0">
      <w:pPr>
        <w:rPr>
          <w:rtl/>
        </w:rPr>
      </w:pPr>
      <w:r w:rsidRPr="00217260">
        <w:rPr>
          <w:b/>
          <w:bCs/>
          <w:rtl/>
        </w:rPr>
        <w:t>קתני: התירו למגע טמא מת להניק את בנה ובנה טהור.</w:t>
      </w:r>
    </w:p>
    <w:p w:rsidR="00E403F0" w:rsidRPr="00AD695E" w:rsidRDefault="00E403F0" w:rsidP="00E403F0">
      <w:pPr>
        <w:rPr>
          <w:rtl/>
        </w:rPr>
      </w:pPr>
      <w:ins w:id="91227" w:author="מנוע מכני" w:date="2026-10-11T12:04:39Z">
        <w:r>
          <w:rPr>
            <w:rtl/>
          </w:rPr>
          <w:t xml:space="preserve">למה</w:t>
        </w:r>
      </w:ins>
      <w:del w:id="91228" w:author="מנוע מכני" w:date="2026-10-11T12:04:39Z">
        <w:r>
          <w:rPr>
            <w:rtl/>
          </w:rPr>
          <w:delText xml:space="preserve">אמאי</w:delText>
        </w:r>
      </w:del>
      <w:r>
        <w:rPr>
          <w:rtl/>
        </w:rPr>
        <w:t xml:space="preserve"> טהור? כיון דיינק חלב איטמי </w:t>
      </w:r>
      <w:ins w:id="91229" w:author="מנוע מכני" w:date="2026-10-11T12:04:39Z">
        <w:r>
          <w:rPr>
            <w:rtl/>
          </w:rPr>
          <w:t xml:space="preserve">לו</w:t>
        </w:r>
      </w:ins>
      <w:del w:id="91230" w:author="מנוע מכני" w:date="2026-10-11T12:04:39Z">
        <w:r>
          <w:rPr>
            <w:rtl/>
          </w:rPr>
          <w:delText xml:space="preserve">ליה</w:delText>
        </w:r>
      </w:del>
      <w:r>
        <w:rPr>
          <w:rtl/>
        </w:rPr>
        <w:t xml:space="preserve"> מחלב! </w:t>
      </w:r>
    </w:p>
    <w:p w:rsidR="00E403F0" w:rsidRPr="00AD695E" w:rsidRDefault="00E403F0" w:rsidP="00E403F0">
      <w:pPr>
        <w:rPr>
          <w:rtl/>
        </w:rPr>
      </w:pPr>
      <w:r>
        <w:rPr>
          <w:rtl/>
        </w:rPr>
        <w:t>ו</w:t>
      </w:r>
      <w:r>
        <w:rPr>
          <w:rFonts w:hint="cs"/>
          <w:rtl/>
        </w:rPr>
        <w:t xml:space="preserve">הרי הוכשר לקבל טומאה </w:t>
      </w:r>
      <w:r>
        <w:rPr>
          <w:rtl/>
        </w:rPr>
        <w:t xml:space="preserve">בטיפה מלוכלכת על פי הדד! </w:t>
      </w:r>
    </w:p>
    <w:p>
      <w:pPr>
        <w:pStyle w:val="38"/>
        <w:rPr>
          <w:ins w:id="93665" w:author="מנוע מכני" w:date="2026-10-11T12:04:39Z"/>
        </w:rPr>
      </w:pPr>
      <w:r>
        <w:t>אר</w:t>
      </w:r>
      <w:r>
        <w:t>"</w:t>
      </w:r>
      <w:r>
        <w:t>נ מרב</w:t>
      </w:r>
      <w:r>
        <w:t>"</w:t>
      </w:r>
      <w:r>
        <w:t>א</w:t>
      </w:r>
      <w:r>
        <w:t xml:space="preserve">:</w:t>
      </w:r>
    </w:p>
    <w:p w:rsidR="00E403F0" w:rsidRPr="00AD695E" w:rsidRDefault="00E403F0" w:rsidP="00E403F0">
      <w:pPr>
        <w:rPr>
          <w:rtl/>
        </w:rPr>
      </w:pPr>
      <w:del w:id="93666" w:author="מנוע מכני" w:date="2026-10-11T12:04:39Z">
        <w:r>
          <w:rPr>
            <w:rtl/>
          </w:rPr>
          <w:delText xml:space="preserve"> </w:delText>
        </w:r>
      </w:del>
      <w:r>
        <w:rPr>
          <w:rtl/>
        </w:rPr>
        <w:t xml:space="preserve">שינק בתקיפה אחת, </w:t>
      </w:r>
      <w:r>
        <w:rPr>
          <w:rtl/>
        </w:rPr>
        <w:t xml:space="preserve">לא</w:t>
      </w:r>
      <w:r>
        <w:rPr>
          <w:rtl/>
        </w:rPr>
        <w:t xml:space="preserve"> הניח טיפה מלוכלכת על פי הדד.</w:t>
      </w:r>
    </w:p>
    <w:p w:rsidR="00E403F0" w:rsidRPr="00AD695E" w:rsidRDefault="00E403F0" w:rsidP="00E403F0">
      <w:pPr>
        <w:rPr>
          <w:rtl/>
        </w:rPr>
      </w:pPr>
    </w:p>
    <w:p>
      <w:pPr>
        <w:pStyle w:val="38"/>
        <w:rPr>
          <w:ins w:id="93667" w:author="מנוע מכני" w:date="2026-10-11T12:04:39Z"/>
        </w:rPr>
      </w:pPr>
      <w:r>
        <w:t xml:space="preserve">רבא, שתי תשובות בדבר:</w:t>
      </w:r>
    </w:p>
    <w:p w:rsidR="00E403F0" w:rsidRPr="00AD695E" w:rsidRDefault="00E403F0" w:rsidP="00E403F0">
      <w:pPr>
        <w:rPr>
          <w:rtl/>
        </w:rPr>
      </w:pPr>
      <w:del w:id="93668" w:author="מנוע מכני" w:date="2026-10-11T12:04:39Z">
        <w:r>
          <w:rPr>
            <w:rtl/>
          </w:rPr>
          <w:delText xml:space="preserve"> </w:delText>
        </w:r>
      </w:del>
      <w:ins w:id="91231" w:author="מנוע מכני" w:date="2026-10-11T12:04:39Z">
        <w:r>
          <w:rPr>
            <w:rtl/>
          </w:rPr>
          <w:t xml:space="preserve">אחת</w:t>
        </w:r>
      </w:ins>
      <w:del w:id="91232" w:author="מנוע מכני" w:date="2026-10-11T12:04:39Z">
        <w:r>
          <w:rPr>
            <w:rtl/>
          </w:rPr>
          <w:delText xml:space="preserve">חדא</w:delText>
        </w:r>
      </w:del>
      <w:r>
        <w:rPr>
          <w:rtl/>
        </w:rPr>
        <w:t xml:space="preserve">, דקחזינא </w:t>
      </w:r>
      <w:ins w:id="92771" w:author="מנוע מכני" w:date="2026-10-11T12:04:39Z">
        <w:r>
          <w:rPr>
            <w:rtl/>
          </w:rPr>
          <w:t xml:space="preserve">לפי </w:t>
        </w:r>
      </w:ins>
      <w:del w:id="92772" w:author="מנוע מכני" w:date="2026-10-11T12:04:39Z">
        <w:r>
          <w:rPr>
            <w:rtl/>
          </w:rPr>
          <w:delText xml:space="preserve">לפומיה ד</w:delText>
        </w:r>
      </w:del>
      <w:r>
        <w:rPr>
          <w:rtl/>
        </w:rPr>
        <w:t xml:space="preserve">ינוקא דמלא חלב! </w:t>
      </w:r>
    </w:p>
    <w:p>
      <w:pPr>
        <w:pStyle w:val="38"/>
        <w:rPr>
          <w:ins w:id="94465" w:author="מנוע מכני" w:date="2026-10-11T12:04:39Z"/>
        </w:rPr>
      </w:pPr>
      <w:r>
        <w:t xml:space="preserve">ועוד,</w:t>
      </w:r>
    </w:p>
    <w:p w:rsidR="00E403F0" w:rsidRPr="00AD695E" w:rsidRDefault="00E403F0" w:rsidP="00E403F0">
      <w:pPr>
        <w:rPr>
          <w:rtl/>
        </w:rPr>
      </w:pPr>
      <w:del w:id="94466" w:author="מנוע מכני" w:date="2026-10-11T12:04:39Z">
        <w:r>
          <w:rPr>
            <w:rtl/>
          </w:rPr>
          <w:delText xml:space="preserve"> </w:delText>
        </w:r>
      </w:del>
      <w:r>
        <w:rPr>
          <w:rtl/>
        </w:rPr>
        <w:t xml:space="preserve">מקום חלב מעיין הוא! דקתני: חלב אשה מטמא בין לרצון ובין שלא לרצון, </w:t>
      </w:r>
    </w:p>
    <w:p w:rsidR="00E403F0" w:rsidRPr="00AD695E" w:rsidRDefault="00E403F0" w:rsidP="00E403F0">
      <w:pPr>
        <w:rPr>
          <w:rtl/>
        </w:rPr>
      </w:pPr>
      <w:r>
        <w:rPr>
          <w:rtl/>
        </w:rPr>
        <w:t xml:space="preserve">בהמה - אינה מטמא אלא לרצון,</w:t>
      </w:r>
      <w:ins w:id="91881" w:author="מנוע מכני" w:date="2026-10-11T12:04:39Z">
        <w:r>
          <w:rPr>
            <w:rtl/>
          </w:rPr>
          <w:t xml:space="preserve"> </w:t>
        </w:r>
      </w:ins>
      <w:del w:id="91882" w:author="מנוע מכני" w:date="2026-10-11T12:04:39Z">
        <w:r>
          <w:rPr>
            <w:rtl/>
          </w:rPr>
          <w:delText xml:space="preserve"> </w:delText>
        </w:r>
        <w:r>
          <w:rPr>
            <w:rFonts w:hint="cs"/>
            <w:rtl/>
          </w:rPr>
          <w:delText xml:space="preserve"> </w:delText>
        </w:r>
      </w:del>
      <w:ins w:id="91235" w:author="מנוע מכני" w:date="2026-10-11T12:04:39Z">
        <w:r>
          <w:rPr>
            <w:b/>
            <w:bCs/>
            <w:rtl/>
          </w:rPr>
          <w:t xml:space="preserve">מה</w:t>
        </w:r>
      </w:ins>
      <w:del w:id="91236" w:author="מנוע מכני" w:date="2026-10-11T12:04:39Z">
        <w:r w:rsidRPr="00217260">
          <w:rPr>
            <w:b/>
            <w:bCs/>
            <w:rtl/>
          </w:rPr>
          <w:delText xml:space="preserve">מאי</w:delText>
        </w:r>
      </w:del>
      <w:r w:rsidRPr="00217260">
        <w:rPr>
          <w:b/>
          <w:bCs/>
          <w:rtl/>
        </w:rPr>
        <w:t xml:space="preserve"> </w:t>
      </w:r>
      <w:ins w:id="90527" w:author="מנוע מכני" w:date="2026-10-11T12:04:39Z">
        <w:r>
          <w:rPr>
            <w:b/>
            <w:bCs/>
            <w:rtl/>
          </w:rPr>
          <w:t xml:space="preserve">לא</w:t>
        </w:r>
      </w:ins>
      <w:del w:id="90528" w:author="מנוע מכני" w:date="2026-10-11T12:04:39Z">
        <w:r w:rsidRPr="00217260">
          <w:rPr>
            <w:b/>
            <w:bCs/>
            <w:rtl/>
          </w:rPr>
          <w:delText xml:space="preserve">לאו</w:delText>
        </w:r>
      </w:del>
      <w:r w:rsidRPr="00217260">
        <w:rPr>
          <w:b/>
          <w:bCs/>
          <w:rtl/>
        </w:rPr>
        <w:t xml:space="preserve"> שלא לרצון, דלא ניחא </w:t>
      </w:r>
      <w:ins w:id="91233" w:author="מנוע מכני" w:date="2026-10-11T12:04:39Z">
        <w:r>
          <w:rPr>
            <w:b/>
            <w:bCs/>
            <w:rtl/>
          </w:rPr>
          <w:t xml:space="preserve">לו</w:t>
        </w:r>
      </w:ins>
      <w:del w:id="91234" w:author="מנוע מכני" w:date="2026-10-11T12:04:39Z">
        <w:r w:rsidRPr="00217260">
          <w:rPr>
            <w:b/>
            <w:bCs/>
            <w:rtl/>
          </w:rPr>
          <w:delText xml:space="preserve">ליה</w:delText>
        </w:r>
      </w:del>
      <w:r w:rsidRPr="00217260">
        <w:rPr>
          <w:b/>
          <w:bCs/>
          <w:rtl/>
        </w:rPr>
        <w:t xml:space="preserve">, וקתני: מטמא! </w:t>
      </w:r>
    </w:p>
    <w:p>
      <w:pPr>
        <w:pStyle w:val="38"/>
        <w:rPr>
          <w:ins w:id="93669" w:author="מנוע מכני" w:date="2026-10-11T12:04:39Z"/>
        </w:rPr>
      </w:pPr>
      <w:r>
        <w:t xml:space="preserve">אלא </w:t>
      </w:r>
      <w:r>
        <w:t xml:space="preserve">אמר</w:t>
      </w:r>
      <w:r>
        <w:t xml:space="preserve"> רבא:</w:t>
      </w:r>
    </w:p>
    <w:p w:rsidR="00E403F0" w:rsidRPr="00AD695E" w:rsidRDefault="00E403F0" w:rsidP="00E403F0">
      <w:pPr>
        <w:rPr>
          <w:rtl/>
        </w:rPr>
      </w:pPr>
      <w:del w:id="93670" w:author="מנוע מכני" w:date="2026-10-11T12:04:39Z">
        <w:r>
          <w:rPr>
            <w:rtl/>
          </w:rPr>
          <w:delText xml:space="preserve"> </w:delText>
        </w:r>
      </w:del>
      <w:r>
        <w:rPr>
          <w:rtl/>
        </w:rPr>
        <w:t xml:space="preserve">היינו טעמא דבנה טהור, דספק ינק כשיעור וספק </w:t>
      </w:r>
      <w:r>
        <w:rPr>
          <w:rtl/>
        </w:rPr>
        <w:t xml:space="preserve">לא</w:t>
      </w:r>
      <w:r>
        <w:rPr>
          <w:rtl/>
        </w:rPr>
        <w:t xml:space="preserve"> ינק, וא</w:t>
      </w:r>
      <w:r>
        <w:rPr>
          <w:rFonts w:hint="cs"/>
          <w:rtl/>
        </w:rPr>
        <w:t>ת</w:t>
      </w:r>
      <w:r>
        <w:rPr>
          <w:rtl/>
        </w:rPr>
        <w:t>"</w:t>
      </w:r>
      <w:r>
        <w:rPr>
          <w:rFonts w:hint="cs"/>
          <w:rtl/>
        </w:rPr>
        <w:t xml:space="preserve">ל </w:t>
      </w:r>
      <w:r>
        <w:rPr>
          <w:rtl/>
        </w:rPr>
        <w:t>ינק, ספק ינקו באכילת פרס, ספק ינקו ביותר מכדי אכילת פרס.</w:t>
      </w:r>
    </w:p>
    <w:p w:rsidR="00E403F0" w:rsidRPr="00AD695E" w:rsidRDefault="00E403F0" w:rsidP="00E403F0">
      <w:pPr>
        <w:rPr>
          <w:rtl/>
        </w:rPr>
      </w:pPr>
    </w:p>
    <w:p w:rsidR="00E403F0" w:rsidRPr="00AD695E" w:rsidRDefault="00E403F0" w:rsidP="00E403F0">
      <w:pPr>
        <w:rPr>
          <w:rtl/>
        </w:rPr>
      </w:pPr>
      <w:r>
        <w:rPr>
          <w:rStyle w:val="2fb"/>
          <w:rtl/>
        </w:rPr>
        <w:t xml:space="preserve">ולרבא</w:t>
      </w:r>
      <w:r>
        <w:rPr>
          <w:rtl/>
        </w:rPr>
        <w:t xml:space="preserve">, מקום חלב מעיין הוא ולא צריך הכשר </w:t>
      </w:r>
    </w:p>
    <w:p>
      <w:pPr>
        <w:pStyle w:val="38"/>
        <w:rPr>
          <w:ins w:id="93671" w:author="מנוע מכני" w:date="2026-10-11T12:04:39Z"/>
        </w:rPr>
      </w:pPr>
      <w:r>
        <w:t>ו</w:t>
      </w:r>
      <w:r>
        <w:t xml:space="preserve">הך </w:t>
      </w:r>
      <w:r>
        <w:t xml:space="preserve">ד</w:t>
      </w:r>
      <w:r>
        <w:t xml:space="preserve">תנן</w:t>
      </w:r>
      <w:r>
        <w:t xml:space="preserve">:</w:t>
      </w:r>
    </w:p>
    <w:p w:rsidR="00E403F0" w:rsidRPr="00AD695E" w:rsidRDefault="00E403F0" w:rsidP="00E403F0">
      <w:pPr>
        <w:rPr>
          <w:rtl/>
        </w:rPr>
      </w:pPr>
      <w:del w:id="93672" w:author="מנוע מכני" w:date="2026-10-11T12:04:39Z">
        <w:r>
          <w:rPr>
            <w:rtl/>
          </w:rPr>
          <w:delText xml:space="preserve"> </w:delText>
        </w:r>
      </w:del>
      <w:r>
        <w:rPr>
          <w:rtl/>
        </w:rPr>
        <w:t xml:space="preserve">האשה שנטף חלב מדדיה ונפל לאויר תנור - תנור טמא, </w:t>
      </w:r>
      <w:ins w:id="92259" w:author="מנוע מכני" w:date="2026-10-11T12:04:39Z">
        <w:r>
          <w:rPr>
            <w:rtl/>
          </w:rPr>
          <w:t xml:space="preserve">וקשה</w:t>
        </w:r>
      </w:ins>
      <w:del w:id="92260" w:author="מנוע מכני" w:date="2026-10-11T12:04:39Z">
        <w:r>
          <w:rPr>
            <w:rtl/>
          </w:rPr>
          <w:delText xml:space="preserve">וקשיא</w:delText>
        </w:r>
      </w:del>
      <w:r>
        <w:rPr>
          <w:rtl/>
        </w:rPr>
        <w:t xml:space="preserve"> </w:t>
      </w:r>
      <w:ins w:id="92683" w:author="מנוע מכני" w:date="2026-10-11T12:04:39Z">
        <w:r>
          <w:rPr>
            <w:rtl/>
          </w:rPr>
          <w:t xml:space="preserve">לנו</w:t>
        </w:r>
      </w:ins>
      <w:del w:id="92684" w:author="מנוע מכני" w:date="2026-10-11T12:04:39Z">
        <w:r>
          <w:rPr>
            <w:rtl/>
          </w:rPr>
          <w:delText xml:space="preserve">לן</w:delText>
        </w:r>
      </w:del>
      <w:r>
        <w:rPr>
          <w:rtl/>
        </w:rPr>
        <w:t xml:space="preserve">: במאי </w:t>
      </w:r>
      <w:ins w:id="90099" w:author="Claude - סמנטי" w:date="2026-10-11T12:21:47Z">
        <w:r>
          <w:rPr>
            <w:rtl/>
          </w:rPr>
          <w:t xml:space="preserve">הוכשר</w:t>
        </w:r>
      </w:ins>
      <w:del w:id="90100" w:author="Claude - סמנטי" w:date="2026-10-11T12:21:47Z">
        <w:r>
          <w:rPr>
            <w:rtl/>
          </w:rPr>
          <w:delText xml:space="preserve">איתכשר</w:delText>
        </w:r>
      </w:del>
      <w:r>
        <w:rPr>
          <w:rtl/>
        </w:rPr>
        <w:t xml:space="preserve">? </w:t>
      </w:r>
    </w:p>
    <w:p>
      <w:pPr>
        <w:pStyle w:val="38"/>
        <w:rPr>
          <w:ins w:id="93673" w:author="מנוע מכני" w:date="2026-10-11T12:04:39Z"/>
        </w:rPr>
      </w:pPr>
      <w:r>
        <w:t>וא</w:t>
      </w:r>
      <w:r>
        <w:t>רי</w:t>
      </w:r>
      <w:r>
        <w:t>"</w:t>
      </w:r>
      <w:r>
        <w:t>ו</w:t>
      </w:r>
      <w:r>
        <w:t xml:space="preserve">:</w:t>
      </w:r>
    </w:p>
    <w:p w:rsidR="00E403F0" w:rsidRPr="00AD695E" w:rsidRDefault="00E403F0" w:rsidP="00E403F0">
      <w:pPr>
        <w:rPr>
          <w:rtl/>
        </w:rPr>
      </w:pPr>
      <w:del w:id="93674" w:author="מנוע מכני" w:date="2026-10-11T12:04:39Z">
        <w:r>
          <w:rPr>
            <w:rtl/>
          </w:rPr>
          <w:delText xml:space="preserve"> </w:delText>
        </w:r>
      </w:del>
      <w:r>
        <w:rPr>
          <w:rtl/>
        </w:rPr>
        <w:t xml:space="preserve">בטיפה מלוכלכת ע"פ הדד! </w:t>
      </w:r>
    </w:p>
    <w:p w:rsidR="00E403F0" w:rsidRPr="00AD695E" w:rsidRDefault="00E403F0" w:rsidP="00E403F0">
      <w:pPr>
        <w:rPr>
          <w:rtl/>
        </w:rPr>
      </w:pPr>
      <w:r>
        <w:rPr>
          <w:rtl/>
        </w:rPr>
        <w:t xml:space="preserve">וכי </w:t>
      </w:r>
      <w:ins w:id="92685" w:author="מנוע מכני" w:date="2026-10-11T12:04:39Z">
        <w:r>
          <w:rPr>
            <w:rtl/>
          </w:rPr>
          <w:t xml:space="preserve">תאמר</w:t>
        </w:r>
      </w:ins>
      <w:del w:id="92686" w:author="מנוע מכני" w:date="2026-10-11T12:04:39Z">
        <w:r>
          <w:rPr>
            <w:rtl/>
          </w:rPr>
          <w:delText xml:space="preserve">תימא</w:delText>
        </w:r>
      </w:del>
      <w:r>
        <w:rPr>
          <w:rtl/>
        </w:rPr>
        <w:t xml:space="preserve">, </w:t>
      </w:r>
      <w:r>
        <w:rPr>
          <w:rStyle w:val="2fb"/>
          <w:rtl/>
        </w:rPr>
        <w:t xml:space="preserve">רבא</w:t>
      </w:r>
      <w:r>
        <w:rPr>
          <w:rtl/>
        </w:rPr>
        <w:t xml:space="preserve"> </w:t>
      </w:r>
      <w:r>
        <w:rPr>
          <w:rtl/>
        </w:rPr>
        <w:t xml:space="preserve">לא</w:t>
      </w:r>
      <w:r>
        <w:rPr>
          <w:rtl/>
        </w:rPr>
        <w:t xml:space="preserve"> </w:t>
      </w:r>
      <w:ins w:id="92563" w:author="מנוע מכני" w:date="2026-10-11T12:04:39Z">
        <w:r>
          <w:rPr>
            <w:rtl/>
          </w:rPr>
          <w:t xml:space="preserve">סבר</w:t>
        </w:r>
      </w:ins>
      <w:del w:id="92564" w:author="מנוע מכני" w:date="2026-10-11T12:04:39Z">
        <w:r>
          <w:rPr>
            <w:rtl/>
          </w:rPr>
          <w:delText xml:space="preserve">ס"</w:delText>
        </w:r>
        <w:r>
          <w:rPr>
            <w:rFonts w:hint="cs"/>
            <w:rtl/>
          </w:rPr>
          <w:delText xml:space="preserve">ל</w:delText>
        </w:r>
      </w:del>
      <w:r>
        <w:rPr>
          <w:rFonts w:hint="cs"/>
          <w:rtl/>
        </w:rPr>
        <w:t xml:space="preserve"> </w:t>
      </w:r>
      <w:r>
        <w:rPr>
          <w:rStyle w:val="2fb"/>
          <w:rFonts w:hint="cs"/>
          <w:rtl/>
        </w:rPr>
        <w:t xml:space="preserve">כרי</w:t>
      </w:r>
      <w:r>
        <w:rPr>
          <w:rStyle w:val="2fb"/>
          <w:rtl/>
        </w:rPr>
        <w:t>"</w:t>
      </w:r>
      <w:r>
        <w:rPr>
          <w:rStyle w:val="2fb"/>
          <w:rFonts w:hint="cs"/>
          <w:rtl/>
        </w:rPr>
        <w:t>ו</w:t>
      </w:r>
      <w:r>
        <w:rPr>
          <w:rtl/>
        </w:rPr>
        <w:t xml:space="preserve"> והתניא: נמצאת אתה אומר, תשעה משקין בזוב: הזיעה וליחה סרוחה וריעי - טהורין מכולם, דמעת עינו ודם מגפתו </w:t>
      </w:r>
    </w:p>
    <w:p w:rsidR="00E403F0" w:rsidRPr="00AD695E" w:rsidRDefault="00E403F0" w:rsidP="00E403F0">
      <w:pPr>
        <w:pStyle w:val="afff3"/>
        <w:framePr w:wrap="around"/>
        <w:spacing w:line="240" w:lineRule="exact"/>
        <w:rPr>
          <w:rtl/>
        </w:rPr>
      </w:pPr>
      <w:r w:rsidRPr="009239E9">
        <w:rPr>
          <w:rFonts w:hint="cs"/>
          <w:szCs w:val="18"/>
          <w:rtl/>
        </w:rPr>
        <w:t>יג:</w:t>
      </w:r>
    </w:p>
    <w:p w:rsidR="00E403F0" w:rsidRPr="00AD695E" w:rsidRDefault="00E403F0" w:rsidP="00E403F0">
      <w:pPr>
        <w:rPr>
          <w:rtl/>
        </w:rPr>
      </w:pPr>
      <w:r>
        <w:rPr>
          <w:rtl/>
        </w:rPr>
        <w:t xml:space="preserve">וחלב אשה מטמאין טומאת משקין ברביעית, </w:t>
      </w:r>
    </w:p>
    <w:p w:rsidR="00E403F0" w:rsidRPr="00AD695E" w:rsidRDefault="00E403F0" w:rsidP="00E403F0">
      <w:pPr>
        <w:rPr>
          <w:rtl/>
        </w:rPr>
      </w:pPr>
      <w:r>
        <w:rPr>
          <w:rtl/>
        </w:rPr>
        <w:t xml:space="preserve">רוקו זובו ומימי רגליו מטמאין טומאה חמורה בכל שהוא</w:t>
      </w:r>
      <w:ins w:id="91883" w:author="מנוע מכני" w:date="2026-10-11T12:04:39Z">
        <w:r>
          <w:rPr>
            <w:rtl/>
          </w:rPr>
          <w:t xml:space="preserve">,</w:t>
        </w:r>
      </w:ins>
      <w:del w:id="91884" w:author="מנוע מכני" w:date="2026-10-11T12:04:39Z">
        <w:r>
          <w:rPr>
            <w:rtl/>
          </w:rPr>
          <w:delText xml:space="preserve">;</w:delText>
        </w:r>
      </w:del>
    </w:p>
    <w:p w:rsidR="00E403F0" w:rsidRPr="00AD695E" w:rsidRDefault="00E403F0" w:rsidP="00E403F0">
      <w:pPr>
        <w:rPr>
          <w:rtl/>
        </w:rPr>
      </w:pPr>
      <w:ins w:id="92405" w:author="מנוע מכני" w:date="2026-10-11T12:04:39Z">
        <w:r>
          <w:rPr>
            <w:rtl/>
          </w:rPr>
          <w:t xml:space="preserve">ואם </w:t>
        </w:r>
      </w:ins>
      <w:del w:id="92406" w:author="מנוע מכני" w:date="2026-10-11T12:04:39Z">
        <w:r>
          <w:rPr>
            <w:rtl/>
          </w:rPr>
          <w:delText xml:space="preserve">ואי </w:delText>
        </w:r>
      </w:del>
      <w:r>
        <w:rPr>
          <w:rtl/>
        </w:rPr>
        <w:t xml:space="preserve">אמרת מקום חלב מעיין, חלב </w:t>
      </w:r>
      <w:ins w:id="90529" w:author="מנוע מכני" w:date="2026-10-11T12:04:39Z">
        <w:r>
          <w:rPr>
            <w:rtl/>
          </w:rPr>
          <w:t xml:space="preserve">גם</w:t>
        </w:r>
      </w:ins>
      <w:del w:id="90530" w:author="מנוע מכני" w:date="2026-10-11T12:04:39Z">
        <w:r>
          <w:rPr>
            <w:rtl/>
          </w:rPr>
          <w:delText xml:space="preserve">נמי</w:delText>
        </w:r>
      </w:del>
      <w:r>
        <w:rPr>
          <w:rtl/>
        </w:rPr>
        <w:t xml:space="preserve"> נטמא טומאה חמורה בכל שהוא כזובו ורוקו, </w:t>
      </w:r>
    </w:p>
    <w:p>
      <w:pPr>
        <w:pStyle w:val="38"/>
        <w:rPr>
          <w:ins w:id="93675" w:author="מנוע מכני" w:date="2026-10-11T12:04:39Z"/>
        </w:rPr>
      </w:pPr>
      <w:r>
        <w:t xml:space="preserve">אלא </w:t>
      </w:r>
      <w:r>
        <w:t xml:space="preserve">ש"מ</w:t>
      </w:r>
      <w:r>
        <w:t xml:space="preserve">:</w:t>
      </w:r>
    </w:p>
    <w:p w:rsidR="00E403F0" w:rsidRPr="00AD695E" w:rsidRDefault="00E403F0" w:rsidP="00E403F0">
      <w:pPr>
        <w:rPr>
          <w:rtl/>
        </w:rPr>
      </w:pPr>
      <w:del w:id="93676" w:author="מנוע מכני" w:date="2026-10-11T12:04:39Z">
        <w:r>
          <w:rPr>
            <w:rtl/>
          </w:rPr>
          <w:delText xml:space="preserve"> </w:delText>
        </w:r>
      </w:del>
      <w:r>
        <w:rPr>
          <w:rtl/>
        </w:rPr>
        <w:t xml:space="preserve">מקום חלב אשה </w:t>
      </w:r>
      <w:ins w:id="90531" w:author="מנוע מכני" w:date="2026-10-11T12:04:39Z">
        <w:r>
          <w:rPr>
            <w:rtl/>
          </w:rPr>
          <w:t xml:space="preserve">לא</w:t>
        </w:r>
      </w:ins>
      <w:del w:id="90532" w:author="מנוע מכני" w:date="2026-10-11T12:04:39Z">
        <w:r>
          <w:rPr>
            <w:rtl/>
          </w:rPr>
          <w:delText xml:space="preserve">לאו</w:delText>
        </w:r>
      </w:del>
      <w:r>
        <w:rPr>
          <w:rtl/>
        </w:rPr>
        <w:t xml:space="preserve"> מעיין הוא! </w:t>
      </w:r>
    </w:p>
    <w:p>
      <w:pPr>
        <w:pStyle w:val="38"/>
        <w:rPr>
          <w:ins w:id="94467" w:author="מנוע מכני" w:date="2026-10-11T12:04:39Z"/>
        </w:rPr>
      </w:pPr>
      <w:ins w:id="90533" w:author="מנוע מכני" w:date="2026-10-11T12:04:39Z">
        <w:r>
          <w:t xml:space="preserve">א"כ</w:t>
        </w:r>
      </w:ins>
      <w:del w:id="90534" w:author="מנוע מכני" w:date="2026-10-11T12:04:39Z">
        <w:r>
          <w:delText xml:space="preserve">אי הכי</w:delText>
        </w:r>
      </w:del>
      <w:r>
        <w:t xml:space="preserve">,</w:t>
      </w:r>
    </w:p>
    <w:p w:rsidR="00E403F0" w:rsidRPr="00AD695E" w:rsidRDefault="00E403F0" w:rsidP="00E403F0">
      <w:pPr>
        <w:rPr>
          <w:rtl/>
        </w:rPr>
      </w:pPr>
      <w:del w:id="94468" w:author="מנוע מכני" w:date="2026-10-11T12:04:39Z">
        <w:r>
          <w:rPr>
            <w:rtl/>
          </w:rPr>
          <w:delText xml:space="preserve"> </w:delText>
        </w:r>
      </w:del>
      <w:ins w:id="92263" w:author="מנוע מכני" w:date="2026-10-11T12:04:39Z">
        <w:r>
          <w:rPr>
            <w:rtl/>
          </w:rPr>
          <w:t xml:space="preserve">קשה</w:t>
        </w:r>
      </w:ins>
      <w:del w:id="92264" w:author="מנוע מכני" w:date="2026-10-11T12:04:39Z">
        <w:r>
          <w:rPr>
            <w:rtl/>
          </w:rPr>
          <w:delText xml:space="preserve">קשיא</w:delText>
        </w:r>
      </w:del>
      <w:r>
        <w:rPr>
          <w:rtl/>
        </w:rPr>
        <w:t xml:space="preserve"> הא </w:t>
      </w:r>
      <w:ins w:id="92261" w:author="מנוע מכני" w:date="2026-10-11T12:04:39Z">
        <w:r>
          <w:rPr>
            <w:rtl/>
          </w:rPr>
          <w:t xml:space="preserve">ברייתא</w:t>
        </w:r>
      </w:ins>
      <w:del w:id="92262" w:author="מנוע מכני" w:date="2026-10-11T12:04:39Z">
        <w:r>
          <w:rPr>
            <w:rtl/>
          </w:rPr>
          <w:delText xml:space="preserve">מתניתא</w:delText>
        </w:r>
      </w:del>
      <w:r>
        <w:rPr>
          <w:rtl/>
        </w:rPr>
        <w:t xml:space="preserve"> ואמר </w:t>
      </w:r>
      <w:r>
        <w:rPr>
          <w:rStyle w:val="2fb"/>
          <w:rtl/>
        </w:rPr>
        <w:t xml:space="preserve">רבא</w:t>
      </w:r>
      <w:r>
        <w:rPr>
          <w:rtl/>
        </w:rPr>
        <w:t xml:space="preserve">: מטמא בין לרצון ובין שלא לרצון! </w:t>
      </w:r>
    </w:p>
    <w:p w:rsidR="00E403F0" w:rsidRPr="00AD695E" w:rsidRDefault="00E403F0" w:rsidP="00E403F0">
      <w:pPr>
        <w:rPr>
          <w:rtl/>
        </w:rPr>
      </w:pPr>
      <w:r>
        <w:rPr>
          <w:rFonts w:hint="cs"/>
          <w:rtl/>
        </w:rPr>
        <w:t xml:space="preserve">שלא לרצון </w:t>
      </w:r>
      <w:ins w:id="90535" w:author="מנוע מכני" w:date="2026-10-11T12:04:39Z">
        <w:r>
          <w:rPr>
            <w:rFonts w:hint="cs"/>
            <w:rtl/>
          </w:rPr>
          <w:t xml:space="preserve">לא</w:t>
        </w:r>
      </w:ins>
      <w:del w:id="90536" w:author="מנוע מכני" w:date="2026-10-11T12:04:39Z">
        <w:r>
          <w:rPr>
            <w:rFonts w:hint="cs"/>
            <w:rtl/>
          </w:rPr>
          <w:delText xml:space="preserve">לאו</w:delText>
        </w:r>
      </w:del>
      <w:r>
        <w:rPr>
          <w:rFonts w:hint="cs"/>
          <w:rtl/>
        </w:rPr>
        <w:t xml:space="preserve"> דלא ניח'ל - </w:t>
      </w:r>
      <w:r>
        <w:rPr>
          <w:rtl/>
        </w:rPr>
        <w:t xml:space="preserve">דתינוק קריבא לגבי חלב, אבל </w:t>
      </w:r>
      <w:r>
        <w:rPr>
          <w:rtl/>
        </w:rPr>
        <w:t xml:space="preserve">אמר</w:t>
      </w:r>
      <w:r>
        <w:rPr>
          <w:rtl/>
        </w:rPr>
        <w:t xml:space="preserve"> </w:t>
      </w:r>
      <w:r>
        <w:rPr>
          <w:rtl/>
        </w:rPr>
        <w:t xml:space="preserve">לא</w:t>
      </w:r>
      <w:r>
        <w:rPr>
          <w:rtl/>
        </w:rPr>
        <w:t xml:space="preserve"> ניחא </w:t>
      </w:r>
      <w:ins w:id="91237" w:author="מנוע מכני" w:date="2026-10-11T12:04:39Z">
        <w:r>
          <w:rPr>
            <w:rtl/>
          </w:rPr>
          <w:t xml:space="preserve">לו</w:t>
        </w:r>
      </w:ins>
      <w:del w:id="91238" w:author="מנוע מכני" w:date="2026-10-11T12:04:39Z">
        <w:r>
          <w:rPr>
            <w:rtl/>
          </w:rPr>
          <w:delText xml:space="preserve">ליה</w:delText>
        </w:r>
      </w:del>
      <w:r>
        <w:rPr>
          <w:rtl/>
        </w:rPr>
        <w:t xml:space="preserve"> - טהור.</w:t>
      </w:r>
    </w:p>
    <w:p w:rsidR="00E403F0" w:rsidRPr="00AD695E" w:rsidRDefault="00E403F0" w:rsidP="00E403F0">
      <w:pPr>
        <w:jc w:val="center"/>
        <w:rPr>
          <w:del w:id="90036" w:author="מנוע עיצוב" w:date="2026-10-11T12:09:26Z"/>
          <w:rtl/>
        </w:rPr>
      </w:pPr>
      <w:del w:id="9003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8" w:author="קלוד" w:date="2026-10-11T09:07:19Z">
          <w:pPr>
            <w:pStyle w:val="affff1"/>
            <w:rPr>
              <w:rtl/>
            </w:rPr>
          </w:pPr>
        </w:pPrChange>
      </w:pPr>
      <w:ins w:id="9818" w:author="מספור קטעי משנה" w:date="2026-10-11T09:35:06Z">
        <w:r>
          <w:rPr>
            <w:rStyle w:val="MisparKeta"/>
          </w:rPr>
          <w:t xml:space="preserve">א. </w:t>
        </w:r>
      </w:ins>
      <w:r>
        <w:rPr>
          <w:rtl/>
        </w:rPr>
        <w:t>אכל אוכלין טמאין וכו'.</w:t>
      </w:r>
    </w:p>
    <w:p w:rsidR="00E403F0" w:rsidRPr="00AD695E" w:rsidRDefault="00E403F0" w:rsidP="00E403F0">
      <w:pPr>
        <w:rPr>
          <w:rtl/>
        </w:rPr>
      </w:pPr>
      <w:r>
        <w:rPr>
          <w:rtl/>
        </w:rPr>
        <w:t xml:space="preserve">למה לי שהייה, דקתני ושהה? </w:t>
      </w:r>
    </w:p>
    <w:p>
      <w:pPr>
        <w:pStyle w:val="38"/>
        <w:rPr>
          <w:ins w:id="93677" w:author="מנוע מכני" w:date="2026-10-11T12:04:39Z"/>
        </w:rPr>
      </w:pPr>
      <w:r>
        <w:t>אר</w:t>
      </w:r>
      <w:r>
        <w:t>"</w:t>
      </w:r>
      <w:r>
        <w:t xml:space="preserve">י </w:t>
      </w:r>
      <w:r>
        <w:t xml:space="preserve">ה</w:t>
      </w:r>
      <w:r>
        <w:t>"</w:t>
      </w:r>
      <w:r>
        <w:t>ק</w:t>
      </w:r>
      <w:r>
        <w:t xml:space="preserve">:</w:t>
      </w:r>
    </w:p>
    <w:p w:rsidR="00E403F0" w:rsidRPr="00AD695E" w:rsidRDefault="00E403F0" w:rsidP="00E403F0">
      <w:pPr>
        <w:rPr>
          <w:rtl/>
        </w:rPr>
      </w:pPr>
      <w:del w:id="93678" w:author="מנוע מכני" w:date="2026-10-11T12:04:39Z">
        <w:r>
          <w:rPr>
            <w:rtl/>
          </w:rPr>
          <w:delText xml:space="preserve"> </w:delText>
        </w:r>
      </w:del>
      <w:r>
        <w:rPr>
          <w:rtl/>
        </w:rPr>
        <w:t xml:space="preserve">אכל אוכלין טמאין ושתה משקין טמאין ושתה רביעית יין, ושהה באכילתן ובשתייתן כדי אכילת פרס, ונכנס למקדש - חייב.</w:t>
      </w:r>
    </w:p>
    <w:p w:rsidR="00E403F0" w:rsidRPr="00AD695E" w:rsidRDefault="00E403F0" w:rsidP="00E403F0">
      <w:pPr>
        <w:jc w:val="center"/>
        <w:rPr>
          <w:del w:id="90038" w:author="מנוע עיצוב" w:date="2026-10-11T12:09:26Z"/>
          <w:rtl/>
        </w:rPr>
      </w:pPr>
      <w:del w:id="9003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9" w:author="קלוד" w:date="2026-10-11T09:07:19Z">
          <w:pPr>
            <w:pStyle w:val="affff1"/>
            <w:rPr>
              <w:rtl/>
            </w:rPr>
          </w:pPr>
        </w:pPrChange>
      </w:pPr>
      <w:ins w:id="9819" w:author="מספור קטעי משנה" w:date="2026-10-11T09:35:06Z">
        <w:r>
          <w:rPr>
            <w:rStyle w:val="MisparKeta"/>
          </w:rPr>
          <w:t xml:space="preserve">ב. </w:t>
        </w:r>
      </w:ins>
      <w:r>
        <w:rPr>
          <w:rtl/>
        </w:rPr>
        <w:t>ר"א אומר כו'.</w:t>
      </w:r>
    </w:p>
    <w:p>
      <w:pPr>
        <w:pStyle w:val="38"/>
        <w:rPr>
          <w:ins w:id="93679" w:author="מנוע מכני" w:date="2026-10-11T12:04:39Z"/>
        </w:rPr>
      </w:pPr>
      <w:r w:rsidRPr="00E87E21">
        <w:t>ת"ר</w:t>
      </w:r>
      <w:r w:rsidRPr="00E87E21">
        <w:t xml:space="preserve">:</w:t>
      </w:r>
    </w:p>
    <w:p w:rsidR="00E403F0" w:rsidRPr="00E87E21" w:rsidRDefault="00E403F0" w:rsidP="00E403F0">
      <w:pPr>
        <w:rPr>
          <w:spacing w:val="-4"/>
          <w:rtl/>
        </w:rPr>
      </w:pPr>
      <w:del w:id="93680" w:author="מנוע מכני" w:date="2026-10-11T12:04:39Z">
        <w:r w:rsidRPr="00E87E21">
          <w:rPr>
            <w:spacing w:val="-4"/>
            <w:rtl/>
          </w:rPr>
          <w:delText xml:space="preserve"> </w:delText>
        </w:r>
      </w:del>
      <w:r w:rsidRPr="00E87E21">
        <w:rPr>
          <w:rFonts w:hint="cs"/>
          <w:spacing w:val="-4"/>
          <w:rtl/>
        </w:rPr>
        <w:t>'</w:t>
      </w:r>
      <w:ins w:id="90401" w:author="Claude - סמנטי" w:date="2026-10-11T12:21:47Z">
        <w:r>
          <w:rPr>
            <w:rStyle w:val="afffff0"/>
            <w:spacing w:val="-4"/>
            <w:rtl/>
          </w:rPr>
          <w:t xml:space="preserve">יַיִן וְשֵׁכָר אַל תֵּשְׁתְּ</w:t>
        </w:r>
      </w:ins>
      <w:del w:id="90402" w:author="Claude - סמנטי" w:date="2026-10-11T12:21:47Z">
        <w:r w:rsidRPr="00E87E21">
          <w:rPr>
            <w:spacing w:val="-4"/>
            <w:rtl/>
          </w:rPr>
          <w:delText xml:space="preserve">יין ושכר אל תשת</w:delText>
        </w:r>
      </w:del>
      <w:r w:rsidRPr="00E87E21">
        <w:rPr>
          <w:rFonts w:hint="cs"/>
          <w:spacing w:val="-4"/>
          <w:rtl/>
        </w:rPr>
        <w:t>'</w:t>
      </w:r>
      <w:r w:rsidRPr="00E87E21">
        <w:rPr>
          <w:spacing w:val="-4"/>
          <w:rtl/>
        </w:rPr>
        <w:t xml:space="preserve"> יכול </w:t>
      </w:r>
      <w:ins w:id="90111" w:author="מנוע מכני" w:date="2026-10-11T12:04:39Z">
        <w:r>
          <w:rPr>
            <w:spacing w:val="-4"/>
            <w:rtl/>
          </w:rPr>
          <w:t xml:space="preserve">אפי'</w:t>
        </w:r>
      </w:ins>
      <w:del w:id="90112" w:author="מנוע מכני" w:date="2026-10-11T12:04:39Z">
        <w:r w:rsidRPr="00E87E21">
          <w:rPr>
            <w:spacing w:val="-4"/>
            <w:rtl/>
          </w:rPr>
          <w:delText xml:space="preserve">אפילו</w:delText>
        </w:r>
      </w:del>
      <w:r w:rsidRPr="00E87E21">
        <w:rPr>
          <w:spacing w:val="-4"/>
          <w:rtl/>
        </w:rPr>
        <w:t xml:space="preserve"> כל שהוא, </w:t>
      </w:r>
      <w:ins w:id="90113" w:author="מנוע מכני" w:date="2026-10-11T12:04:39Z">
        <w:r>
          <w:rPr>
            <w:spacing w:val="-4"/>
            <w:rtl/>
          </w:rPr>
          <w:t xml:space="preserve">אפי'</w:t>
        </w:r>
      </w:ins>
      <w:del w:id="90114" w:author="מנוע מכני" w:date="2026-10-11T12:04:39Z">
        <w:r w:rsidRPr="00E87E21">
          <w:rPr>
            <w:spacing w:val="-4"/>
            <w:rtl/>
          </w:rPr>
          <w:delText xml:space="preserve">אפילו</w:delText>
        </w:r>
      </w:del>
      <w:r w:rsidRPr="00E87E21">
        <w:rPr>
          <w:spacing w:val="-4"/>
          <w:rtl/>
        </w:rPr>
        <w:t xml:space="preserve"> מגתו? </w:t>
      </w:r>
      <w:r w:rsidRPr="00E87E21">
        <w:rPr>
          <w:spacing w:val="-4"/>
          <w:rtl/>
        </w:rPr>
        <w:t xml:space="preserve">ת"ל</w:t>
      </w:r>
      <w:r w:rsidRPr="00E87E21">
        <w:rPr>
          <w:spacing w:val="-4"/>
          <w:rtl/>
        </w:rPr>
        <w:t xml:space="preserve">: ושכר, אין אסור אלא כדי לשכר, </w:t>
      </w:r>
    </w:p>
    <w:p w:rsidR="00E403F0" w:rsidRPr="00AD695E" w:rsidRDefault="00E403F0" w:rsidP="00E403F0">
      <w:pPr>
        <w:rPr>
          <w:rtl/>
        </w:rPr>
      </w:pPr>
      <w:r>
        <w:rPr>
          <w:rtl/>
        </w:rPr>
        <w:t xml:space="preserve">וכמה כדי לשכר? רביעית יין בן מ' יום, </w:t>
      </w:r>
    </w:p>
    <w:p w:rsidR="00E403F0" w:rsidRPr="00AD695E" w:rsidRDefault="00E403F0" w:rsidP="00E403F0">
      <w:pPr>
        <w:rPr>
          <w:rtl/>
        </w:rPr>
      </w:pPr>
      <w:r>
        <w:rPr>
          <w:rtl/>
        </w:rPr>
        <w:t xml:space="preserve">אם כן מה </w:t>
      </w:r>
      <w:r>
        <w:rPr>
          <w:rtl/>
        </w:rPr>
        <w:t xml:space="preserve">ת"ל</w:t>
      </w:r>
      <w:r>
        <w:rPr>
          <w:rtl/>
        </w:rPr>
        <w:t xml:space="preserve"> יין? לומר לך, שמוזהרין עליו כל שהוא ומוזהרין עליו מגתו</w:t>
      </w:r>
      <w:ins w:id="91885" w:author="מנוע מכני" w:date="2026-10-11T12:04:39Z">
        <w:r>
          <w:rPr>
            <w:rtl/>
          </w:rPr>
          <w:t xml:space="preserve">,</w:t>
        </w:r>
      </w:ins>
      <w:del w:id="91886" w:author="מנוע מכני" w:date="2026-10-11T12:04:39Z">
        <w:r>
          <w:rPr>
            <w:rtl/>
          </w:rPr>
          <w:delText xml:space="preserve">;</w:delText>
        </w:r>
      </w:del>
    </w:p>
    <w:p w:rsidR="00E403F0" w:rsidRPr="00AD695E" w:rsidRDefault="00E403F0" w:rsidP="00E403F0">
      <w:pPr>
        <w:rPr>
          <w:rtl/>
        </w:rPr>
      </w:pPr>
      <w:r>
        <w:rPr>
          <w:rFonts w:hint="cs"/>
          <w:rtl/>
        </w:rPr>
        <w:t>ר'י</w:t>
      </w:r>
      <w:r>
        <w:rPr>
          <w:rtl/>
        </w:rPr>
        <w:t xml:space="preserve">: יין</w:t>
      </w:r>
      <w:ins w:id="91887" w:author="מנוע מכני" w:date="2026-10-11T12:04:39Z">
        <w:r>
          <w:rPr>
            <w:rtl/>
          </w:rPr>
          <w:t xml:space="preserve"> </w:t>
        </w:r>
      </w:ins>
      <w:del w:id="91888" w:author="מנוע מכני" w:date="2026-10-11T12:04:39Z">
        <w:r>
          <w:rPr>
            <w:rtl/>
          </w:rPr>
          <w:delText xml:space="preserve"> </w:delText>
        </w:r>
        <w:r>
          <w:rPr>
            <w:rFonts w:hint="cs"/>
            <w:rtl/>
          </w:rPr>
          <w:delText xml:space="preserve"> </w:delText>
        </w:r>
      </w:del>
      <w:r>
        <w:rPr>
          <w:rFonts w:hint="cs"/>
          <w:rtl/>
        </w:rPr>
        <w:t xml:space="preserve">במיתה, 'שכר'- דשאר משקים באזהרה </w:t>
      </w:r>
    </w:p>
    <w:p>
      <w:pPr>
        <w:pStyle w:val="38"/>
        <w:rPr>
          <w:ins w:id="93681" w:author="מנוע מכני" w:date="2026-10-11T12:04:39Z"/>
        </w:rPr>
      </w:pPr>
      <w:r w:rsidRPr="00A757C8">
        <w:t>ר"</w:t>
      </w:r>
      <w:r w:rsidRPr="00A757C8">
        <w:t>א</w:t>
      </w:r>
      <w:r w:rsidRPr="00A757C8">
        <w:t xml:space="preserve">:</w:t>
      </w:r>
    </w:p>
    <w:p w:rsidR="00E403F0" w:rsidRPr="00AD695E" w:rsidRDefault="00E403F0" w:rsidP="00E403F0">
      <w:pPr>
        <w:rPr>
          <w:rtl/>
        </w:rPr>
      </w:pPr>
      <w:del w:id="93682" w:author="מנוע מכני" w:date="2026-10-11T12:04:39Z">
        <w:r w:rsidRPr="00A757C8">
          <w:rPr>
            <w:rtl/>
          </w:rPr>
          <w:delText xml:space="preserve"> </w:delText>
        </w:r>
      </w:del>
      <w:r w:rsidRPr="00A757C8">
        <w:rPr>
          <w:rFonts w:hint="cs"/>
          <w:rtl/>
        </w:rPr>
        <w:t>'</w:t>
      </w:r>
      <w:r w:rsidRPr="00A757C8">
        <w:rPr>
          <w:rStyle w:val="afffff0"/>
          <w:rtl/>
        </w:rPr>
        <w:t>יין אל תשת ושכר</w:t>
      </w:r>
      <w:r w:rsidRPr="00A757C8">
        <w:rPr>
          <w:rFonts w:hint="cs"/>
          <w:rtl/>
        </w:rPr>
        <w:t>'</w:t>
      </w:r>
      <w:r w:rsidRPr="00A757C8">
        <w:rPr>
          <w:rtl/>
        </w:rPr>
        <w:t xml:space="preserve"> אל תשתהו כדרך שכרותו, הא אם הפסיק בו, או נתן לתוכו מים כל שהוא פטור.</w:t>
      </w:r>
    </w:p>
    <w:p>
      <w:pPr>
        <w:pStyle w:val="afffff8"/>
        <w:rPr>
          <w:ins w:id="90125" w:author="קלוד" w:date="2026-10-11T12:26:18Z"/>
        </w:rPr>
      </w:pPr>
      <w:ins w:id="90126" w:author="קלוד" w:date="2026-10-11T12:26:18Z">
        <w:r>
          <w:rPr>
            <w:color w:val="7B3F00"/>
          </w:rPr>
          <w:t xml:space="preserve">יין ושכר - במאי חלקו ר"י ור"א</w:t>
        </w:r>
      </w:ins>
    </w:p>
    <w:p w:rsidR="00E403F0" w:rsidRPr="00AD695E" w:rsidRDefault="00E403F0" w:rsidP="00E403F0">
      <w:pPr>
        <w:rPr>
          <w:rtl/>
        </w:rPr>
      </w:pPr>
      <w:r>
        <w:rPr>
          <w:rtl/>
        </w:rPr>
        <w:t xml:space="preserve">במאי </w:t>
      </w:r>
      <w:ins w:id="90537" w:author="מנוע מכני" w:date="2026-10-11T12:04:39Z">
        <w:r>
          <w:rPr>
            <w:rtl/>
          </w:rPr>
          <w:t xml:space="preserve">חלקו</w:t>
        </w:r>
      </w:ins>
      <w:del w:id="90538" w:author="מנוע מכני" w:date="2026-10-11T12:04:39Z">
        <w:r>
          <w:rPr>
            <w:rtl/>
          </w:rPr>
          <w:delText xml:space="preserve">פליגי</w:delText>
        </w:r>
      </w:del>
      <w:r>
        <w:rPr>
          <w:rtl/>
        </w:rPr>
        <w:t xml:space="preserve">? תנא </w:t>
      </w:r>
      <w:ins w:id="92265" w:author="מנוע מכני" w:date="2026-10-11T12:04:39Z">
        <w:r>
          <w:rPr>
            <w:rtl/>
          </w:rPr>
          <w:t xml:space="preserve">ראשון</w:t>
        </w:r>
      </w:ins>
      <w:del w:id="92266" w:author="מנוע מכני" w:date="2026-10-11T12:04:39Z">
        <w:r>
          <w:rPr>
            <w:rtl/>
          </w:rPr>
          <w:delText xml:space="preserve">קמא</w:delText>
        </w:r>
      </w:del>
      <w:r>
        <w:rPr>
          <w:rtl/>
        </w:rPr>
        <w:t xml:space="preserve"> סבר: </w:t>
      </w:r>
      <w:ins w:id="91239" w:author="מנוע מכני" w:date="2026-10-11T12:04:39Z">
        <w:r>
          <w:rPr>
            <w:rtl/>
          </w:rPr>
          <w:t xml:space="preserve">למדים</w:t>
        </w:r>
      </w:ins>
      <w:del w:id="91240" w:author="מנוע מכני" w:date="2026-10-11T12:04:39Z">
        <w:r>
          <w:rPr>
            <w:rtl/>
          </w:rPr>
          <w:delText xml:space="preserve">גמרינן</w:delText>
        </w:r>
      </w:del>
      <w:r>
        <w:rPr>
          <w:rtl/>
        </w:rPr>
        <w:t xml:space="preserve"> שכר שכר מנזיר, </w:t>
      </w:r>
    </w:p>
    <w:p>
      <w:pPr>
        <w:pStyle w:val="38"/>
        <w:rPr>
          <w:ins w:id="93683" w:author="מנוע מכני" w:date="2026-10-11T12:04:39Z"/>
        </w:rPr>
      </w:pPr>
      <w:r>
        <w:t>ור</w:t>
      </w:r>
      <w:r>
        <w:t>"</w:t>
      </w:r>
      <w:r>
        <w:t>י</w:t>
      </w:r>
      <w:r>
        <w:t xml:space="preserve">:</w:t>
      </w:r>
    </w:p>
    <w:p w:rsidR="00E403F0" w:rsidRPr="00AD695E" w:rsidRDefault="00E403F0" w:rsidP="00E403F0">
      <w:pPr>
        <w:ind w:firstLine="396"/>
        <w:rPr>
          <w:rtl/>
        </w:rPr>
      </w:pPr>
      <w:del w:id="93684" w:author="מנוע מכני" w:date="2026-10-11T12:04:39Z">
        <w:r>
          <w:rPr>
            <w:rtl/>
          </w:rPr>
          <w:delText xml:space="preserve"> </w:delText>
        </w:r>
      </w:del>
      <w:r>
        <w:rPr>
          <w:rtl/>
        </w:rPr>
        <w:t xml:space="preserve">לא</w:t>
      </w:r>
      <w:r>
        <w:rPr>
          <w:rtl/>
        </w:rPr>
        <w:t xml:space="preserve"> יליף שכר שכר מנזיר, </w:t>
      </w:r>
    </w:p>
    <w:p>
      <w:pPr>
        <w:pStyle w:val="38"/>
        <w:rPr>
          <w:ins w:id="93685" w:author="מנוע מכני" w:date="2026-10-11T12:04:39Z"/>
        </w:rPr>
      </w:pPr>
      <w:r>
        <w:t>ור"</w:t>
      </w:r>
      <w:r>
        <w:t>א</w:t>
      </w:r>
      <w:r>
        <w:t xml:space="preserve">:</w:t>
      </w:r>
    </w:p>
    <w:p w:rsidR="00E403F0" w:rsidRPr="00AD695E" w:rsidRDefault="00E403F0" w:rsidP="00E403F0">
      <w:pPr>
        <w:ind w:firstLine="396"/>
        <w:rPr>
          <w:rtl/>
        </w:rPr>
      </w:pPr>
      <w:del w:id="93686" w:author="מנוע מכני" w:date="2026-10-11T12:04:39Z">
        <w:r>
          <w:rPr>
            <w:rtl/>
          </w:rPr>
          <w:delText xml:space="preserve"> </w:delText>
        </w:r>
      </w:del>
      <w:r>
        <w:rPr>
          <w:rFonts w:hint="cs"/>
          <w:rtl/>
        </w:rPr>
        <w:t>'</w:t>
      </w:r>
      <w:ins w:id="90403" w:author="Claude - סמנטי" w:date="2026-10-11T12:21:47Z">
        <w:r>
          <w:rPr>
            <w:rStyle w:val="afffff0"/>
            <w:rtl/>
          </w:rPr>
          <w:t xml:space="preserve">שֵׁכָר</w:t>
        </w:r>
      </w:ins>
      <w:del w:id="90404" w:author="Claude - סמנטי" w:date="2026-10-11T12:21:47Z">
        <w:r>
          <w:rPr>
            <w:rtl/>
          </w:rPr>
          <w:delText xml:space="preserve">שכר</w:delText>
        </w:r>
      </w:del>
      <w:r>
        <w:rPr>
          <w:rFonts w:hint="cs"/>
          <w:rtl/>
        </w:rPr>
        <w:t>'</w:t>
      </w:r>
      <w:r>
        <w:rPr>
          <w:rtl/>
        </w:rPr>
        <w:t xml:space="preserve"> </w:t>
      </w:r>
      <w:ins w:id="91241" w:author="מנוע מכני" w:date="2026-10-11T12:04:39Z">
        <w:r>
          <w:rPr>
            <w:rtl/>
          </w:rPr>
          <w:t xml:space="preserve">כלום</w:t>
        </w:r>
      </w:ins>
      <w:del w:id="91242" w:author="מנוע מכני" w:date="2026-10-11T12:04:39Z">
        <w:r>
          <w:rPr>
            <w:rtl/>
          </w:rPr>
          <w:delText xml:space="preserve">מידי</w:delText>
        </w:r>
      </w:del>
      <w:r>
        <w:rPr>
          <w:rtl/>
        </w:rPr>
        <w:t xml:space="preserve"> דמשכר.</w:t>
      </w:r>
    </w:p>
    <w:p w:rsidR="00E403F0" w:rsidRPr="00E87E21" w:rsidRDefault="00E403F0" w:rsidP="00E403F0">
      <w:pPr>
        <w:rPr>
          <w:spacing w:val="-4"/>
          <w:rtl/>
        </w:rPr>
      </w:pPr>
      <w:r w:rsidRPr="00E87E21">
        <w:rPr>
          <w:spacing w:val="-4"/>
          <w:rtl/>
        </w:rPr>
        <w:t xml:space="preserve">כמאן אזלא הא </w:t>
      </w:r>
      <w:r w:rsidRPr="00E87E21">
        <w:rPr>
          <w:spacing w:val="-4"/>
          <w:rtl/>
        </w:rPr>
        <w:t xml:space="preserve">דתניא</w:t>
      </w:r>
      <w:r w:rsidRPr="00E87E21">
        <w:rPr>
          <w:spacing w:val="-4"/>
          <w:rtl/>
        </w:rPr>
        <w:t xml:space="preserve">: אכל דבילה קעילית, ושתה דבש או חלב, ונכנס למקדש ושימש לוק</w:t>
      </w:r>
      <w:r w:rsidRPr="00E87E21">
        <w:rPr>
          <w:rFonts w:hint="cs"/>
          <w:spacing w:val="-4"/>
          <w:rtl/>
        </w:rPr>
        <w:t xml:space="preserve">ה </w:t>
      </w:r>
      <w:r w:rsidRPr="00E87E21">
        <w:rPr>
          <w:rStyle w:val="2fb"/>
          <w:rFonts w:hint="cs"/>
          <w:spacing w:val="-4"/>
          <w:rtl/>
        </w:rPr>
        <w:t xml:space="preserve">כר</w:t>
      </w:r>
      <w:r w:rsidRPr="00E87E21">
        <w:rPr>
          <w:rStyle w:val="2fb"/>
          <w:spacing w:val="-4"/>
          <w:rtl/>
        </w:rPr>
        <w:t>"</w:t>
      </w:r>
      <w:r w:rsidRPr="00E87E21">
        <w:rPr>
          <w:rStyle w:val="2fb"/>
          <w:rFonts w:hint="cs"/>
          <w:spacing w:val="-4"/>
          <w:rtl/>
        </w:rPr>
        <w:t>י</w:t>
      </w:r>
      <w:r w:rsidRPr="00E87E21">
        <w:rPr>
          <w:spacing w:val="-4"/>
          <w:rtl/>
        </w:rPr>
        <w:t>.</w:t>
      </w:r>
    </w:p>
    <w:p>
      <w:pPr>
        <w:pStyle w:val="afffff8"/>
        <w:rPr>
          <w:ins w:id="90123" w:author="קלוד" w:date="2026-10-11T12:26:18Z"/>
        </w:rPr>
      </w:pPr>
      <w:ins w:id="90124" w:author="קלוד" w:date="2026-10-11T12:26:18Z">
        <w:r>
          <w:rPr>
            <w:color w:val="7B3F00"/>
          </w:rPr>
          <w:t xml:space="preserve">הלכה כר"א - פסק או נתן מים כל שהוא</w:t>
        </w:r>
      </w:ins>
    </w:p>
    <w:p>
      <w:pPr>
        <w:pStyle w:val="38"/>
        <w:rPr>
          <w:ins w:id="93687" w:author="מנוע מכני" w:date="2026-10-11T12:04:39Z"/>
        </w:rPr>
      </w:pPr>
      <w:r>
        <w:t>א</w:t>
      </w:r>
      <w:r>
        <w:t>ר</w:t>
      </w:r>
      <w:r>
        <w:t>"</w:t>
      </w:r>
      <w:r>
        <w:t>י ב</w:t>
      </w:r>
      <w:r>
        <w:t>"</w:t>
      </w:r>
      <w:r>
        <w:t>א</w:t>
      </w:r>
      <w:r>
        <w:t xml:space="preserve">:</w:t>
      </w:r>
    </w:p>
    <w:p w:rsidR="00E403F0" w:rsidRPr="00AD695E" w:rsidRDefault="00E403F0" w:rsidP="00E403F0">
      <w:pPr>
        <w:rPr>
          <w:rtl/>
        </w:rPr>
      </w:pPr>
      <w:del w:id="93688" w:author="מנוע מכני" w:date="2026-10-11T12:04:39Z">
        <w:r>
          <w:rPr>
            <w:rtl/>
          </w:rPr>
          <w:delText xml:space="preserve"> </w:delText>
        </w:r>
      </w:del>
      <w:r>
        <w:rPr>
          <w:rtl/>
        </w:rPr>
        <w:t xml:space="preserve">הלכה </w:t>
      </w:r>
      <w:ins w:id="90115" w:author="מנוע מכני" w:date="2026-10-11T12:04:39Z">
        <w:r>
          <w:rPr>
            <w:rStyle w:val="2fb"/>
            <w:rtl/>
          </w:rPr>
          <w:t xml:space="preserve">כר"א</w:t>
        </w:r>
      </w:ins>
      <w:del w:id="90116" w:author="מנוע מכני" w:date="2026-10-11T12:04:39Z">
        <w:r>
          <w:rPr>
            <w:rtl/>
          </w:rPr>
          <w:delText xml:space="preserve">כרבי אליעזר</w:delText>
        </w:r>
      </w:del>
      <w:r>
        <w:rPr>
          <w:rtl/>
        </w:rPr>
        <w:t xml:space="preserve">, וקרי </w:t>
      </w:r>
      <w:r>
        <w:rPr>
          <w:rStyle w:val="2fb"/>
          <w:rtl/>
        </w:rPr>
        <w:t xml:space="preserve">רב</w:t>
      </w:r>
      <w:r>
        <w:rPr>
          <w:rtl/>
        </w:rPr>
        <w:t xml:space="preserve"> </w:t>
      </w:r>
      <w:ins w:id="91243" w:author="מנוע מכני" w:date="2026-10-11T12:04:39Z">
        <w:r>
          <w:rPr>
            <w:rtl/>
          </w:rPr>
          <w:t xml:space="preserve">עליו</w:t>
        </w:r>
      </w:ins>
      <w:del w:id="91244" w:author="מנוע מכני" w:date="2026-10-11T12:04:39Z">
        <w:r>
          <w:rPr>
            <w:rtl/>
          </w:rPr>
          <w:delText xml:space="preserve">עליה</w:delText>
        </w:r>
      </w:del>
      <w:r>
        <w:rPr>
          <w:rtl/>
        </w:rPr>
        <w:t xml:space="preserve"> </w:t>
      </w:r>
      <w:ins w:id="90117" w:author="מנוע מכני" w:date="2026-10-11T12:04:39Z">
        <w:r>
          <w:rPr>
            <w:rStyle w:val="2fb"/>
            <w:rtl/>
          </w:rPr>
          <w:t xml:space="preserve">דר"א</w:t>
        </w:r>
      </w:ins>
      <w:del w:id="90118" w:author="מנוע מכני" w:date="2026-10-11T12:04:39Z">
        <w:r>
          <w:rPr>
            <w:rtl/>
          </w:rPr>
          <w:delText xml:space="preserve">דרבי אלעזר</w:delText>
        </w:r>
      </w:del>
      <w:r>
        <w:rPr>
          <w:rtl/>
        </w:rPr>
        <w:t xml:space="preserve">: טובינא דחכימי.</w:t>
      </w:r>
    </w:p>
    <w:p w:rsidR="00E403F0" w:rsidRPr="00AD695E" w:rsidRDefault="00E403F0" w:rsidP="00E403F0">
      <w:pPr>
        <w:rPr>
          <w:rtl/>
        </w:rPr>
      </w:pPr>
    </w:p>
    <w:p w:rsidR="00E403F0" w:rsidRPr="00AD695E" w:rsidRDefault="00E403F0" w:rsidP="00E403F0">
      <w:pPr>
        <w:rPr>
          <w:rtl/>
        </w:rPr>
      </w:pPr>
      <w:r>
        <w:rPr>
          <w:rStyle w:val="2fb"/>
          <w:rtl/>
        </w:rPr>
        <w:lastRenderedPageBreak/>
        <w:t xml:space="preserve">רב אחא</w:t>
      </w:r>
      <w:r>
        <w:rPr>
          <w:rtl/>
        </w:rPr>
        <w:lastRenderedPageBreak/>
        <w:t xml:space="preserve"> דהוצל </w:t>
      </w:r>
      <w:ins w:id="92629" w:author="מנוע מכני" w:date="2026-10-11T12:04:39Z">
        <w:r>
          <w:rPr>
            <w:rtl/>
          </w:rPr>
          <w:t xml:space="preserve">היה</w:t>
        </w:r>
      </w:ins>
      <w:del w:id="92630" w:author="מנוע מכני" w:date="2026-10-11T12:04:39Z">
        <w:r>
          <w:rPr>
            <w:rtl/>
          </w:rPr>
          <w:lastRenderedPageBreak/>
          <w:delText xml:space="preserve">הוה</w:delText>
        </w:r>
      </w:del>
      <w:r>
        <w:rPr>
          <w:rtl/>
        </w:rPr>
        <w:lastRenderedPageBreak/>
        <w:t xml:space="preserve"> נידרא על</w:t>
      </w:r>
      <w:r>
        <w:rPr>
          <w:rFonts w:hint="cs"/>
          <w:rtl/>
        </w:rPr>
        <w:t xml:space="preserve"> אשתו</w:t>
      </w:r>
      <w:r>
        <w:rPr>
          <w:rtl/>
        </w:rPr>
        <w:t xml:space="preserve">, </w:t>
      </w:r>
    </w:p>
    <w:p w:rsidR="00E403F0" w:rsidRPr="00E87E21" w:rsidRDefault="00E403F0" w:rsidP="00E403F0">
      <w:pPr>
        <w:rPr>
          <w:spacing w:val="-6"/>
          <w:rtl/>
        </w:rPr>
      </w:pPr>
      <w:r w:rsidRPr="00E87E21">
        <w:rPr>
          <w:rFonts w:hint="cs"/>
          <w:spacing w:val="-6"/>
          <w:rtl/>
        </w:rPr>
        <w:t xml:space="preserve">בא לפני </w:t>
      </w:r>
      <w:r w:rsidRPr="00E87E21">
        <w:rPr>
          <w:rStyle w:val="2fb"/>
          <w:rFonts w:hint="cs"/>
          <w:spacing w:val="-6"/>
          <w:rtl/>
        </w:rPr>
        <w:t xml:space="preserve">רב אשי</w:t>
      </w:r>
      <w:r w:rsidRPr="00E87E21">
        <w:rPr>
          <w:rFonts w:hint="cs"/>
          <w:spacing w:val="-6"/>
          <w:rtl/>
        </w:rPr>
        <w:t xml:space="preserve"> </w:t>
      </w:r>
      <w:r w:rsidRPr="00E87E21">
        <w:rPr>
          <w:rFonts w:hint="cs"/>
          <w:spacing w:val="-6"/>
          <w:rtl/>
        </w:rPr>
        <w:t xml:space="preserve">א</w:t>
      </w:r>
      <w:r w:rsidRPr="00E87E21">
        <w:rPr>
          <w:spacing w:val="-6"/>
          <w:rtl/>
        </w:rPr>
        <w:t>"</w:t>
      </w:r>
      <w:r w:rsidRPr="00E87E21">
        <w:rPr>
          <w:rFonts w:hint="cs"/>
          <w:spacing w:val="-6"/>
          <w:rtl/>
        </w:rPr>
        <w:t xml:space="preserve">ל</w:t>
      </w:r>
      <w:r w:rsidRPr="00E87E21">
        <w:rPr>
          <w:rFonts w:hint="cs"/>
          <w:spacing w:val="-6"/>
          <w:rtl/>
        </w:rPr>
        <w:t xml:space="preserve"> שיבוא למחרת</w:t>
      </w:r>
      <w:r w:rsidRPr="00E87E21">
        <w:rPr>
          <w:spacing w:val="-6"/>
          <w:rtl/>
        </w:rPr>
        <w:t xml:space="preserve">, </w:t>
      </w:r>
      <w:r w:rsidRPr="00E87E21">
        <w:rPr>
          <w:rStyle w:val="2fb"/>
          <w:spacing w:val="-6"/>
          <w:rtl/>
        </w:rPr>
        <w:t xml:space="preserve">דרב</w:t>
      </w:r>
      <w:r w:rsidRPr="00E87E21">
        <w:rPr>
          <w:spacing w:val="-6"/>
          <w:rtl/>
        </w:rPr>
        <w:t xml:space="preserve"> </w:t>
      </w:r>
      <w:r w:rsidRPr="00E87E21">
        <w:rPr>
          <w:spacing w:val="-6"/>
          <w:rtl/>
        </w:rPr>
        <w:t xml:space="preserve">לא</w:t>
      </w:r>
      <w:r w:rsidRPr="00E87E21">
        <w:rPr>
          <w:spacing w:val="-6"/>
          <w:rtl/>
        </w:rPr>
        <w:t xml:space="preserve"> מוקי אמורא </w:t>
      </w:r>
      <w:ins w:id="91245" w:author="מנוע מכני" w:date="2026-10-11T12:04:39Z">
        <w:r>
          <w:rPr>
            <w:spacing w:val="-6"/>
            <w:rtl/>
          </w:rPr>
          <w:t xml:space="preserve">עליו</w:t>
        </w:r>
      </w:ins>
      <w:del w:id="91246" w:author="מנוע מכני" w:date="2026-10-11T12:04:39Z">
        <w:r w:rsidRPr="00E87E21">
          <w:rPr>
            <w:spacing w:val="-6"/>
            <w:rtl/>
          </w:rPr>
          <w:delText xml:space="preserve">עליה</w:delText>
        </w:r>
      </w:del>
      <w:r w:rsidRPr="00E87E21">
        <w:rPr>
          <w:spacing w:val="-6"/>
          <w:rtl/>
        </w:rPr>
        <w:t xml:space="preserve"> מיומא טבא לחבריה משום שכרות.</w:t>
      </w:r>
    </w:p>
    <w:p>
      <w:pPr>
        <w:pStyle w:val="38"/>
        <w:rPr>
          <w:ins w:id="93689" w:author="מנוע מכני" w:date="2026-10-11T12:04:39Z"/>
        </w:rPr>
      </w:pPr>
      <w:r>
        <w:t>א</w:t>
      </w:r>
      <w:r>
        <w:t>"</w:t>
      </w:r>
      <w:r>
        <w:t>ל</w:t>
      </w:r>
      <w:r>
        <w:t xml:space="preserve"> והאמר רב:</w:t>
      </w:r>
    </w:p>
    <w:p w:rsidR="00E403F0" w:rsidRPr="00AD695E" w:rsidRDefault="00E403F0" w:rsidP="00E403F0">
      <w:pPr>
        <w:rPr>
          <w:rtl/>
        </w:rPr>
      </w:pPr>
      <w:del w:id="93690" w:author="מנוע מכני" w:date="2026-10-11T12:04:39Z">
        <w:r>
          <w:rPr>
            <w:rtl/>
          </w:rPr>
          <w:delText xml:space="preserve"> </w:delText>
        </w:r>
      </w:del>
      <w:r>
        <w:rPr>
          <w:rtl/>
        </w:rPr>
        <w:t xml:space="preserve">הלכה </w:t>
      </w:r>
      <w:r>
        <w:rPr>
          <w:rStyle w:val="2fb"/>
          <w:rtl/>
        </w:rPr>
        <w:t xml:space="preserve">כ</w:t>
      </w:r>
      <w:ins w:id="90003" w:author="מנוע מכני" w:date="2026-10-11T12:04:39Z">
        <w:r>
          <w:rPr>
            <w:rStyle w:val="2fb"/>
            <w:rtl/>
          </w:rPr>
          <w:t xml:space="preserve">ר"א</w:t>
        </w:r>
      </w:ins>
      <w:del w:id="90004" w:author="מנוע מכני" w:date="2026-10-11T12:04:39Z">
        <w:r>
          <w:rPr>
            <w:rtl/>
          </w:rPr>
          <w:delText xml:space="preserve">ר'</w:delText>
        </w:r>
        <w:r>
          <w:rPr>
            <w:rFonts w:hint="cs"/>
            <w:rtl/>
          </w:rPr>
          <w:delText xml:space="preserve">א</w:delText>
        </w:r>
      </w:del>
      <w:r>
        <w:rPr>
          <w:rtl/>
        </w:rPr>
        <w:t xml:space="preserve">, </w:t>
      </w:r>
      <w:r>
        <w:rPr>
          <w:rFonts w:hint="cs"/>
          <w:rtl/>
        </w:rPr>
        <w:t xml:space="preserve">ומר מזג בזה מים </w:t>
      </w:r>
    </w:p>
    <w:p>
      <w:pPr>
        <w:pStyle w:val="38"/>
        <w:rPr>
          <w:ins w:id="93691" w:author="מנוע מכני" w:date="2026-10-11T12:04:39Z"/>
        </w:rPr>
      </w:pPr>
      <w:r>
        <w:t>א</w:t>
      </w:r>
      <w:r>
        <w:t>"</w:t>
      </w:r>
      <w:r>
        <w:t>ל</w:t>
      </w:r>
      <w:r>
        <w:t xml:space="preserve">:</w:t>
      </w:r>
    </w:p>
    <w:p w:rsidR="00E403F0" w:rsidRPr="00AD695E" w:rsidRDefault="00E403F0" w:rsidP="00E403F0">
      <w:pPr>
        <w:rPr>
          <w:rtl/>
        </w:rPr>
      </w:pPr>
      <w:del w:id="93692" w:author="מנוע מכני" w:date="2026-10-11T12:04:39Z">
        <w:r>
          <w:rPr>
            <w:rtl/>
          </w:rPr>
          <w:delText xml:space="preserve"> </w:delText>
        </w:r>
      </w:del>
      <w:r>
        <w:rPr>
          <w:rtl/>
        </w:rPr>
        <w:t xml:space="preserve">הא ברביעית, הא ביותר מכדי רביעית.</w:t>
      </w:r>
    </w:p>
    <w:p w:rsidR="00E403F0" w:rsidRPr="00AD695E" w:rsidRDefault="00E403F0" w:rsidP="00E403F0">
      <w:pPr>
        <w:rPr>
          <w:rtl/>
        </w:rPr>
      </w:pPr>
    </w:p>
    <w:p>
      <w:pPr>
        <w:pStyle w:val="afffff8"/>
        <w:rPr>
          <w:ins w:id="90121" w:author="קלוד" w:date="2026-10-11T12:26:18Z"/>
        </w:rPr>
      </w:pPr>
      <w:ins w:id="90122" w:author="קלוד" w:date="2026-10-11T12:26:18Z">
        <w:r>
          <w:rPr>
            <w:color w:val="7B3F00"/>
          </w:rPr>
          <w:t xml:space="preserve">שתוי יין - אינו מורה הוראה</w:t>
        </w:r>
      </w:ins>
    </w:p>
    <w:p>
      <w:pPr>
        <w:pStyle w:val="38"/>
        <w:rPr>
          <w:ins w:id="93693" w:author="מנוע מכני" w:date="2026-10-11T12:04:39Z"/>
        </w:rPr>
      </w:pPr>
      <w:r w:rsidRPr="00217260">
        <w:t>ת"ר</w:t>
      </w:r>
      <w:r>
        <w:t xml:space="preserve">:</w:t>
      </w:r>
    </w:p>
    <w:p w:rsidR="00E403F0" w:rsidRPr="00AD695E" w:rsidRDefault="00E403F0" w:rsidP="00E403F0">
      <w:pPr>
        <w:rPr>
          <w:rtl/>
        </w:rPr>
      </w:pPr>
      <w:del w:id="93694" w:author="מנוע מכני" w:date="2026-10-11T12:04:39Z">
        <w:r>
          <w:rPr>
            <w:rtl/>
          </w:rPr>
          <w:delText xml:space="preserve"> </w:delText>
        </w:r>
      </w:del>
      <w:r>
        <w:rPr>
          <w:rFonts w:hint="cs"/>
          <w:rtl/>
        </w:rPr>
        <w:t>'</w:t>
      </w:r>
      <w:ins w:id="90405" w:author="Claude - סמנטי" w:date="2026-10-11T12:21:47Z">
        <w:r>
          <w:rPr>
            <w:rStyle w:val="afffff0"/>
            <w:rtl/>
          </w:rPr>
          <w:t xml:space="preserve">וּלְהַבְדִּיל בֵּין הַקּוֹדֶשׁ וּבֵין הַחוֹל</w:t>
        </w:r>
      </w:ins>
      <w:del w:id="90406" w:author="Claude - סמנטי" w:date="2026-10-11T12:21:47Z">
        <w:r>
          <w:rPr>
            <w:rtl/>
          </w:rPr>
          <w:delText xml:space="preserve">ולהבדיל בין הקודש ובין החול</w:delText>
        </w:r>
      </w:del>
      <w:r>
        <w:rPr>
          <w:rFonts w:hint="cs"/>
          <w:rtl/>
        </w:rPr>
        <w:t>'</w:t>
      </w:r>
      <w:r>
        <w:rPr>
          <w:rtl/>
        </w:rPr>
        <w:t xml:space="preserve"> - אלו דמין וערכין, חרמין והקדשות, </w:t>
      </w:r>
    </w:p>
    <w:p w:rsidR="00E403F0" w:rsidRPr="00AD695E" w:rsidRDefault="00E403F0" w:rsidP="00E403F0">
      <w:pPr>
        <w:rPr>
          <w:rtl/>
        </w:rPr>
      </w:pPr>
      <w:r>
        <w:rPr>
          <w:rtl/>
        </w:rPr>
        <w:t xml:space="preserve">בין הטמא ובין הטהור - אלו טמאות וטהרות, </w:t>
      </w:r>
    </w:p>
    <w:p w:rsidR="00E403F0" w:rsidRPr="00AD695E" w:rsidRDefault="00E403F0" w:rsidP="00E403F0">
      <w:pPr>
        <w:rPr>
          <w:rtl/>
        </w:rPr>
      </w:pPr>
      <w:r>
        <w:rPr>
          <w:rtl/>
        </w:rPr>
        <w:t xml:space="preserve">ולהורות - זו הוראה, </w:t>
      </w:r>
    </w:p>
    <w:p w:rsidR="00E403F0" w:rsidRPr="00AD695E" w:rsidRDefault="00E403F0" w:rsidP="00E403F0">
      <w:pPr>
        <w:rPr>
          <w:rtl/>
        </w:rPr>
      </w:pPr>
      <w:r>
        <w:rPr>
          <w:rtl/>
        </w:rPr>
        <w:t xml:space="preserve">את כל החוקים - אלו מדרשות, </w:t>
      </w:r>
    </w:p>
    <w:p w:rsidR="00E403F0" w:rsidRPr="00AD695E" w:rsidRDefault="00E403F0" w:rsidP="00E403F0">
      <w:pPr>
        <w:rPr>
          <w:rtl/>
        </w:rPr>
      </w:pPr>
      <w:r>
        <w:rPr>
          <w:rtl/>
        </w:rPr>
        <w:t>אשר דבר ה</w:t>
      </w:r>
      <w:r w:rsidR="00D64BA8">
        <w:rPr>
          <w:rtl/>
        </w:rPr>
        <w:t>'</w:t>
      </w:r>
      <w:r>
        <w:rPr>
          <w:rtl/>
        </w:rPr>
        <w:t xml:space="preserve"> - זו הלכה, </w:t>
      </w:r>
    </w:p>
    <w:p w:rsidR="00E403F0" w:rsidRPr="00AD695E" w:rsidRDefault="00E403F0" w:rsidP="00E403F0">
      <w:pPr>
        <w:rPr>
          <w:rtl/>
        </w:rPr>
      </w:pPr>
      <w:r>
        <w:rPr>
          <w:rtl/>
        </w:rPr>
        <w:t xml:space="preserve">ביד משה - זה תלמוד, יכול אף המשנה? </w:t>
      </w:r>
      <w:r>
        <w:rPr>
          <w:rtl/>
        </w:rPr>
        <w:t xml:space="preserve">ת"ל</w:t>
      </w:r>
      <w:r>
        <w:rPr>
          <w:rtl/>
        </w:rPr>
        <w:t xml:space="preserve">: ולהורות</w:t>
      </w:r>
      <w:ins w:id="91889" w:author="מנוע מכני" w:date="2026-10-11T12:04:39Z">
        <w:r>
          <w:rPr>
            <w:rtl/>
          </w:rPr>
          <w:t xml:space="preserve">,</w:t>
        </w:r>
      </w:ins>
      <w:del w:id="91890" w:author="מנוע מכני" w:date="2026-10-11T12:04:39Z">
        <w:r>
          <w:rPr>
            <w:rtl/>
          </w:rPr>
          <w:delText xml:space="preserve">;</w:delText>
        </w:r>
      </w:del>
    </w:p>
    <w:p>
      <w:pPr>
        <w:pStyle w:val="38"/>
        <w:rPr>
          <w:ins w:id="93695" w:author="מנוע מכני" w:date="2026-10-11T12:04:39Z"/>
        </w:rPr>
      </w:pPr>
      <w:r w:rsidRPr="00217260">
        <w:t xml:space="preserve">ר' יוסי בר' יהודה</w:t>
      </w:r>
      <w:del w:id="94498" w:author="מנוע מכני" w:date="2026-10-11T12:04:39Z">
        <w:r w:rsidRPr="00217260">
          <w:delText xml:space="preserve"> אומר</w:delText>
        </w:r>
      </w:del>
      <w:r w:rsidRPr="00217260">
        <w:t xml:space="preserve">:</w:t>
      </w:r>
    </w:p>
    <w:p w:rsidR="00E403F0" w:rsidRPr="00AD695E" w:rsidRDefault="00E403F0" w:rsidP="00E403F0">
      <w:pPr>
        <w:rPr>
          <w:rtl/>
        </w:rPr>
      </w:pPr>
      <w:del w:id="93696" w:author="מנוע מכני" w:date="2026-10-11T12:04:39Z">
        <w:r w:rsidRPr="00217260">
          <w:rPr>
            <w:b/>
            <w:bCs/>
            <w:rtl/>
          </w:rPr>
          <w:delText xml:space="preserve"> </w:delText>
        </w:r>
      </w:del>
      <w:r w:rsidRPr="00217260">
        <w:rPr>
          <w:b/>
          <w:bCs/>
          <w:rtl/>
        </w:rPr>
        <w:t xml:space="preserve">יכול אף תלמוד? </w:t>
      </w:r>
      <w:r w:rsidRPr="00217260">
        <w:rPr>
          <w:b/>
          <w:bCs/>
          <w:rtl/>
        </w:rPr>
        <w:t xml:space="preserve">ת"ל</w:t>
      </w:r>
      <w:r w:rsidRPr="00217260">
        <w:rPr>
          <w:b/>
          <w:bCs/>
          <w:rtl/>
        </w:rPr>
        <w:t xml:space="preserve">: ולהורות.</w:t>
      </w:r>
    </w:p>
    <w:p w:rsidR="00E403F0" w:rsidRPr="00AD695E" w:rsidRDefault="00E403F0" w:rsidP="00E403F0">
      <w:pPr>
        <w:rPr>
          <w:rtl/>
        </w:rPr>
      </w:pPr>
      <w:r>
        <w:rPr>
          <w:rtl/>
        </w:rPr>
        <w:t xml:space="preserve">כמאן אזלא הא </w:t>
      </w:r>
      <w:r>
        <w:rPr>
          <w:rtl/>
        </w:rPr>
        <w:t xml:space="preserve">דתניא</w:t>
      </w:r>
      <w:r>
        <w:rPr>
          <w:rtl/>
        </w:rPr>
        <w:t xml:space="preserve">: יצא שרץ טמא, וצפרדע טהור, ששתויי יין מורין בהן הוראה? </w:t>
      </w:r>
    </w:p>
    <w:p w:rsidR="00E403F0" w:rsidRPr="00AD695E" w:rsidRDefault="00E403F0" w:rsidP="00E403F0">
      <w:pPr>
        <w:rPr>
          <w:rtl/>
        </w:rPr>
      </w:pPr>
      <w:r>
        <w:rPr>
          <w:rtl/>
        </w:rPr>
        <w:t xml:space="preserve">נימא </w:t>
      </w:r>
      <w:r>
        <w:rPr>
          <w:rStyle w:val="2fb"/>
          <w:rtl/>
        </w:rPr>
        <w:t xml:space="preserve">רבי יוסי</w:t>
      </w:r>
      <w:r>
        <w:rPr>
          <w:rtl/>
        </w:rPr>
        <w:t xml:space="preserve"> בר' יהודה היא ולא רבנן! </w:t>
      </w:r>
    </w:p>
    <w:p w:rsidR="00E403F0" w:rsidRPr="00AD695E" w:rsidRDefault="00E403F0" w:rsidP="00E403F0">
      <w:pPr>
        <w:rPr>
          <w:rtl/>
        </w:rPr>
      </w:pPr>
      <w:r>
        <w:rPr>
          <w:rtl/>
        </w:rPr>
        <w:t xml:space="preserve">אפי' </w:t>
      </w:r>
      <w:ins w:id="92687" w:author="מנוע מכני" w:date="2026-10-11T12:04:39Z">
        <w:r>
          <w:rPr>
            <w:rtl/>
          </w:rPr>
          <w:t xml:space="preserve">תאמר</w:t>
        </w:r>
      </w:ins>
      <w:del w:id="92688" w:author="מנוע מכני" w:date="2026-10-11T12:04:39Z">
        <w:r>
          <w:rPr>
            <w:rtl/>
          </w:rPr>
          <w:delText xml:space="preserve">תימא</w:delText>
        </w:r>
      </w:del>
      <w:r>
        <w:rPr>
          <w:rtl/>
        </w:rPr>
        <w:t xml:space="preserve"> רבנן, ושאני </w:t>
      </w:r>
      <w:ins w:id="90539" w:author="מנוע מכני" w:date="2026-10-11T12:04:39Z">
        <w:r>
          <w:rPr>
            <w:rtl/>
          </w:rPr>
          <w:t xml:space="preserve">כאן</w:t>
        </w:r>
      </w:ins>
      <w:del w:id="90540" w:author="מנוע מכני" w:date="2026-10-11T12:04:39Z">
        <w:r>
          <w:rPr>
            <w:rtl/>
          </w:rPr>
          <w:delText xml:space="preserve">הכא</w:delText>
        </w:r>
      </w:del>
      <w:r>
        <w:rPr>
          <w:rtl/>
        </w:rPr>
        <w:t xml:space="preserve">, </w:t>
      </w:r>
      <w:ins w:id="92689" w:author="מנוע מכני" w:date="2026-10-11T12:04:39Z">
        <w:r>
          <w:rPr>
            <w:rtl/>
          </w:rPr>
          <w:t xml:space="preserve">דלך</w:t>
        </w:r>
      </w:ins>
      <w:del w:id="92690" w:author="מנוע מכני" w:date="2026-10-11T12:04:39Z">
        <w:r>
          <w:rPr>
            <w:rtl/>
          </w:rPr>
          <w:delText xml:space="preserve">דזיל</w:delText>
        </w:r>
      </w:del>
      <w:r>
        <w:rPr>
          <w:rtl/>
        </w:rPr>
        <w:t xml:space="preserve"> קרי בי </w:t>
      </w:r>
      <w:r>
        <w:rPr>
          <w:rStyle w:val="2fb"/>
          <w:rtl/>
        </w:rPr>
        <w:t xml:space="preserve">רב</w:t>
      </w:r>
      <w:r>
        <w:rPr>
          <w:rtl/>
        </w:rPr>
        <w:t xml:space="preserve"> הוא.</w:t>
      </w:r>
    </w:p>
    <w:p>
      <w:pPr>
        <w:pStyle w:val="38"/>
        <w:rPr>
          <w:ins w:id="93697" w:author="מנוע מכני" w:date="2026-10-11T12:04:39Z"/>
        </w:rPr>
      </w:pPr>
      <w:del w:id="94499" w:author="מנוע מכני" w:date="2026-10-11T12:04:39Z">
        <w:r w:rsidRPr="00217260">
          <w:delText xml:space="preserve">אמר </w:delText>
        </w:r>
      </w:del>
      <w:r w:rsidRPr="00217260">
        <w:t xml:space="preserve">רב:</w:t>
      </w:r>
    </w:p>
    <w:p w:rsidR="00E403F0" w:rsidRPr="00AD695E" w:rsidRDefault="00E403F0" w:rsidP="00E403F0">
      <w:pPr>
        <w:rPr>
          <w:rtl/>
        </w:rPr>
      </w:pPr>
      <w:del w:id="93698" w:author="מנוע מכני" w:date="2026-10-11T12:04:39Z">
        <w:r w:rsidRPr="00217260">
          <w:rPr>
            <w:b/>
            <w:bCs/>
            <w:rtl/>
          </w:rPr>
          <w:delText xml:space="preserve"> </w:delText>
        </w:r>
      </w:del>
      <w:r w:rsidRPr="00217260">
        <w:rPr>
          <w:b/>
          <w:bCs/>
          <w:rtl/>
        </w:rPr>
        <w:t xml:space="preserve">הלכה </w:t>
      </w:r>
      <w:r w:rsidRPr="00217260">
        <w:rPr>
          <w:rStyle w:val="2fb"/>
          <w:b/>
          <w:bCs/>
          <w:rtl/>
        </w:rPr>
        <w:t xml:space="preserve">כר</w:t>
      </w:r>
      <w:r w:rsidRPr="00217260">
        <w:rPr>
          <w:rStyle w:val="2fb"/>
          <w:rFonts w:hint="cs"/>
          <w:b/>
          <w:bCs/>
          <w:rtl/>
        </w:rPr>
        <w:t>יב</w:t>
      </w:r>
      <w:r w:rsidRPr="00217260">
        <w:rPr>
          <w:rStyle w:val="2fb"/>
          <w:b/>
          <w:bCs/>
          <w:rtl/>
        </w:rPr>
        <w:t>"</w:t>
      </w:r>
      <w:r w:rsidRPr="00217260">
        <w:rPr>
          <w:rStyle w:val="2fb"/>
          <w:rFonts w:hint="cs"/>
          <w:b/>
          <w:bCs/>
          <w:rtl/>
        </w:rPr>
        <w:t>י</w:t>
      </w:r>
      <w:r w:rsidRPr="00217260">
        <w:rPr>
          <w:b/>
          <w:bCs/>
          <w:rtl/>
        </w:rPr>
        <w:t>.</w:t>
      </w:r>
    </w:p>
    <w:p w:rsidR="00E403F0" w:rsidRPr="00AD695E" w:rsidRDefault="00E403F0" w:rsidP="00E403F0">
      <w:pPr>
        <w:rPr>
          <w:rtl/>
        </w:rPr>
      </w:pPr>
    </w:p>
    <w:p w:rsidR="00E403F0" w:rsidRPr="00AD695E" w:rsidRDefault="00E403F0" w:rsidP="00E403F0">
      <w:pPr>
        <w:rPr>
          <w:rtl/>
        </w:rPr>
      </w:pPr>
      <w:r>
        <w:rPr>
          <w:rtl/>
        </w:rPr>
        <w:t xml:space="preserve">והא </w:t>
      </w:r>
      <w:r>
        <w:rPr>
          <w:rStyle w:val="2fb"/>
          <w:rtl/>
        </w:rPr>
        <w:t xml:space="preserve">רב</w:t>
      </w:r>
      <w:r>
        <w:rPr>
          <w:rtl/>
        </w:rPr>
        <w:t xml:space="preserve"> </w:t>
      </w:r>
      <w:r>
        <w:rPr>
          <w:rtl/>
        </w:rPr>
        <w:t xml:space="preserve">לא</w:t>
      </w:r>
      <w:r>
        <w:rPr>
          <w:rtl/>
        </w:rPr>
        <w:t xml:space="preserve"> מוקים אמורא מיומא טבא לחבריה משום שכרות! שאני </w:t>
      </w:r>
      <w:r>
        <w:rPr>
          <w:rStyle w:val="2fb"/>
          <w:rtl/>
        </w:rPr>
        <w:t xml:space="preserve">רב</w:t>
      </w:r>
      <w:r>
        <w:rPr>
          <w:rtl/>
        </w:rPr>
        <w:t xml:space="preserve">, דאורי מורי.</w:t>
      </w:r>
    </w:p>
    <w:p w:rsidR="00E403F0" w:rsidRPr="00AD695E" w:rsidRDefault="00E403F0" w:rsidP="00E403F0">
      <w:pPr>
        <w:rPr>
          <w:rtl/>
        </w:rPr>
      </w:pPr>
      <w:r>
        <w:rPr>
          <w:rtl/>
        </w:rPr>
        <w:t xml:space="preserve">וניקם דלא לורי! כל </w:t>
      </w:r>
      <w:ins w:id="90541" w:author="מנוע מכני" w:date="2026-10-11T12:04:39Z">
        <w:r>
          <w:rPr>
            <w:rtl/>
          </w:rPr>
          <w:t xml:space="preserve">מקום</w:t>
        </w:r>
      </w:ins>
      <w:del w:id="90542" w:author="מנוע מכני" w:date="2026-10-11T12:04:39Z">
        <w:r>
          <w:rPr>
            <w:rtl/>
          </w:rPr>
          <w:delText xml:space="preserve">היכא</w:delText>
        </w:r>
      </w:del>
      <w:r>
        <w:rPr>
          <w:rtl/>
        </w:rPr>
        <w:t xml:space="preserve"> </w:t>
      </w:r>
      <w:ins w:id="92631" w:author="מנוע מכני" w:date="2026-10-11T12:04:39Z">
        <w:r>
          <w:rPr>
            <w:rtl/>
          </w:rPr>
          <w:t xml:space="preserve">דישב</w:t>
        </w:r>
      </w:ins>
      <w:del w:id="92632" w:author="מנוע מכני" w:date="2026-10-11T12:04:39Z">
        <w:r>
          <w:rPr>
            <w:rtl/>
          </w:rPr>
          <w:delText xml:space="preserve">דיתיב</w:delText>
        </w:r>
      </w:del>
      <w:r>
        <w:rPr>
          <w:rtl/>
        </w:rPr>
        <w:t xml:space="preserve"> </w:t>
      </w:r>
      <w:r>
        <w:rPr>
          <w:rStyle w:val="2fb"/>
          <w:rtl/>
        </w:rPr>
        <w:t xml:space="preserve">רב</w:t>
      </w:r>
      <w:r>
        <w:rPr>
          <w:rtl/>
        </w:rPr>
        <w:t xml:space="preserve"> </w:t>
      </w:r>
      <w:r>
        <w:rPr>
          <w:rtl/>
        </w:rPr>
        <w:t xml:space="preserve">לא</w:t>
      </w:r>
      <w:r>
        <w:rPr>
          <w:rtl/>
        </w:rPr>
        <w:t xml:space="preserve"> סגי </w:t>
      </w:r>
      <w:ins w:id="91247" w:author="מנוע מכני" w:date="2026-10-11T12:04:39Z">
        <w:r>
          <w:rPr>
            <w:rtl/>
          </w:rPr>
          <w:t xml:space="preserve">לו</w:t>
        </w:r>
      </w:ins>
      <w:del w:id="91248" w:author="מנוע מכני" w:date="2026-10-11T12:04:39Z">
        <w:r>
          <w:rPr>
            <w:rtl/>
          </w:rPr>
          <w:delText xml:space="preserve">ליה</w:delText>
        </w:r>
      </w:del>
      <w:r>
        <w:rPr>
          <w:rtl/>
        </w:rPr>
        <w:t xml:space="preserve"> בלא הוראה.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57" w:author="קלוד" w:date="2026-10-11T09:07:19Z"/>
        </w:rPr>
      </w:pPr>
      <w:ins w:id="20156" w:author="קלוד" w:date="2026-10-11T09:07:19Z">
        <w:r>
          <w:t xml:space="preserve">משנה ד</w:t>
        </w:r>
      </w:ins>
    </w:p>
    <w:p w:rsidR="00E403F0" w:rsidRPr="00D65BEC" w:rsidRDefault="00E403F0" w:rsidP="00E403F0">
      <w:pPr>
        <w:pStyle w:val="afff9"/>
        <w:rPr>
          <w:del w:id="20093" w:author="קלוד" w:date="2026-10-11T09:07:19Z"/>
          <w:rtl/>
        </w:rPr>
      </w:pPr>
      <w:del w:id="20092" w:author="קלוד" w:date="2026-10-11T09:07:19Z">
        <w:r w:rsidRPr="00D65BEC">
          <w:rPr>
            <w:rtl/>
          </w:rPr>
          <w:delText xml:space="preserve">מתני'.</w:delText>
        </w:r>
      </w:del>
    </w:p>
    <w:p w:rsidR="00E403F0" w:rsidRPr="00D65BEC" w:rsidRDefault="00E403F0" w:rsidP="00E403F0">
      <w:pPr>
        <w:pStyle w:val="afff9"/>
        <w:spacing w:before="120"/>
        <w:rPr>
          <w:rtl/>
        </w:rPr>
        <w:pPrChange w:id="90014" w:author="קלוד" w:date="2026-10-11T12:09:42Z">
          <w:pPr>
            <w:pStyle w:val="afff9"/>
          </w:pPr>
        </w:pPrChange>
      </w:pPr>
      <w:r w:rsidRPr="00D65BEC">
        <w:rPr>
          <w:rtl/>
        </w:rPr>
        <w:t xml:space="preserve">יש אוכל אכילה אחת וחייבין עליה ארבעה חטאות ואשם אחד: </w:t>
      </w:r>
    </w:p>
    <w:p w:rsidR="00E403F0" w:rsidRPr="00D65BEC" w:rsidRDefault="00E403F0" w:rsidP="00E403F0">
      <w:pPr>
        <w:pStyle w:val="afff9"/>
        <w:rPr>
          <w:rtl/>
        </w:rPr>
      </w:pPr>
      <w:r w:rsidRPr="00D65BEC">
        <w:rPr>
          <w:rtl/>
        </w:rPr>
        <w:t>טמא שאכל חלב והיה נותר מן המוקדשין ביוה"כ;</w:t>
      </w:r>
    </w:p>
    <w:p w:rsidR="00E403F0" w:rsidRPr="00D65BEC" w:rsidRDefault="00E403F0" w:rsidP="00E403F0">
      <w:pPr>
        <w:pStyle w:val="afff9"/>
        <w:rPr>
          <w:rtl/>
        </w:rPr>
      </w:pPr>
      <w:r>
        <w:rPr>
          <w:rStyle w:val="TanaimMishna"/>
          <w:rtl/>
          <w:rPrChange w:id="20009" w:author="קלוד" w:date="2026-10-11T09:07:19Z">
            <w:rPr>
              <w:rtl/>
            </w:rPr>
          </w:rPrChange>
        </w:rPr>
        <w:t xml:space="preserve">רבי מאיר</w:t>
      </w:r>
      <w:r>
        <w:rPr>
          <w:rtl/>
        </w:rPr>
        <w:t xml:space="preserve"> אומר</w:t>
      </w:r>
      <w:r>
        <w:rPr>
          <w:rStyle w:val="TanaimMishna"/>
          <w:rtl/>
          <w:rPrChange w:id="95564" w:author="Claude" w:date="2026-10-11T09:07:45Z">
            <w:rPr>
              <w:rtl/>
            </w:rPr>
          </w:rPrChange>
        </w:rPr>
        <w:t xml:space="preserve">:</w:t>
      </w:r>
      <w:r>
        <w:rPr>
          <w:rtl/>
        </w:rPr>
        <w:t xml:space="preserve"> אם היה שבת והוציאו - חייב;</w:t>
      </w:r>
    </w:p>
    <w:p w:rsidR="00E403F0" w:rsidRPr="00D65BEC" w:rsidRDefault="00E403F0" w:rsidP="00E403F0">
      <w:pPr>
        <w:pStyle w:val="afff9"/>
        <w:rPr>
          <w:rtl/>
        </w:rPr>
      </w:pPr>
      <w:r w:rsidRPr="00D65BEC">
        <w:rPr>
          <w:rtl/>
        </w:rPr>
        <w:t>אמרו לו: אינו מן השם.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יד.</w:t>
      </w:r>
    </w:p>
    <w:p>
      <w:pPr>
        <w:pStyle w:val="afffff8"/>
        <w:rPr>
          <w:ins w:id="90119" w:author="קלוד" w:date="2026-10-11T12:26:18Z"/>
        </w:rPr>
      </w:pPr>
      <w:ins w:id="90120" w:author="קלוד" w:date="2026-10-11T12:26:18Z">
        <w:r>
          <w:rPr>
            <w:color w:val="7B3F00"/>
          </w:rPr>
          <w:t xml:space="preserve">טמא שאכל חלב נותר ביוה"כ - איסור כולל ואיסור מוסיף</w:t>
        </w:r>
      </w:ins>
    </w:p>
    <w:p>
      <w:pPr>
        <w:pStyle w:val="38"/>
        <w:rPr>
          <w:ins w:id="93699" w:author="מנוע מכני" w:date="2026-10-11T12:04:39Z"/>
        </w:rPr>
      </w:pPr>
      <w:r>
        <w:t xml:space="preserve">ואין לומר</w:t>
      </w:r>
    </w:p>
    <w:p w:rsidR="00E403F0" w:rsidRPr="00AD695E" w:rsidRDefault="00E403F0" w:rsidP="00E403F0">
      <w:pPr>
        <w:rPr>
          <w:rtl/>
        </w:rPr>
      </w:pPr>
      <w:del w:id="93700" w:author="מנוע מכני" w:date="2026-10-11T12:04:39Z">
        <w:r>
          <w:rPr>
            <w:rFonts w:hint="cs"/>
            <w:rtl/>
          </w:rPr>
          <w:delText xml:space="preserve"> </w:delText>
        </w:r>
      </w:del>
      <w:r>
        <w:rPr>
          <w:rStyle w:val="2fb"/>
          <w:rFonts w:hint="cs"/>
          <w:rtl/>
        </w:rPr>
        <w:t xml:space="preserve">דלר</w:t>
      </w:r>
      <w:r>
        <w:rPr>
          <w:rStyle w:val="2fb"/>
          <w:rtl/>
        </w:rPr>
        <w:t>"</w:t>
      </w:r>
      <w:r>
        <w:rPr>
          <w:rStyle w:val="2fb"/>
          <w:rFonts w:hint="cs"/>
          <w:rtl/>
        </w:rPr>
        <w:t xml:space="preserve">מ</w:t>
      </w:r>
      <w:r>
        <w:rPr>
          <w:rFonts w:hint="cs"/>
          <w:rtl/>
        </w:rPr>
        <w:t xml:space="preserve"> איסור חל על איסור דאפשר </w:t>
      </w:r>
      <w:r>
        <w:rPr>
          <w:rtl/>
        </w:rPr>
        <w:t xml:space="preserve">איסור כולל ואיסור מוסיף </w:t>
      </w:r>
      <w:ins w:id="91251" w:author="מנוע מכני" w:date="2026-10-11T12:04:39Z">
        <w:r>
          <w:rPr>
            <w:rtl/>
          </w:rPr>
          <w:t xml:space="preserve">יש</w:t>
        </w:r>
      </w:ins>
      <w:del w:id="91252" w:author="מנוע מכני" w:date="2026-10-11T12:04:39Z">
        <w:r>
          <w:rPr>
            <w:rtl/>
          </w:rPr>
          <w:delText xml:space="preserve">אית</w:delText>
        </w:r>
      </w:del>
      <w:r>
        <w:rPr>
          <w:rtl/>
        </w:rPr>
        <w:t xml:space="preserve"> </w:t>
      </w:r>
      <w:ins w:id="91249" w:author="מנוע מכני" w:date="2026-10-11T12:04:39Z">
        <w:r>
          <w:rPr>
            <w:rtl/>
          </w:rPr>
          <w:t xml:space="preserve">לו</w:t>
        </w:r>
      </w:ins>
      <w:del w:id="91250" w:author="מנוע מכני" w:date="2026-10-11T12:04:39Z">
        <w:r>
          <w:rPr>
            <w:rtl/>
          </w:rPr>
          <w:delText xml:space="preserve">ליה</w:delText>
        </w:r>
      </w:del>
      <w:ins w:id="91891" w:author="מנוע מכני" w:date="2026-10-11T12:04:39Z">
        <w:r>
          <w:rPr>
            <w:rtl/>
          </w:rPr>
          <w:t xml:space="preserve">,</w:t>
        </w:r>
      </w:ins>
      <w:del w:id="91892" w:author="מנוע מכני" w:date="2026-10-11T12:04:39Z">
        <w:r>
          <w:rPr>
            <w:rtl/>
          </w:rPr>
          <w:delText xml:space="preserve">;</w:delText>
        </w:r>
      </w:del>
    </w:p>
    <w:p w:rsidR="00E403F0" w:rsidRPr="00AD695E" w:rsidRDefault="00E403F0" w:rsidP="00E403F0">
      <w:pPr>
        <w:rPr>
          <w:rtl/>
        </w:rPr>
      </w:pPr>
      <w:r>
        <w:rPr>
          <w:rtl/>
        </w:rPr>
        <w:t xml:space="preserve">טהור </w:t>
      </w:r>
      <w:ins w:id="92897" w:author="מנוע מכני" w:date="2026-10-11T12:04:39Z">
        <w:r>
          <w:rPr>
            <w:rtl/>
          </w:rPr>
          <w:t xml:space="preserve">מתחילה</w:t>
        </w:r>
      </w:ins>
      <w:del w:id="92898" w:author="מנוע מכני" w:date="2026-10-11T12:04:39Z">
        <w:r>
          <w:rPr>
            <w:rtl/>
          </w:rPr>
          <w:delText xml:space="preserve">מעיקרא</w:delText>
        </w:r>
      </w:del>
      <w:r>
        <w:rPr>
          <w:rtl/>
        </w:rPr>
        <w:t xml:space="preserve"> </w:t>
      </w:r>
      <w:r>
        <w:rPr>
          <w:rtl/>
        </w:rPr>
        <w:t xml:space="preserve">לא</w:t>
      </w:r>
      <w:r>
        <w:rPr>
          <w:rtl/>
        </w:rPr>
        <w:t xml:space="preserve"> אסור אלא בחלב, </w:t>
      </w:r>
      <w:r>
        <w:rPr>
          <w:rFonts w:hint="cs"/>
          <w:rtl/>
        </w:rPr>
        <w:t>הו</w:t>
      </w:r>
      <w:r>
        <w:rPr>
          <w:rtl/>
        </w:rPr>
        <w:t>"</w:t>
      </w:r>
      <w:r>
        <w:rPr>
          <w:rFonts w:hint="cs"/>
          <w:rtl/>
        </w:rPr>
        <w:t>ל</w:t>
      </w:r>
      <w:r>
        <w:rPr>
          <w:rtl/>
        </w:rPr>
        <w:t xml:space="preserve"> טמא, מיגו דאסור בחתיכות טהורות </w:t>
      </w:r>
      <w:ins w:id="90101" w:author="Claude - סמנטי" w:date="2026-10-11T12:21:47Z">
        <w:r>
          <w:rPr>
            <w:rtl/>
          </w:rPr>
          <w:t xml:space="preserve">נתוסף</w:t>
        </w:r>
      </w:ins>
      <w:del w:id="90102" w:author="Claude - סמנטי" w:date="2026-10-11T12:21:47Z">
        <w:r>
          <w:rPr>
            <w:rtl/>
          </w:rPr>
          <w:delText xml:space="preserve">איתוסף</w:delText>
        </w:r>
      </w:del>
      <w:r>
        <w:rPr>
          <w:rtl/>
        </w:rPr>
        <w:t xml:space="preserve"> </w:t>
      </w:r>
      <w:ins w:id="91253" w:author="מנוע מכני" w:date="2026-10-11T12:04:39Z">
        <w:r>
          <w:rPr>
            <w:rtl/>
          </w:rPr>
          <w:t xml:space="preserve">בו</w:t>
        </w:r>
      </w:ins>
      <w:del w:id="91254" w:author="מנוע מכני" w:date="2026-10-11T12:04:39Z">
        <w:r>
          <w:rPr>
            <w:rtl/>
          </w:rPr>
          <w:delText xml:space="preserve">ביה</w:delText>
        </w:r>
      </w:del>
      <w:r>
        <w:rPr>
          <w:rtl/>
        </w:rPr>
        <w:t xml:space="preserve"> </w:t>
      </w:r>
      <w:ins w:id="90543" w:author="מנוע מכני" w:date="2026-10-11T12:04:39Z">
        <w:r>
          <w:rPr>
            <w:rtl/>
          </w:rPr>
          <w:t xml:space="preserve">גם</w:t>
        </w:r>
      </w:ins>
      <w:del w:id="90544" w:author="מנוע מכני" w:date="2026-10-11T12:04:39Z">
        <w:r>
          <w:rPr>
            <w:rtl/>
          </w:rPr>
          <w:delText xml:space="preserve">נמי</w:delText>
        </w:r>
      </w:del>
      <w:r>
        <w:rPr>
          <w:rtl/>
        </w:rPr>
        <w:t xml:space="preserve"> איסורא עילוי חלב, </w:t>
      </w:r>
    </w:p>
    <w:p w:rsidR="00E403F0" w:rsidRPr="00AD695E" w:rsidRDefault="00E403F0" w:rsidP="00E403F0">
      <w:pPr>
        <w:rPr>
          <w:rtl/>
        </w:rPr>
      </w:pPr>
      <w:r>
        <w:rPr>
          <w:rtl/>
        </w:rPr>
        <w:t xml:space="preserve">וחלב </w:t>
      </w:r>
      <w:ins w:id="92899" w:author="מנוע מכני" w:date="2026-10-11T12:04:39Z">
        <w:r>
          <w:rPr>
            <w:rtl/>
          </w:rPr>
          <w:t xml:space="preserve">מתחילה</w:t>
        </w:r>
      </w:ins>
      <w:del w:id="92900" w:author="מנוע מכני" w:date="2026-10-11T12:04:39Z">
        <w:r>
          <w:rPr>
            <w:rtl/>
          </w:rPr>
          <w:delText xml:space="preserve">מעיקרא</w:delText>
        </w:r>
      </w:del>
      <w:r>
        <w:rPr>
          <w:rtl/>
        </w:rPr>
        <w:t xml:space="preserve"> </w:t>
      </w:r>
      <w:r>
        <w:rPr>
          <w:rFonts w:hint="cs"/>
          <w:rtl/>
        </w:rPr>
        <w:t xml:space="preserve">אסור רק באכילה, הקדישו מיגו דנוסף בו איסור הנאה נוסף איסור לגבי </w:t>
      </w:r>
      <w:r>
        <w:rPr>
          <w:rtl/>
        </w:rPr>
        <w:t xml:space="preserve">חלב, </w:t>
      </w:r>
    </w:p>
    <w:p w:rsidR="00E403F0" w:rsidRPr="002B4E05" w:rsidRDefault="00E403F0" w:rsidP="00E403F0">
      <w:pPr>
        <w:rPr>
          <w:spacing w:val="-2"/>
          <w:rtl/>
        </w:rPr>
      </w:pPr>
      <w:r w:rsidRPr="002B4E05">
        <w:rPr>
          <w:spacing w:val="-2"/>
          <w:rtl/>
        </w:rPr>
        <w:t xml:space="preserve">ואכתי להדיוט אסור אבל לגבוה שרי, </w:t>
      </w:r>
      <w:r w:rsidRPr="002B4E05">
        <w:rPr>
          <w:rFonts w:hint="cs"/>
          <w:spacing w:val="-2"/>
          <w:rtl/>
        </w:rPr>
        <w:t>הו</w:t>
      </w:r>
      <w:r w:rsidRPr="002B4E05">
        <w:rPr>
          <w:spacing w:val="-2"/>
          <w:rtl/>
        </w:rPr>
        <w:t>"</w:t>
      </w:r>
      <w:r w:rsidRPr="002B4E05">
        <w:rPr>
          <w:rFonts w:hint="cs"/>
          <w:spacing w:val="-2"/>
          <w:rtl/>
        </w:rPr>
        <w:t>ל</w:t>
      </w:r>
      <w:r w:rsidRPr="002B4E05">
        <w:rPr>
          <w:spacing w:val="-2"/>
          <w:rtl/>
        </w:rPr>
        <w:t xml:space="preserve"> נותר, מיגו ד</w:t>
      </w:r>
      <w:r w:rsidRPr="002B4E05">
        <w:rPr>
          <w:rFonts w:hint="cs"/>
          <w:spacing w:val="-2"/>
          <w:rtl/>
        </w:rPr>
        <w:t>נוסף איסור ל</w:t>
      </w:r>
      <w:r w:rsidRPr="002B4E05">
        <w:rPr>
          <w:spacing w:val="-2"/>
          <w:rtl/>
        </w:rPr>
        <w:t xml:space="preserve">גבוה </w:t>
      </w:r>
      <w:r w:rsidRPr="002B4E05">
        <w:rPr>
          <w:rFonts w:hint="cs"/>
          <w:spacing w:val="-2"/>
          <w:rtl/>
        </w:rPr>
        <w:t xml:space="preserve">נוסף בו </w:t>
      </w:r>
      <w:r w:rsidRPr="002B4E05">
        <w:rPr>
          <w:spacing w:val="-2"/>
          <w:rtl/>
        </w:rPr>
        <w:t xml:space="preserve">לגבי הדיוט, </w:t>
      </w:r>
    </w:p>
    <w:p w:rsidR="00E403F0" w:rsidRPr="00AD695E" w:rsidRDefault="00E403F0" w:rsidP="00E403F0">
      <w:pPr>
        <w:rPr>
          <w:rtl/>
        </w:rPr>
      </w:pPr>
      <w:r>
        <w:rPr>
          <w:rtl/>
        </w:rPr>
        <w:t xml:space="preserve">חל </w:t>
      </w:r>
      <w:ins w:id="91255" w:author="מנוע מכני" w:date="2026-10-11T12:04:39Z">
        <w:r>
          <w:rPr>
            <w:rtl/>
          </w:rPr>
          <w:t xml:space="preserve">עליו</w:t>
        </w:r>
      </w:ins>
      <w:del w:id="91256" w:author="מנוע מכני" w:date="2026-10-11T12:04:39Z">
        <w:r>
          <w:rPr>
            <w:rtl/>
          </w:rPr>
          <w:delText xml:space="preserve">עליה</w:delText>
        </w:r>
      </w:del>
      <w:r>
        <w:rPr>
          <w:rtl/>
        </w:rPr>
        <w:t xml:space="preserve"> יוה"כ, מיגו דאיתוסף </w:t>
      </w:r>
      <w:ins w:id="91257" w:author="מנוע מכני" w:date="2026-10-11T12:04:39Z">
        <w:r>
          <w:rPr>
            <w:rtl/>
          </w:rPr>
          <w:t xml:space="preserve">בו</w:t>
        </w:r>
      </w:ins>
      <w:del w:id="91258" w:author="מנוע מכני" w:date="2026-10-11T12:04:39Z">
        <w:r>
          <w:rPr>
            <w:rtl/>
          </w:rPr>
          <w:delText xml:space="preserve">ביה</w:delText>
        </w:r>
      </w:del>
      <w:r>
        <w:rPr>
          <w:rtl/>
        </w:rPr>
        <w:t xml:space="preserve"> איסור לגבי חולין </w:t>
      </w:r>
      <w:ins w:id="90103" w:author="Claude - סמנטי" w:date="2026-10-11T12:21:47Z">
        <w:r>
          <w:rPr>
            <w:rtl/>
          </w:rPr>
          <w:t xml:space="preserve">נתוסף</w:t>
        </w:r>
      </w:ins>
      <w:del w:id="90104" w:author="Claude - סמנטי" w:date="2026-10-11T12:21:47Z">
        <w:r>
          <w:rPr>
            <w:rtl/>
          </w:rPr>
          <w:delText xml:space="preserve">איתוסף</w:delText>
        </w:r>
      </w:del>
      <w:r>
        <w:rPr>
          <w:rtl/>
        </w:rPr>
        <w:t xml:space="preserve"> </w:t>
      </w:r>
      <w:ins w:id="91259" w:author="מנוע מכני" w:date="2026-10-11T12:04:39Z">
        <w:r>
          <w:rPr>
            <w:rtl/>
          </w:rPr>
          <w:t xml:space="preserve">בו</w:t>
        </w:r>
      </w:ins>
      <w:del w:id="91260" w:author="מנוע מכני" w:date="2026-10-11T12:04:39Z">
        <w:r>
          <w:rPr>
            <w:rtl/>
          </w:rPr>
          <w:delText xml:space="preserve">ביה</w:delText>
        </w:r>
      </w:del>
      <w:r>
        <w:rPr>
          <w:rtl/>
        </w:rPr>
        <w:t xml:space="preserve"> לגבי גבוה.</w:t>
      </w:r>
    </w:p>
    <w:p w:rsidR="00E403F0" w:rsidRPr="00AD695E" w:rsidRDefault="00E403F0" w:rsidP="00E403F0">
      <w:pPr>
        <w:rPr>
          <w:rtl/>
        </w:rPr>
      </w:pPr>
    </w:p>
    <w:p w:rsidR="00E403F0" w:rsidRPr="002B4E05" w:rsidRDefault="00E403F0" w:rsidP="00E403F0">
      <w:pPr>
        <w:rPr>
          <w:spacing w:val="-2"/>
          <w:rtl/>
        </w:rPr>
      </w:pPr>
      <w:r w:rsidRPr="002B4E05">
        <w:rPr>
          <w:spacing w:val="-2"/>
          <w:rtl/>
        </w:rPr>
        <w:t>ונתני: ה</w:t>
      </w:r>
      <w:r w:rsidR="00D64BA8">
        <w:rPr>
          <w:spacing w:val="-2"/>
          <w:rtl/>
        </w:rPr>
        <w:t>'</w:t>
      </w:r>
      <w:r w:rsidRPr="002B4E05">
        <w:rPr>
          <w:spacing w:val="-2"/>
          <w:rtl/>
        </w:rPr>
        <w:t xml:space="preserve"> חטאות, ונוקמה כגון דאכל כזית פיגול! </w:t>
      </w:r>
      <w:ins w:id="92691" w:author="מנוע מכני" w:date="2026-10-11T12:04:39Z">
        <w:r>
          <w:rPr>
            <w:spacing w:val="-2"/>
            <w:rtl/>
          </w:rPr>
          <w:t xml:space="preserve">באחת</w:t>
        </w:r>
      </w:ins>
      <w:del w:id="92692" w:author="מנוע מכני" w:date="2026-10-11T12:04:39Z">
        <w:r w:rsidRPr="002B4E05">
          <w:rPr>
            <w:spacing w:val="-2"/>
            <w:rtl/>
          </w:rPr>
          <w:delText xml:space="preserve">בחדא</w:delText>
        </w:r>
      </w:del>
      <w:r w:rsidRPr="002B4E05">
        <w:rPr>
          <w:spacing w:val="-2"/>
          <w:rtl/>
        </w:rPr>
        <w:t xml:space="preserve"> בהמה מיירי, בשתי בהמות </w:t>
      </w:r>
      <w:r w:rsidRPr="002B4E05">
        <w:rPr>
          <w:spacing w:val="-2"/>
          <w:rtl/>
        </w:rPr>
        <w:t xml:space="preserve">לא</w:t>
      </w:r>
      <w:r w:rsidRPr="002B4E05">
        <w:rPr>
          <w:spacing w:val="-2"/>
          <w:rtl/>
        </w:rPr>
        <w:t xml:space="preserve"> מיירי, </w:t>
      </w:r>
    </w:p>
    <w:p w:rsidR="00E403F0" w:rsidRPr="00AD695E" w:rsidRDefault="00E403F0" w:rsidP="00E403F0">
      <w:pPr>
        <w:rPr>
          <w:rtl/>
        </w:rPr>
      </w:pPr>
      <w:r>
        <w:rPr>
          <w:rtl/>
        </w:rPr>
        <w:t xml:space="preserve">ונותר ופיגול </w:t>
      </w:r>
      <w:ins w:id="92693" w:author="מנוע מכני" w:date="2026-10-11T12:04:39Z">
        <w:r>
          <w:rPr>
            <w:rtl/>
          </w:rPr>
          <w:t xml:space="preserve">באחת</w:t>
        </w:r>
      </w:ins>
      <w:del w:id="92694" w:author="מנוע מכני" w:date="2026-10-11T12:04:39Z">
        <w:r>
          <w:rPr>
            <w:rtl/>
          </w:rPr>
          <w:delText xml:space="preserve">בחדא</w:delText>
        </w:r>
      </w:del>
      <w:r>
        <w:rPr>
          <w:rtl/>
        </w:rPr>
        <w:t xml:space="preserve"> בהמה </w:t>
      </w:r>
      <w:r>
        <w:rPr>
          <w:rtl/>
        </w:rPr>
        <w:t xml:space="preserve">לא</w:t>
      </w:r>
      <w:r>
        <w:rPr>
          <w:rtl/>
        </w:rPr>
        <w:t xml:space="preserve"> משכ</w:t>
      </w:r>
      <w:r>
        <w:rPr>
          <w:rFonts w:hint="cs"/>
          <w:rtl/>
        </w:rPr>
        <w:t>ח</w:t>
      </w:r>
      <w:r>
        <w:rPr>
          <w:rtl/>
        </w:rPr>
        <w:t>"</w:t>
      </w:r>
      <w:r>
        <w:rPr>
          <w:rFonts w:hint="cs"/>
          <w:rtl/>
        </w:rPr>
        <w:t>ל</w:t>
      </w:r>
      <w:r>
        <w:rPr>
          <w:rtl/>
        </w:rPr>
        <w:t>.</w:t>
      </w:r>
    </w:p>
    <w:p>
      <w:pPr>
        <w:pStyle w:val="38"/>
        <w:rPr>
          <w:ins w:id="93701" w:author="מנוע מכני" w:date="2026-10-11T12:04:39Z"/>
        </w:rPr>
      </w:pPr>
      <w:r>
        <w:t xml:space="preserve">אלמה </w:t>
      </w:r>
      <w:r>
        <w:t xml:space="preserve">לא</w:t>
      </w:r>
      <w:r>
        <w:t xml:space="preserve"> משכח"</w:t>
      </w:r>
      <w:r>
        <w:t>ל</w:t>
      </w:r>
      <w:r>
        <w:t xml:space="preserve">?</w:t>
      </w:r>
    </w:p>
    <w:p w:rsidR="00E403F0" w:rsidRPr="00AD695E" w:rsidRDefault="00E403F0" w:rsidP="00E403F0">
      <w:pPr>
        <w:rPr>
          <w:rtl/>
        </w:rPr>
      </w:pPr>
      <w:del w:id="93702" w:author="מנוע מכני" w:date="2026-10-11T12:04:39Z">
        <w:r>
          <w:rPr>
            <w:rtl/>
          </w:rPr>
          <w:delText xml:space="preserve"> </w:delText>
        </w:r>
      </w:del>
      <w:r>
        <w:rPr>
          <w:rtl/>
        </w:rPr>
        <w:t xml:space="preserve">כגון שהעלה אבר פיגול לגבי מזבח, דפקע פיגוליה </w:t>
      </w:r>
      <w:ins w:id="91261" w:author="מנוע מכני" w:date="2026-10-11T12:04:39Z">
        <w:r>
          <w:rPr>
            <w:rtl/>
          </w:rPr>
          <w:t xml:space="preserve">ממנו</w:t>
        </w:r>
      </w:ins>
      <w:del w:id="91262" w:author="מנוע מכני" w:date="2026-10-11T12:04:39Z">
        <w:r>
          <w:rPr>
            <w:rtl/>
          </w:rPr>
          <w:delText xml:space="preserve">מיניה</w:delText>
        </w:r>
      </w:del>
      <w:r>
        <w:rPr>
          <w:rtl/>
        </w:rPr>
        <w:t xml:space="preserve"> </w:t>
      </w:r>
      <w:r>
        <w:rPr>
          <w:rFonts w:hint="cs"/>
          <w:rtl/>
        </w:rPr>
        <w:t>והו</w:t>
      </w:r>
      <w:r>
        <w:rPr>
          <w:rtl/>
        </w:rPr>
        <w:t>"</w:t>
      </w:r>
      <w:r>
        <w:rPr>
          <w:rFonts w:hint="cs"/>
          <w:rtl/>
        </w:rPr>
        <w:t xml:space="preserve">ל </w:t>
      </w:r>
      <w:r>
        <w:rPr>
          <w:rtl/>
        </w:rPr>
        <w:t xml:space="preserve">נותר, </w:t>
      </w:r>
    </w:p>
    <w:p>
      <w:pPr>
        <w:pStyle w:val="38"/>
        <w:rPr>
          <w:ins w:id="93703" w:author="מנוע מכני" w:date="2026-10-11T12:04:39Z"/>
        </w:rPr>
      </w:pPr>
      <w:r>
        <w:t xml:space="preserve">וכדאמר עולא:</w:t>
      </w:r>
    </w:p>
    <w:p w:rsidR="00E403F0" w:rsidRPr="00AD695E" w:rsidRDefault="00E403F0" w:rsidP="00E403F0">
      <w:pPr>
        <w:rPr>
          <w:rtl/>
        </w:rPr>
      </w:pPr>
      <w:del w:id="93704" w:author="מנוע מכני" w:date="2026-10-11T12:04:39Z">
        <w:r>
          <w:rPr>
            <w:rtl/>
          </w:rPr>
          <w:delText xml:space="preserve"> </w:delText>
        </w:r>
      </w:del>
      <w:r>
        <w:rPr>
          <w:rtl/>
        </w:rPr>
        <w:t xml:space="preserve">קומץ פיגול שהעלה לגבי מזבח - פקע פיגולו ממנו והו"</w:t>
      </w:r>
      <w:r>
        <w:rPr>
          <w:rFonts w:hint="cs"/>
          <w:rtl/>
        </w:rPr>
        <w:t xml:space="preserve">ל </w:t>
      </w:r>
      <w:r>
        <w:rPr>
          <w:rtl/>
        </w:rPr>
        <w:t xml:space="preserve">נותר! </w:t>
      </w:r>
    </w:p>
    <w:p w:rsidR="00E403F0" w:rsidRPr="00AD695E" w:rsidRDefault="00E403F0" w:rsidP="00E403F0">
      <w:pPr>
        <w:pStyle w:val="affffb"/>
        <w:rPr>
          <w:rtl/>
        </w:rPr>
      </w:pPr>
      <w:r>
        <w:rPr>
          <w:rtl/>
        </w:rPr>
        <w:t xml:space="preserve">- באבר אחד מיירי, בשני אברים </w:t>
      </w:r>
      <w:r>
        <w:rPr>
          <w:rtl/>
        </w:rPr>
        <w:t xml:space="preserve">לא</w:t>
      </w:r>
      <w:r>
        <w:rPr>
          <w:rtl/>
        </w:rPr>
        <w:t xml:space="preserve"> מיירי, ונותר ופיגול בחד אבר </w:t>
      </w:r>
      <w:r>
        <w:rPr>
          <w:rtl/>
        </w:rPr>
        <w:t xml:space="preserve">לא</w:t>
      </w:r>
      <w:r>
        <w:rPr>
          <w:rtl/>
        </w:rPr>
        <w:t xml:space="preserve"> משכחת לה.</w:t>
      </w:r>
    </w:p>
    <w:p w:rsidR="00E403F0" w:rsidRPr="00AD695E" w:rsidRDefault="00E403F0" w:rsidP="00E403F0">
      <w:pPr>
        <w:rPr>
          <w:rtl/>
        </w:rPr>
      </w:pPr>
      <w:r w:rsidRPr="00A757C8">
        <w:rPr>
          <w:rtl/>
        </w:rPr>
        <w:t xml:space="preserve">אלמה </w:t>
      </w:r>
      <w:r w:rsidRPr="00A757C8">
        <w:rPr>
          <w:rtl/>
        </w:rPr>
        <w:t xml:space="preserve">לא</w:t>
      </w:r>
      <w:r w:rsidRPr="00A757C8">
        <w:rPr>
          <w:rtl/>
        </w:rPr>
        <w:t xml:space="preserve"> משכח"</w:t>
      </w:r>
      <w:r w:rsidRPr="00A757C8">
        <w:rPr>
          <w:rFonts w:hint="cs"/>
          <w:rtl/>
        </w:rPr>
        <w:t>ל</w:t>
      </w:r>
      <w:r w:rsidRPr="00A757C8">
        <w:rPr>
          <w:rtl/>
        </w:rPr>
        <w:t xml:space="preserve"> כגון שהעלה אבר פיגול לגבי מזבח, דפלגיה אנחיה </w:t>
      </w:r>
      <w:r w:rsidRPr="00A757C8">
        <w:rPr>
          <w:rtl/>
        </w:rPr>
        <w:t xml:space="preserve">ע"ג</w:t>
      </w:r>
      <w:r w:rsidRPr="00A757C8">
        <w:rPr>
          <w:rtl/>
        </w:rPr>
        <w:t xml:space="preserve"> מזבח ופלגיה מאבראי דמזבח, </w:t>
      </w:r>
    </w:p>
    <w:p w:rsidR="00E403F0" w:rsidRPr="00AD695E" w:rsidRDefault="00E403F0" w:rsidP="00E403F0">
      <w:pPr>
        <w:rPr>
          <w:rtl/>
        </w:rPr>
      </w:pPr>
      <w:r w:rsidRPr="00A757C8">
        <w:rPr>
          <w:rtl/>
        </w:rPr>
        <w:t>דההוא דמזבח פקע פיגול והו"</w:t>
      </w:r>
      <w:r w:rsidRPr="00A757C8">
        <w:rPr>
          <w:rFonts w:hint="cs"/>
          <w:rtl/>
        </w:rPr>
        <w:t xml:space="preserve">ל </w:t>
      </w:r>
      <w:r w:rsidRPr="00A757C8">
        <w:rPr>
          <w:rtl/>
        </w:rPr>
        <w:t xml:space="preserve">נותר, </w:t>
      </w:r>
      <w:r w:rsidRPr="00A757C8">
        <w:rPr>
          <w:rStyle w:val="2fb"/>
          <w:rtl/>
        </w:rPr>
        <w:t xml:space="preserve">וכדעולא</w:t>
      </w:r>
      <w:r w:rsidRPr="00A757C8">
        <w:rPr>
          <w:rtl/>
        </w:rPr>
        <w:t xml:space="preserve">: קומץ פיגול שהעלה על המזבח פקע פיגולו ממנו והו</w:t>
      </w:r>
      <w:r w:rsidRPr="00A757C8">
        <w:rPr>
          <w:rFonts w:hint="cs"/>
          <w:rtl/>
        </w:rPr>
        <w:t>"ל</w:t>
      </w:r>
      <w:r w:rsidRPr="00A757C8">
        <w:rPr>
          <w:rtl/>
        </w:rPr>
        <w:t xml:space="preserve"> נותר! </w:t>
      </w:r>
    </w:p>
    <w:p>
      <w:pPr>
        <w:pStyle w:val="38"/>
        <w:rPr>
          <w:ins w:id="93705" w:author="מנוע מכני" w:date="2026-10-11T12:04:39Z"/>
        </w:rPr>
      </w:pPr>
      <w:r>
        <w:lastRenderedPageBreak/>
        <w:t xml:space="preserve">- </w:t>
      </w:r>
      <w:r>
        <w:lastRenderedPageBreak/>
        <w:t xml:space="preserve">א"ל</w:t>
      </w:r>
      <w:r>
        <w:lastRenderedPageBreak/>
        <w:t xml:space="preserve">:</w:t>
      </w:r>
    </w:p>
    <w:p w:rsidR="00E403F0" w:rsidRPr="00AD695E" w:rsidRDefault="00E403F0" w:rsidP="00E403F0">
      <w:pPr>
        <w:pStyle w:val="affffb"/>
        <w:rPr>
          <w:rtl/>
        </w:rPr>
      </w:pPr>
      <w:del w:id="93706" w:author="מנוע מכני" w:date="2026-10-11T12:04:39Z">
        <w:r>
          <w:rPr>
            <w:rtl/>
          </w:rPr>
          <w:lastRenderedPageBreak/>
          <w:delText xml:space="preserve"> </w:delText>
        </w:r>
      </w:del>
      <w:r>
        <w:rPr>
          <w:rtl/>
        </w:rPr>
        <w:lastRenderedPageBreak/>
        <w:t xml:space="preserve">לא</w:t>
      </w:r>
      <w:r>
        <w:rPr>
          <w:rtl/>
        </w:rPr>
        <w:lastRenderedPageBreak/>
        <w:t xml:space="preserve">, </w:t>
      </w:r>
      <w:ins w:id="92407" w:author="מנוע מכני" w:date="2026-10-11T12:04:39Z">
        <w:r>
          <w:rPr>
            <w:rtl/>
          </w:rPr>
          <w:t xml:space="preserve">אם </w:t>
        </w:r>
      </w:ins>
      <w:del w:id="92408" w:author="מנוע מכני" w:date="2026-10-11T12:04:39Z">
        <w:r>
          <w:rPr>
            <w:rtl/>
          </w:rPr>
          <w:lastRenderedPageBreak/>
          <w:delText xml:space="preserve">אי </w:delText>
        </w:r>
      </w:del>
      <w:ins w:id="90545" w:author="מנוע מכני" w:date="2026-10-11T12:04:39Z">
        <w:r>
          <w:rPr>
            <w:rtl/>
          </w:rPr>
          <w:t xml:space="preserve">רוב</w:t>
        </w:r>
      </w:ins>
      <w:del w:id="90546" w:author="מנוע מכני" w:date="2026-10-11T12:04:39Z">
        <w:r>
          <w:rPr>
            <w:rtl/>
          </w:rPr>
          <w:lastRenderedPageBreak/>
          <w:delText xml:space="preserve">רובא</w:delText>
        </w:r>
      </w:del>
      <w:r>
        <w:rPr>
          <w:rtl/>
        </w:rPr>
        <w:lastRenderedPageBreak/>
        <w:t xml:space="preserve"> דמזבח שדייה למזבח, </w:t>
      </w:r>
      <w:ins w:id="90547" w:author="מנוע מכני" w:date="2026-10-11T12:04:39Z">
        <w:r>
          <w:rPr>
            <w:rtl/>
          </w:rPr>
          <w:t xml:space="preserve">רוב</w:t>
        </w:r>
      </w:ins>
      <w:del w:id="90548" w:author="מנוע מכני" w:date="2026-10-11T12:04:39Z">
        <w:r>
          <w:rPr>
            <w:rtl/>
          </w:rPr>
          <w:lastRenderedPageBreak/>
          <w:delText xml:space="preserve">רובא</w:delText>
        </w:r>
      </w:del>
      <w:r>
        <w:rPr>
          <w:rtl/>
        </w:rPr>
        <w:lastRenderedPageBreak/>
        <w:t xml:space="preserve"> דבראי שדייה לבראי.</w:t>
      </w:r>
    </w:p>
    <w:p>
      <w:pPr>
        <w:pStyle w:val="38"/>
        <w:rPr>
          <w:ins w:id="93707" w:author="מנוע מכני" w:date="2026-10-11T12:04:39Z"/>
        </w:rPr>
      </w:pPr>
      <w:r>
        <w:t>תפשוט דבעי ר</w:t>
      </w:r>
      <w:r>
        <w:t>ב</w:t>
      </w:r>
      <w:r>
        <w:t>"</w:t>
      </w:r>
      <w:r>
        <w:t>ח</w:t>
      </w:r>
      <w:r>
        <w:t xml:space="preserve">:</w:t>
      </w:r>
    </w:p>
    <w:p w:rsidR="00E403F0" w:rsidRPr="00AD695E" w:rsidRDefault="00E403F0" w:rsidP="00E403F0">
      <w:pPr>
        <w:rPr>
          <w:rtl/>
        </w:rPr>
      </w:pPr>
      <w:del w:id="93708" w:author="מנוע מכני" w:date="2026-10-11T12:04:39Z">
        <w:r>
          <w:rPr>
            <w:rtl/>
          </w:rPr>
          <w:delText xml:space="preserve"> </w:delText>
        </w:r>
      </w:del>
      <w:r>
        <w:rPr>
          <w:rtl/>
        </w:rPr>
        <w:t xml:space="preserve">הלכו באברים אחר הרוב או </w:t>
      </w:r>
      <w:r>
        <w:rPr>
          <w:rtl/>
        </w:rPr>
        <w:t xml:space="preserve">לא</w:t>
      </w:r>
      <w:r>
        <w:rPr>
          <w:rtl/>
        </w:rPr>
        <w:t xml:space="preserve">! </w:t>
      </w:r>
    </w:p>
    <w:p>
      <w:pPr>
        <w:pStyle w:val="38"/>
        <w:rPr>
          <w:ins w:id="94469" w:author="מנוע מכני" w:date="2026-10-11T12:04:39Z"/>
        </w:rPr>
      </w:pPr>
      <w:r>
        <w:t xml:space="preserve">אלא,</w:t>
      </w:r>
    </w:p>
    <w:p w:rsidR="00E403F0" w:rsidRPr="00AD695E" w:rsidRDefault="00E403F0" w:rsidP="00E403F0">
      <w:pPr>
        <w:rPr>
          <w:rtl/>
        </w:rPr>
      </w:pPr>
      <w:del w:id="94470" w:author="מנוע מכני" w:date="2026-10-11T12:04:39Z">
        <w:r>
          <w:rPr>
            <w:rtl/>
          </w:rPr>
          <w:delText xml:space="preserve"> </w:delText>
        </w:r>
      </w:del>
      <w:r>
        <w:rPr>
          <w:rtl/>
        </w:rPr>
        <w:t xml:space="preserve">בכזית אחד קמיירי, בשני זיתים </w:t>
      </w:r>
      <w:r>
        <w:rPr>
          <w:rtl/>
        </w:rPr>
        <w:t xml:space="preserve">לא</w:t>
      </w:r>
      <w:r>
        <w:rPr>
          <w:rtl/>
        </w:rPr>
        <w:t xml:space="preserve"> מיירי.</w:t>
      </w:r>
    </w:p>
    <w:p w:rsidR="00E403F0" w:rsidRPr="00AD695E" w:rsidRDefault="00E403F0" w:rsidP="00E403F0">
      <w:pPr>
        <w:rPr>
          <w:rtl/>
        </w:rPr>
      </w:pPr>
      <w:r>
        <w:rPr>
          <w:rtl/>
        </w:rPr>
        <w:t xml:space="preserve">ולא? והקתני: י"ה, ובי"ה כותבת דמחייב, וכותבת </w:t>
      </w:r>
      <w:ins w:id="91265" w:author="מנוע מכני" w:date="2026-10-11T12:04:39Z">
        <w:r>
          <w:rPr>
            <w:rtl/>
          </w:rPr>
          <w:t xml:space="preserve">יש</w:t>
        </w:r>
      </w:ins>
      <w:del w:id="91266" w:author="מנוע מכני" w:date="2026-10-11T12:04:39Z">
        <w:r>
          <w:rPr>
            <w:rtl/>
          </w:rPr>
          <w:delText xml:space="preserve">אית</w:delText>
        </w:r>
      </w:del>
      <w:r>
        <w:rPr>
          <w:rtl/>
        </w:rPr>
        <w:t xml:space="preserve"> </w:t>
      </w:r>
      <w:ins w:id="91263" w:author="מנוע מכני" w:date="2026-10-11T12:04:39Z">
        <w:r>
          <w:rPr>
            <w:rtl/>
          </w:rPr>
          <w:t xml:space="preserve">בו</w:t>
        </w:r>
      </w:ins>
      <w:del w:id="91264" w:author="מנוע מכני" w:date="2026-10-11T12:04:39Z">
        <w:r>
          <w:rPr>
            <w:rtl/>
          </w:rPr>
          <w:delText xml:space="preserve">ביה</w:delText>
        </w:r>
      </w:del>
      <w:r>
        <w:rPr>
          <w:rtl/>
        </w:rPr>
        <w:t xml:space="preserve"> שני זיתים! </w:t>
      </w:r>
    </w:p>
    <w:p>
      <w:pPr>
        <w:pStyle w:val="38"/>
        <w:rPr>
          <w:ins w:id="93709" w:author="מנוע מכני" w:date="2026-10-11T12:04:39Z"/>
        </w:rPr>
      </w:pPr>
      <w:r>
        <w:t xml:space="preserve">א"ר זירא:</w:t>
      </w:r>
    </w:p>
    <w:p w:rsidR="00E403F0" w:rsidRPr="00AD695E" w:rsidRDefault="00E403F0" w:rsidP="00E403F0">
      <w:pPr>
        <w:rPr>
          <w:rtl/>
        </w:rPr>
      </w:pPr>
      <w:del w:id="93710" w:author="מנוע מכני" w:date="2026-10-11T12:04:39Z">
        <w:r>
          <w:rPr>
            <w:rtl/>
          </w:rPr>
          <w:delText xml:space="preserve"> </w:delText>
        </w:r>
      </w:del>
      <w:r>
        <w:rPr>
          <w:rtl/>
        </w:rPr>
        <w:t xml:space="preserve">כגון שאכל כוליא בחלבה.</w:t>
      </w:r>
    </w:p>
    <w:p>
      <w:pPr>
        <w:pStyle w:val="38"/>
        <w:rPr>
          <w:ins w:id="93711" w:author="מנוע מכני" w:date="2026-10-11T12:04:39Z"/>
        </w:rPr>
      </w:pPr>
      <w:ins w:id="90119" w:author="מנוע מכני" w:date="2026-10-11T12:04:39Z">
        <w:r>
          <w:t xml:space="preserve">ר"פ</w:t>
        </w:r>
      </w:ins>
      <w:del w:id="90120" w:author="מנוע מכני" w:date="2026-10-11T12:04:39Z">
        <w:r>
          <w:delText xml:space="preserve">רב פפא</w:delText>
        </w:r>
      </w:del>
      <w:del w:id="94500" w:author="מנוע מכני" w:date="2026-10-11T12:04:39Z">
        <w:r>
          <w:delText xml:space="preserve"> אמר</w:delText>
        </w:r>
      </w:del>
      <w:r>
        <w:t xml:space="preserve">:</w:t>
      </w:r>
    </w:p>
    <w:p w:rsidR="00E403F0" w:rsidRPr="00AD695E" w:rsidRDefault="00E403F0" w:rsidP="00E403F0">
      <w:pPr>
        <w:rPr>
          <w:rtl/>
        </w:rPr>
      </w:pPr>
      <w:del w:id="93712" w:author="מנוע מכני" w:date="2026-10-11T12:04:39Z">
        <w:r>
          <w:rPr>
            <w:rtl/>
          </w:rPr>
          <w:delText xml:space="preserve"> </w:delText>
        </w:r>
      </w:del>
      <w:r>
        <w:rPr>
          <w:rtl/>
        </w:rPr>
        <w:t xml:space="preserve">כגון דמלייה בתמרי.</w:t>
      </w:r>
    </w:p>
    <w:p>
      <w:pPr>
        <w:pStyle w:val="38"/>
        <w:rPr>
          <w:ins w:id="93713" w:author="מנוע מכני" w:date="2026-10-11T12:04:39Z"/>
        </w:rPr>
      </w:pPr>
      <w:r>
        <w:t>ר</w:t>
      </w:r>
      <w:r w:rsidRPr="00217260">
        <w:t>אב</w:t>
      </w:r>
      <w:r w:rsidRPr="00217260">
        <w:t>"</w:t>
      </w:r>
      <w:r w:rsidRPr="00217260">
        <w:t>א</w:t>
      </w:r>
      <w:r>
        <w:t xml:space="preserve"> </w:t>
      </w:r>
      <w:ins w:id="92695" w:author="מנוע מכני" w:date="2026-10-11T12:04:39Z">
        <w:r>
          <w:t xml:space="preserve">שונה</w:t>
        </w:r>
      </w:ins>
      <w:del w:id="92696" w:author="מנוע מכני" w:date="2026-10-11T12:04:39Z">
        <w:r>
          <w:delText xml:space="preserve">מתני</w:delText>
        </w:r>
      </w:del>
      <w:r>
        <w:t xml:space="preserve">:</w:t>
      </w:r>
    </w:p>
    <w:p w:rsidR="00E403F0" w:rsidRPr="00AD695E" w:rsidRDefault="00E403F0" w:rsidP="00E403F0">
      <w:pPr>
        <w:rPr>
          <w:rtl/>
        </w:rPr>
      </w:pPr>
      <w:del w:id="93714" w:author="מנוע מכני" w:date="2026-10-11T12:04:39Z">
        <w:r>
          <w:rPr>
            <w:rtl/>
          </w:rPr>
          <w:delText xml:space="preserve"> </w:delText>
        </w:r>
      </w:del>
      <w:r>
        <w:rPr>
          <w:rtl/>
        </w:rPr>
        <w:t xml:space="preserve">ה</w:t>
      </w:r>
      <w:r w:rsidR="00D64BA8">
        <w:rPr>
          <w:rtl/>
        </w:rPr>
        <w:t>'</w:t>
      </w:r>
      <w:r>
        <w:rPr>
          <w:rtl/>
        </w:rPr>
        <w:t xml:space="preserve"> חטאות, ומתריץ כגון דאכל כזית פיגול, ולא משני </w:t>
      </w:r>
      <w:ins w:id="91267" w:author="מנוע מכני" w:date="2026-10-11T12:04:39Z">
        <w:r>
          <w:rPr>
            <w:rtl/>
          </w:rPr>
          <w:t xml:space="preserve">כאלו</w:t>
        </w:r>
      </w:ins>
      <w:del w:id="91268" w:author="מנוע מכני" w:date="2026-10-11T12:04:39Z">
        <w:r>
          <w:rPr>
            <w:rtl/>
          </w:rPr>
          <w:delText xml:space="preserve">כהני</w:delText>
        </w:r>
      </w:del>
      <w:r>
        <w:rPr>
          <w:rtl/>
        </w:rPr>
        <w:t xml:space="preserve"> שינויי דמשנינן.</w:t>
      </w:r>
    </w:p>
    <w:p w:rsidR="00E403F0" w:rsidRPr="00AD695E" w:rsidRDefault="00E403F0" w:rsidP="00E403F0">
      <w:pPr>
        <w:rPr>
          <w:rtl/>
        </w:rPr>
      </w:pPr>
      <w:r>
        <w:rPr>
          <w:rtl/>
        </w:rPr>
        <w:t xml:space="preserve">ונתני: שש חטאות, ונוקמה כגון דאכל כזית דם! </w:t>
      </w:r>
    </w:p>
    <w:p w:rsidR="00E403F0" w:rsidRPr="00AD695E" w:rsidRDefault="00E403F0" w:rsidP="00E403F0">
      <w:pPr>
        <w:pStyle w:val="affffb"/>
        <w:rPr>
          <w:rtl/>
        </w:rPr>
      </w:pPr>
      <w:r>
        <w:rPr>
          <w:spacing w:val="-2"/>
          <w:rtl/>
        </w:rPr>
        <w:t xml:space="preserve">- </w:t>
      </w:r>
      <w:ins w:id="92697" w:author="מנוע מכני" w:date="2026-10-11T12:04:39Z">
        <w:r>
          <w:rPr>
            <w:spacing w:val="-2"/>
            <w:rtl/>
          </w:rPr>
          <w:t xml:space="preserve">באחת</w:t>
        </w:r>
      </w:ins>
      <w:del w:id="92698" w:author="מנוע מכני" w:date="2026-10-11T12:04:39Z">
        <w:r w:rsidRPr="00195FB3">
          <w:rPr>
            <w:spacing w:val="-2"/>
            <w:rtl/>
          </w:rPr>
          <w:delText xml:space="preserve">ב</w:delText>
        </w:r>
        <w:r w:rsidRPr="00195FB3">
          <w:rPr>
            <w:rtl/>
          </w:rPr>
          <w:delText xml:space="preserve">חדא</w:delText>
        </w:r>
      </w:del>
      <w:r w:rsidRPr="00195FB3">
        <w:rPr>
          <w:rtl/>
        </w:rPr>
        <w:t xml:space="preserve"> אכילה מיירי, </w:t>
      </w:r>
      <w:r w:rsidRPr="00195FB3">
        <w:rPr>
          <w:rFonts w:hint="cs"/>
          <w:rtl/>
        </w:rPr>
        <w:t xml:space="preserve">ולא </w:t>
      </w:r>
      <w:r w:rsidRPr="00195FB3">
        <w:rPr>
          <w:rtl/>
        </w:rPr>
        <w:t>בשתי אכילות, ושיערו חכמים דאין בית הבליעה מחזיק יותר משני זיתים</w:t>
      </w:r>
      <w:r w:rsidRPr="00195FB3">
        <w:rPr>
          <w:spacing w:val="-2"/>
          <w:rtl/>
        </w:rPr>
        <w:t>.</w:t>
      </w:r>
    </w:p>
    <w:p w:rsidR="00E403F0" w:rsidRPr="00AD695E" w:rsidRDefault="00E403F0" w:rsidP="00E403F0">
      <w:pPr>
        <w:pStyle w:val="affff1"/>
        <w:ind w:end="0"/>
        <w:rPr>
          <w:rtl/>
        </w:rPr>
        <w:pPrChange w:id="20050" w:author="קלוד" w:date="2026-10-11T09:07:19Z">
          <w:pPr>
            <w:pStyle w:val="affff1"/>
            <w:rPr>
              <w:rtl/>
            </w:rPr>
          </w:pPr>
        </w:pPrChange>
      </w:pPr>
      <w:ins w:id="9820" w:author="מספור קטעי משנה" w:date="2026-10-11T09:35:06Z">
        <w:r>
          <w:rPr>
            <w:rStyle w:val="MisparKeta"/>
          </w:rPr>
          <w:t xml:space="preserve">ב. </w:t>
        </w:r>
      </w:ins>
      <w:r>
        <w:rPr>
          <w:rtl/>
        </w:rPr>
        <w:t>ר"מ אומר וכו'.</w:t>
      </w:r>
    </w:p>
    <w:p w:rsidR="00E403F0" w:rsidRPr="00AD695E" w:rsidRDefault="00E403F0" w:rsidP="00E403F0">
      <w:pPr>
        <w:rPr>
          <w:rtl/>
        </w:rPr>
      </w:pPr>
      <w:r>
        <w:rPr>
          <w:rtl/>
        </w:rPr>
        <w:t xml:space="preserve">ונתני: אם הוציאו - חייב, </w:t>
      </w:r>
      <w:r>
        <w:rPr>
          <w:rtl/>
        </w:rPr>
        <w:t xml:space="preserve">מ"ט</w:t>
      </w:r>
      <w:r>
        <w:rPr>
          <w:rtl/>
        </w:rPr>
        <w:t xml:space="preserve"> קתני: אם היתה שבת? </w:t>
      </w:r>
    </w:p>
    <w:p>
      <w:pPr>
        <w:pStyle w:val="38"/>
        <w:rPr>
          <w:ins w:id="93715" w:author="מנוע מכני" w:date="2026-10-11T12:04:39Z"/>
        </w:rPr>
      </w:pPr>
      <w:del w:id="94501" w:author="מנוע מכני" w:date="2026-10-11T12:04:39Z">
        <w:r w:rsidRPr="00217260">
          <w:delText xml:space="preserve">אמר </w:delText>
        </w:r>
      </w:del>
      <w:r w:rsidRPr="00217260">
        <w:t xml:space="preserve">רפרם,</w:t>
      </w:r>
      <w:r>
        <w:t xml:space="preserve"> זאת אומרת:</w:t>
      </w:r>
    </w:p>
    <w:p w:rsidR="00E403F0" w:rsidRPr="00AD695E" w:rsidRDefault="00E403F0" w:rsidP="00E403F0">
      <w:pPr>
        <w:rPr>
          <w:rtl/>
        </w:rPr>
      </w:pPr>
      <w:del w:id="93716" w:author="מנוע מכני" w:date="2026-10-11T12:04:39Z">
        <w:r>
          <w:rPr>
            <w:rtl/>
          </w:rPr>
          <w:delText xml:space="preserve"> </w:delText>
        </w:r>
      </w:del>
      <w:r>
        <w:rPr>
          <w:rtl/>
        </w:rPr>
        <w:t xml:space="preserve">עירוב והוצאה לשבת, ואין עירוב והוצאה לי</w:t>
      </w:r>
      <w:r>
        <w:rPr>
          <w:rFonts w:hint="cs"/>
          <w:rtl/>
        </w:rPr>
        <w:t>וה</w:t>
      </w:r>
      <w:r>
        <w:rPr>
          <w:rtl/>
        </w:rPr>
        <w:t>"</w:t>
      </w:r>
      <w:r>
        <w:rPr>
          <w:rFonts w:hint="cs"/>
          <w:rtl/>
        </w:rPr>
        <w:t>כ</w:t>
      </w:r>
      <w:r>
        <w:rPr>
          <w:rtl/>
        </w:rPr>
        <w:t>.</w:t>
      </w:r>
    </w:p>
    <w:p>
      <w:pPr>
        <w:pStyle w:val="38"/>
        <w:rPr>
          <w:ins w:id="93717" w:author="מנוע מכני" w:date="2026-10-11T12:04:39Z"/>
        </w:rPr>
      </w:pPr>
      <w:r w:rsidRPr="00E87E21">
        <w:t xml:space="preserve">ודחי'</w:t>
      </w:r>
    </w:p>
    <w:p w:rsidR="00E403F0" w:rsidRPr="00E87E21" w:rsidRDefault="00E403F0" w:rsidP="00E403F0">
      <w:pPr>
        <w:rPr>
          <w:spacing w:val="-4"/>
          <w:rtl/>
        </w:rPr>
      </w:pPr>
      <w:del w:id="93718" w:author="מנוע מכני" w:date="2026-10-11T12:04:39Z">
        <w:r w:rsidRPr="00E87E21">
          <w:rPr>
            <w:rFonts w:hint="cs"/>
            <w:spacing w:val="-4"/>
            <w:rtl/>
          </w:rPr>
          <w:delText xml:space="preserve"> </w:delText>
        </w:r>
      </w:del>
      <w:r w:rsidRPr="00E87E21">
        <w:rPr>
          <w:rFonts w:hint="cs"/>
          <w:spacing w:val="-4"/>
          <w:rtl/>
        </w:rPr>
        <w:t xml:space="preserve">דשמא </w:t>
      </w:r>
      <w:r w:rsidRPr="00E87E21">
        <w:rPr>
          <w:spacing w:val="-4"/>
          <w:rtl/>
        </w:rPr>
        <w:t>יש עירוב והוצאה לי"ה, וה"</w:t>
      </w:r>
      <w:r w:rsidRPr="00E87E21">
        <w:rPr>
          <w:rFonts w:hint="cs"/>
          <w:spacing w:val="-4"/>
          <w:rtl/>
        </w:rPr>
        <w:t>ק</w:t>
      </w:r>
      <w:r w:rsidRPr="00E87E21">
        <w:rPr>
          <w:spacing w:val="-4"/>
          <w:rtl/>
        </w:rPr>
        <w:t>: אם היתה שבת והוציאו - חייב אף משום שבת וי</w:t>
      </w:r>
      <w:r w:rsidRPr="00E87E21">
        <w:rPr>
          <w:rFonts w:hint="cs"/>
          <w:spacing w:val="-4"/>
          <w:rtl/>
        </w:rPr>
        <w:t>ו</w:t>
      </w:r>
      <w:r w:rsidRPr="00E87E21">
        <w:rPr>
          <w:spacing w:val="-4"/>
          <w:rtl/>
        </w:rPr>
        <w:t xml:space="preserve">"ה! </w:t>
      </w:r>
    </w:p>
    <w:p w:rsidR="00E403F0" w:rsidRPr="00AD695E" w:rsidRDefault="00E403F0" w:rsidP="00E403F0">
      <w:pPr>
        <w:rPr>
          <w:rtl/>
        </w:rPr>
      </w:pPr>
    </w:p>
    <w:p>
      <w:pPr>
        <w:pStyle w:val="38"/>
        <w:rPr>
          <w:ins w:id="93719" w:author="מנוע מכני" w:date="2026-10-11T12:04:39Z"/>
        </w:rPr>
      </w:pPr>
      <w:r>
        <w:t xml:space="preserve">אלא</w:t>
      </w:r>
    </w:p>
    <w:p w:rsidR="00E403F0" w:rsidRPr="00AD695E" w:rsidRDefault="00E403F0" w:rsidP="00E403F0">
      <w:pPr>
        <w:rPr>
          <w:rtl/>
        </w:rPr>
      </w:pPr>
      <w:del w:id="93720" w:author="מנוע מכני" w:date="2026-10-11T12:04:39Z">
        <w:r>
          <w:rPr>
            <w:rtl/>
          </w:rPr>
          <w:delText xml:space="preserve"> </w:delText>
        </w:r>
      </w:del>
      <w:ins w:id="92409" w:author="מנוע מכני" w:date="2026-10-11T12:04:39Z">
        <w:r>
          <w:rPr>
            <w:rtl/>
          </w:rPr>
          <w:t xml:space="preserve">אם </w:t>
        </w:r>
      </w:ins>
      <w:del w:id="92410" w:author="מנוע מכני" w:date="2026-10-11T12:04:39Z">
        <w:r>
          <w:rPr>
            <w:rtl/>
          </w:rPr>
          <w:delText xml:space="preserve">אי </w:delText>
        </w:r>
      </w:del>
      <w:r>
        <w:rPr>
          <w:rtl/>
        </w:rPr>
        <w:t xml:space="preserve">איתמר </w:t>
      </w:r>
      <w:r>
        <w:rPr>
          <w:rStyle w:val="2fb"/>
          <w:rtl/>
        </w:rPr>
        <w:t xml:space="preserve">דרפרם</w:t>
      </w:r>
      <w:r>
        <w:rPr>
          <w:rtl/>
        </w:rPr>
        <w:t xml:space="preserve"> על הדא איתמר, </w:t>
      </w:r>
    </w:p>
    <w:p>
      <w:pPr>
        <w:pStyle w:val="38"/>
        <w:rPr>
          <w:ins w:id="93721" w:author="מנוע מכני" w:date="2026-10-11T12:04:39Z"/>
        </w:rPr>
      </w:pPr>
      <w:r w:rsidRPr="00A757C8">
        <w:t xml:space="preserve">דתניא</w:t>
      </w:r>
      <w:r w:rsidRPr="00A757C8">
        <w:t xml:space="preserve">:</w:t>
      </w:r>
    </w:p>
    <w:p w:rsidR="00E403F0" w:rsidRPr="00AD695E" w:rsidRDefault="00E403F0" w:rsidP="00E403F0">
      <w:pPr>
        <w:rPr>
          <w:rtl/>
        </w:rPr>
      </w:pPr>
      <w:del w:id="93722" w:author="מנוע מכני" w:date="2026-10-11T12:04:39Z">
        <w:r w:rsidRPr="00A757C8">
          <w:rPr>
            <w:rtl/>
          </w:rPr>
          <w:delText xml:space="preserve"> </w:delText>
        </w:r>
      </w:del>
      <w:r w:rsidRPr="00A757C8">
        <w:rPr>
          <w:rFonts w:hint="cs"/>
          <w:rtl/>
        </w:rPr>
        <w:t>'</w:t>
      </w:r>
      <w:ins w:id="90409" w:author="Claude - סמנטי" w:date="2026-10-11T12:21:47Z">
        <w:r>
          <w:rPr>
            <w:rStyle w:val="afffff0"/>
            <w:rtl/>
          </w:rPr>
          <w:t xml:space="preserve">וְשִׁלַּח בְּיַד אִישׁ עִתִּי</w:t>
        </w:r>
      </w:ins>
      <w:del w:id="90410" w:author="Claude - סמנטי" w:date="2026-10-11T12:21:47Z">
        <w:r w:rsidRPr="00A757C8">
          <w:rPr>
            <w:rtl/>
          </w:rPr>
          <w:delText xml:space="preserve">ושלח ביד איש עתי</w:delText>
        </w:r>
      </w:del>
      <w:r w:rsidRPr="00A757C8">
        <w:rPr>
          <w:rFonts w:hint="cs"/>
          <w:rtl/>
        </w:rPr>
        <w:t>'</w:t>
      </w:r>
      <w:r w:rsidRPr="00A757C8">
        <w:rPr>
          <w:rtl/>
        </w:rPr>
        <w:t xml:space="preserve">, איש - להכשיר את הזר, </w:t>
      </w:r>
      <w:r w:rsidRPr="00A757C8">
        <w:rPr>
          <w:rFonts w:hint="cs"/>
          <w:rtl/>
        </w:rPr>
        <w:t>'</w:t>
      </w:r>
      <w:ins w:id="90407" w:author="Claude - סמנטי" w:date="2026-10-11T12:21:47Z">
        <w:r>
          <w:rPr>
            <w:rStyle w:val="afffff0"/>
            <w:rtl/>
          </w:rPr>
          <w:t xml:space="preserve">עִתִּי</w:t>
        </w:r>
      </w:ins>
      <w:del w:id="90408" w:author="Claude - סמנטי" w:date="2026-10-11T12:21:47Z">
        <w:r w:rsidRPr="00A757C8">
          <w:rPr>
            <w:rtl/>
          </w:rPr>
          <w:delText xml:space="preserve">עתי</w:delText>
        </w:r>
      </w:del>
      <w:r w:rsidRPr="00A757C8">
        <w:rPr>
          <w:rFonts w:hint="cs"/>
          <w:rtl/>
        </w:rPr>
        <w:t xml:space="preserve">' </w:t>
      </w:r>
      <w:ins w:id="90121" w:author="מנוע מכני" w:date="2026-10-11T12:04:39Z">
        <w:r>
          <w:rPr>
            <w:rtl/>
          </w:rPr>
          <w:t xml:space="preserve">אפי'</w:t>
        </w:r>
      </w:ins>
      <w:del w:id="90122" w:author="מנוע מכני" w:date="2026-10-11T12:04:39Z">
        <w:r w:rsidRPr="00A757C8">
          <w:rPr>
            <w:rtl/>
          </w:rPr>
          <w:delText xml:space="preserve">אפילו</w:delText>
        </w:r>
      </w:del>
      <w:r w:rsidRPr="00A757C8">
        <w:rPr>
          <w:rtl/>
        </w:rPr>
        <w:t xml:space="preserve"> בטומאה ואפי' בשבת, עתי</w:t>
      </w:r>
      <w:r w:rsidRPr="00A757C8">
        <w:rPr>
          <w:rFonts w:hint="cs"/>
          <w:rtl/>
        </w:rPr>
        <w:t xml:space="preserve">' </w:t>
      </w:r>
      <w:r w:rsidRPr="00A757C8">
        <w:rPr>
          <w:rtl/>
        </w:rPr>
        <w:t>במזומן</w:t>
      </w:r>
    </w:p>
    <w:p w:rsidR="00E403F0" w:rsidRPr="00E87E21" w:rsidRDefault="00E403F0" w:rsidP="00E403F0">
      <w:pPr>
        <w:rPr>
          <w:spacing w:val="-6"/>
          <w:rtl/>
        </w:rPr>
      </w:pPr>
      <w:r w:rsidRPr="00E87E21">
        <w:rPr>
          <w:spacing w:val="-6"/>
          <w:rtl/>
        </w:rPr>
        <w:t xml:space="preserve">קתני: עתי - </w:t>
      </w:r>
      <w:ins w:id="90123" w:author="מנוע מכני" w:date="2026-10-11T12:04:39Z">
        <w:r>
          <w:rPr>
            <w:spacing w:val="-6"/>
            <w:rtl/>
          </w:rPr>
          <w:t xml:space="preserve">אפי'</w:t>
        </w:r>
      </w:ins>
      <w:del w:id="90124" w:author="מנוע מכני" w:date="2026-10-11T12:04:39Z">
        <w:r w:rsidRPr="00E87E21">
          <w:rPr>
            <w:spacing w:val="-6"/>
            <w:rtl/>
          </w:rPr>
          <w:delText xml:space="preserve">אפילו</w:delText>
        </w:r>
      </w:del>
      <w:r w:rsidRPr="00E87E21">
        <w:rPr>
          <w:spacing w:val="-6"/>
          <w:rtl/>
        </w:rPr>
        <w:t xml:space="preserve"> בשבת,</w:t>
      </w:r>
      <w:r w:rsidRPr="00E87E21">
        <w:rPr>
          <w:rFonts w:hint="cs"/>
          <w:spacing w:val="-6"/>
          <w:rtl/>
        </w:rPr>
        <w:t xml:space="preserve"> </w:t>
      </w:r>
      <w:r w:rsidRPr="00E87E21">
        <w:rPr>
          <w:spacing w:val="-6"/>
          <w:rtl/>
        </w:rPr>
        <w:t xml:space="preserve">אמר</w:t>
      </w:r>
      <w:r w:rsidRPr="00E87E21">
        <w:rPr>
          <w:spacing w:val="-6"/>
          <w:rtl/>
        </w:rPr>
        <w:t xml:space="preserve"> </w:t>
      </w:r>
      <w:r w:rsidRPr="00E87E21">
        <w:rPr>
          <w:rStyle w:val="2fb"/>
          <w:spacing w:val="-6"/>
          <w:rtl/>
        </w:rPr>
        <w:t xml:space="preserve">רפרם</w:t>
      </w:r>
      <w:r w:rsidRPr="00E87E21">
        <w:rPr>
          <w:spacing w:val="-6"/>
          <w:rtl/>
        </w:rPr>
        <w:t xml:space="preserve">, זאת אומרת: עירוב והוצאה לשבת, ואין עירוב והוצאה ליה"כ.</w:t>
      </w:r>
    </w:p>
    <w:p>
      <w:pPr>
        <w:pStyle w:val="38"/>
        <w:rPr>
          <w:ins w:id="93723" w:author="מנוע מכני" w:date="2026-10-11T12:04:39Z"/>
        </w:rPr>
      </w:pPr>
      <w:r w:rsidRPr="00217260">
        <w:t>ודחי'</w:t>
      </w:r>
    </w:p>
    <w:p w:rsidR="00E403F0" w:rsidRPr="00AD695E" w:rsidRDefault="00E403F0" w:rsidP="00E403F0">
      <w:pPr>
        <w:rPr>
          <w:rtl/>
        </w:rPr>
      </w:pPr>
      <w:del w:id="93724" w:author="מנוע מכני" w:date="2026-10-11T12:04:39Z">
        <w:r>
          <w:rPr>
            <w:rFonts w:hint="cs"/>
            <w:rtl/>
          </w:rPr>
          <w:delText xml:space="preserve"> </w:delText>
        </w:r>
      </w:del>
      <w:r>
        <w:rPr>
          <w:rtl/>
        </w:rPr>
        <w:t>שאני שעיר המשתלח, דהכשירו ביה"כ בכך!</w:t>
      </w:r>
      <w:ins w:id="91893" w:author="מנוע מכני" w:date="2026-10-11T12:04:39Z">
        <w:ins w:id="91895" w:author="מנוע מכני" w:date="2026-10-11T12:04:39Z">
          <w:ins w:id="91897" w:author="מנוע מכני" w:date="2026-10-11T12:04:39Z">
            <w:ins w:id="91899" w:author="מנוע מכני" w:date="2026-10-11T12:04:39Z">
              <w:ins w:id="91901" w:author="מנוע מכני" w:date="2026-10-11T12:04:39Z">
                <w:ins w:id="91903" w:author="מנוע מכני" w:date="2026-10-11T12:04:39Z">
                  <w:ins w:id="91905" w:author="מנוע מכני" w:date="2026-10-11T12:04:39Z">
                    <w:ins w:id="91907" w:author="מנוע מכני" w:date="2026-10-11T12:04:39Z">
                      <w:ins w:id="91909" w:author="מנוע מכני" w:date="2026-10-11T12:04:39Z">
                        <w:ins w:id="91911" w:author="מנוע מכני" w:date="2026-10-11T12:04:39Z">
                          <w:ins w:id="91913" w:author="מנוע מכני" w:date="2026-10-11T12:04:39Z">
                            <w:ins w:id="91915" w:author="מנוע מכני" w:date="2026-10-11T12:04:39Z">
                              <w:ins w:id="91917" w:author="מנוע מכני" w:date="2026-10-11T12:04:39Z">
                                <w:ins w:id="91919" w:author="מנוע מכני" w:date="2026-10-11T12:04:39Z">
                                  <w:ins w:id="91921" w:author="מנוע מכני" w:date="2026-10-11T12:04:39Z">
                                    <w:ins w:id="91923" w:author="מנוע מכני" w:date="2026-10-11T12:04:39Z">
                                      <w:ins w:id="91925" w:author="מנוע מכני" w:date="2026-10-11T12:04:39Z">
                                        <w:ins w:id="91927" w:author="מנוע מכני" w:date="2026-10-11T12:04:39Z">
                                          <w:ins w:id="91929" w:author="מנוע מכני" w:date="2026-10-11T12:04:39Z">
                                            <w:r>
                                              <w:rPr>
                                                <w:rFonts w:hint="cs"/>
                                                <w:rtl/>
                                              </w:rPr>
                                              <w:t xml:space="preserve"> </w:t>
                                            </w:r>
                                          </w:ins>
                                          <w:del w:id="91930" w:author="מנוע מכני" w:date="2026-10-11T12:04:39Z">
                                            <w:r>
                                              <w:rPr>
                                                <w:rFonts w:hint="cs"/>
                                                <w:rtl/>
                                              </w:rPr>
                                              <w:delText xml:space="preserve"> </w:delText>
                                            </w:r>
                                            <w:r w:rsidRPr="00217260">
                                              <w:rPr>
                                                <w:rFonts w:hint="cs"/>
                                                <w:b/>
                                                <w:bCs/>
                                                <w:rtl/>
                                              </w:rPr>
                                              <w:delText xml:space="preserve"> </w:delText>
                                            </w:r>
                                          </w:del>
                                        </w:ins>
                                        <w:del w:id="91928" w:author="מנוע מכני" w:date="2026-10-11T12:04:39Z">
                                          <w:r>
                                            <w:rPr>
                                              <w:rFonts w:hint="cs"/>
                                              <w:rtl/>
                                            </w:rPr>
                                            <w:delText xml:space="preserve"> </w:delText>
                                          </w:r>
                                          <w:r w:rsidRPr="00217260">
                                            <w:rPr>
                                              <w:rFonts w:hint="cs"/>
                                              <w:b/>
                                              <w:bCs/>
                                              <w:rtl/>
                                            </w:rPr>
                                            <w:delText xml:space="preserve"> </w:delText>
                                          </w:r>
                                        </w:del>
                                      </w:ins>
                                      <w:del w:id="91926" w:author="מנוע מכני" w:date="2026-10-11T12:04:39Z">
                                        <w:r>
                                          <w:rPr>
                                            <w:rFonts w:hint="cs"/>
                                            <w:rtl/>
                                          </w:rPr>
                                          <w:delText xml:space="preserve"> </w:delText>
                                        </w:r>
                                        <w:r w:rsidRPr="00217260">
                                          <w:rPr>
                                            <w:rFonts w:hint="cs"/>
                                            <w:b/>
                                            <w:bCs/>
                                            <w:rtl/>
                                          </w:rPr>
                                          <w:delText xml:space="preserve"> </w:delText>
                                        </w:r>
                                      </w:del>
                                    </w:ins>
                                    <w:del w:id="91924" w:author="מנוע מכני" w:date="2026-10-11T12:04:39Z">
                                      <w:r>
                                        <w:rPr>
                                          <w:rFonts w:hint="cs"/>
                                          <w:rtl/>
                                        </w:rPr>
                                        <w:delText xml:space="preserve"> </w:delText>
                                      </w:r>
                                      <w:r w:rsidRPr="00217260">
                                        <w:rPr>
                                          <w:rFonts w:hint="cs"/>
                                          <w:b/>
                                          <w:bCs/>
                                          <w:rtl/>
                                        </w:rPr>
                                        <w:delText xml:space="preserve"> </w:delText>
                                      </w:r>
                                    </w:del>
                                  </w:ins>
                                  <w:del w:id="91922" w:author="מנוע מכני" w:date="2026-10-11T12:04:39Z">
                                    <w:r>
                                      <w:rPr>
                                        <w:rFonts w:hint="cs"/>
                                        <w:rtl/>
                                      </w:rPr>
                                      <w:delText xml:space="preserve"> </w:delText>
                                    </w:r>
                                    <w:r w:rsidRPr="00217260">
                                      <w:rPr>
                                        <w:rFonts w:hint="cs"/>
                                        <w:b/>
                                        <w:bCs/>
                                        <w:rtl/>
                                      </w:rPr>
                                      <w:delText xml:space="preserve"> </w:delText>
                                    </w:r>
                                  </w:del>
                                </w:ins>
                                <w:del w:id="91920" w:author="מנוע מכני" w:date="2026-10-11T12:04:39Z">
                                  <w:r>
                                    <w:rPr>
                                      <w:rFonts w:hint="cs"/>
                                      <w:rtl/>
                                    </w:rPr>
                                    <w:delText xml:space="preserve"> </w:delText>
                                  </w:r>
                                  <w:r w:rsidRPr="00217260">
                                    <w:rPr>
                                      <w:rFonts w:hint="cs"/>
                                      <w:b/>
                                      <w:bCs/>
                                      <w:rtl/>
                                    </w:rPr>
                                    <w:delText xml:space="preserve"> </w:delText>
                                  </w:r>
                                </w:del>
                              </w:ins>
                              <w:del w:id="91918" w:author="מנוע מכני" w:date="2026-10-11T12:04:39Z">
                                <w:r>
                                  <w:rPr>
                                    <w:rFonts w:hint="cs"/>
                                    <w:rtl/>
                                  </w:rPr>
                                  <w:delText xml:space="preserve"> </w:delText>
                                </w:r>
                                <w:r w:rsidRPr="00217260">
                                  <w:rPr>
                                    <w:rFonts w:hint="cs"/>
                                    <w:b/>
                                    <w:bCs/>
                                    <w:rtl/>
                                  </w:rPr>
                                  <w:delText xml:space="preserve"> </w:delText>
                                </w:r>
                              </w:del>
                            </w:ins>
                            <w:del w:id="91916" w:author="מנוע מכני" w:date="2026-10-11T12:04:39Z">
                              <w:r>
                                <w:rPr>
                                  <w:rFonts w:hint="cs"/>
                                  <w:rtl/>
                                </w:rPr>
                                <w:delText xml:space="preserve"> </w:delText>
                              </w:r>
                              <w:r w:rsidRPr="00217260">
                                <w:rPr>
                                  <w:rFonts w:hint="cs"/>
                                  <w:b/>
                                  <w:bCs/>
                                  <w:rtl/>
                                </w:rPr>
                                <w:delText xml:space="preserve"> </w:delText>
                              </w:r>
                            </w:del>
                          </w:ins>
                          <w:del w:id="91914" w:author="מנוע מכני" w:date="2026-10-11T12:04:39Z">
                            <w:r>
                              <w:rPr>
                                <w:rFonts w:hint="cs"/>
                                <w:rtl/>
                              </w:rPr>
                              <w:delText xml:space="preserve"> </w:delText>
                            </w:r>
                            <w:r w:rsidRPr="00217260">
                              <w:rPr>
                                <w:rFonts w:hint="cs"/>
                                <w:b/>
                                <w:bCs/>
                                <w:rtl/>
                              </w:rPr>
                              <w:delText xml:space="preserve"> </w:delText>
                            </w:r>
                          </w:del>
                        </w:ins>
                        <w:del w:id="91912" w:author="מנוע מכני" w:date="2026-10-11T12:04:39Z">
                          <w:r>
                            <w:rPr>
                              <w:rFonts w:hint="cs"/>
                              <w:rtl/>
                            </w:rPr>
                            <w:delText xml:space="preserve"> </w:delText>
                          </w:r>
                          <w:r w:rsidRPr="00217260">
                            <w:rPr>
                              <w:rFonts w:hint="cs"/>
                              <w:b/>
                              <w:bCs/>
                              <w:rtl/>
                            </w:rPr>
                            <w:delText xml:space="preserve"> </w:delText>
                          </w:r>
                        </w:del>
                      </w:ins>
                      <w:del w:id="91910" w:author="מנוע מכני" w:date="2026-10-11T12:04:39Z">
                        <w:r>
                          <w:rPr>
                            <w:rFonts w:hint="cs"/>
                            <w:rtl/>
                          </w:rPr>
                          <w:delText xml:space="preserve"> </w:delText>
                        </w:r>
                        <w:r w:rsidRPr="00217260">
                          <w:rPr>
                            <w:rFonts w:hint="cs"/>
                            <w:b/>
                            <w:bCs/>
                            <w:rtl/>
                          </w:rPr>
                          <w:delText xml:space="preserve"> </w:delText>
                        </w:r>
                      </w:del>
                    </w:ins>
                    <w:del w:id="91908" w:author="מנוע מכני" w:date="2026-10-11T12:04:39Z">
                      <w:r>
                        <w:rPr>
                          <w:rFonts w:hint="cs"/>
                          <w:rtl/>
                        </w:rPr>
                        <w:delText xml:space="preserve"> </w:delText>
                      </w:r>
                      <w:r w:rsidRPr="00217260">
                        <w:rPr>
                          <w:rFonts w:hint="cs"/>
                          <w:b/>
                          <w:bCs/>
                          <w:rtl/>
                        </w:rPr>
                        <w:delText xml:space="preserve"> </w:delText>
                      </w:r>
                    </w:del>
                  </w:ins>
                  <w:del w:id="91906" w:author="מנוע מכני" w:date="2026-10-11T12:04:39Z">
                    <w:r>
                      <w:rPr>
                        <w:rFonts w:hint="cs"/>
                        <w:rtl/>
                      </w:rPr>
                      <w:delText xml:space="preserve"> </w:delText>
                    </w:r>
                    <w:r w:rsidRPr="00217260">
                      <w:rPr>
                        <w:rFonts w:hint="cs"/>
                        <w:b/>
                        <w:bCs/>
                        <w:rtl/>
                      </w:rPr>
                      <w:delText xml:space="preserve"> </w:delText>
                    </w:r>
                  </w:del>
                </w:ins>
                <w:del w:id="91904" w:author="מנוע מכני" w:date="2026-10-11T12:04:39Z">
                  <w:r>
                    <w:rPr>
                      <w:rFonts w:hint="cs"/>
                      <w:rtl/>
                    </w:rPr>
                    <w:delText xml:space="preserve"> </w:delText>
                  </w:r>
                  <w:r w:rsidRPr="00217260">
                    <w:rPr>
                      <w:rFonts w:hint="cs"/>
                      <w:b/>
                      <w:bCs/>
                      <w:rtl/>
                    </w:rPr>
                    <w:delText xml:space="preserve"> </w:delText>
                  </w:r>
                </w:del>
              </w:ins>
              <w:del w:id="91902" w:author="מנוע מכני" w:date="2026-10-11T12:04:39Z">
                <w:r>
                  <w:rPr>
                    <w:rFonts w:hint="cs"/>
                    <w:rtl/>
                  </w:rPr>
                  <w:delText xml:space="preserve"> </w:delText>
                </w:r>
                <w:r w:rsidRPr="00217260">
                  <w:rPr>
                    <w:rFonts w:hint="cs"/>
                    <w:b/>
                    <w:bCs/>
                    <w:rtl/>
                  </w:rPr>
                  <w:delText xml:space="preserve"> </w:delText>
                </w:r>
              </w:del>
            </w:ins>
            <w:del w:id="91900" w:author="מנוע מכני" w:date="2026-10-11T12:04:39Z">
              <w:r>
                <w:rPr>
                  <w:rFonts w:hint="cs"/>
                  <w:rtl/>
                </w:rPr>
                <w:delText xml:space="preserve"> </w:delText>
              </w:r>
              <w:r w:rsidRPr="00217260">
                <w:rPr>
                  <w:rFonts w:hint="cs"/>
                  <w:b/>
                  <w:bCs/>
                  <w:rtl/>
                </w:rPr>
                <w:delText xml:space="preserve"> </w:delText>
              </w:r>
            </w:del>
          </w:ins>
          <w:del w:id="91898" w:author="מנוע מכני" w:date="2026-10-11T12:04:39Z">
            <w:r>
              <w:rPr>
                <w:rFonts w:hint="cs"/>
                <w:rtl/>
              </w:rPr>
              <w:delText xml:space="preserve"> </w:delText>
            </w:r>
            <w:r w:rsidRPr="00217260">
              <w:rPr>
                <w:rFonts w:hint="cs"/>
                <w:b/>
                <w:bCs/>
                <w:rtl/>
              </w:rPr>
              <w:delText xml:space="preserve"> </w:delText>
            </w:r>
          </w:del>
        </w:ins>
        <w:del w:id="91896" w:author="מנוע מכני" w:date="2026-10-11T12:04:39Z">
          <w:r>
            <w:rPr>
              <w:rFonts w:hint="cs"/>
              <w:rtl/>
            </w:rPr>
            <w:delText xml:space="preserve"> </w:delText>
          </w:r>
          <w:r>
            <w:rPr>
              <w:rFonts w:hint="cs"/>
              <w:rtl/>
            </w:rPr>
            <w:delText xml:space="preserve"> </w:delText>
          </w:r>
        </w:del>
      </w:ins>
      <w:del w:id="91894" w:author="מנוע מכני" w:date="2026-10-11T12:04:39Z">
        <w:r>
          <w:rPr>
            <w:rFonts w:hint="cs"/>
            <w:rtl/>
          </w:rPr>
          <w:delText xml:space="preserve">  </w:delText>
        </w:r>
      </w:del>
      <w:r w:rsidRPr="00217260">
        <w:rPr>
          <w:b/>
          <w:bCs/>
          <w:rtl/>
        </w:rPr>
        <w:t xml:space="preserve">אלא </w:t>
      </w:r>
      <w:r w:rsidRPr="00217260">
        <w:rPr>
          <w:rStyle w:val="2fb"/>
          <w:b/>
          <w:bCs/>
          <w:rtl/>
        </w:rPr>
        <w:t xml:space="preserve">דרפרם</w:t>
      </w:r>
      <w:r w:rsidRPr="00217260">
        <w:rPr>
          <w:b/>
          <w:bCs/>
          <w:rtl/>
        </w:rPr>
        <w:t xml:space="preserve"> ב</w:t>
      </w:r>
      <w:r w:rsidRPr="00217260">
        <w:rPr>
          <w:rFonts w:hint="cs"/>
          <w:b/>
          <w:bCs/>
          <w:rtl/>
        </w:rPr>
        <w:t>ד</w:t>
      </w:r>
      <w:r w:rsidRPr="00217260">
        <w:rPr>
          <w:b/>
          <w:bCs/>
          <w:rtl/>
        </w:rPr>
        <w:t>ותא היא.</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59" w:author="קלוד" w:date="2026-10-11T09:07:19Z"/>
        </w:rPr>
      </w:pPr>
      <w:ins w:id="20158" w:author="קלוד" w:date="2026-10-11T09:07:19Z">
        <w:r>
          <w:t xml:space="preserve">משנה ה</w:t>
        </w:r>
      </w:ins>
    </w:p>
    <w:p w:rsidR="00E403F0" w:rsidRPr="00D65BEC" w:rsidRDefault="00E403F0" w:rsidP="00E403F0">
      <w:pPr>
        <w:pStyle w:val="afff9"/>
        <w:rPr>
          <w:del w:id="20095" w:author="קלוד" w:date="2026-10-11T09:07:19Z"/>
          <w:rtl/>
        </w:rPr>
      </w:pPr>
      <w:del w:id="20094" w:author="קלוד" w:date="2026-10-11T09:07:19Z">
        <w:r w:rsidRPr="00D65BEC">
          <w:rPr>
            <w:rtl/>
          </w:rPr>
          <w:delText xml:space="preserve">מתני'.</w:delText>
        </w:r>
      </w:del>
    </w:p>
    <w:p w:rsidR="00E403F0" w:rsidRPr="00D65BEC" w:rsidRDefault="00E403F0" w:rsidP="00E403F0">
      <w:pPr>
        <w:pStyle w:val="afff9"/>
        <w:spacing w:before="120"/>
        <w:rPr>
          <w:rtl/>
        </w:rPr>
        <w:pPrChange w:id="90015" w:author="קלוד" w:date="2026-10-11T12:09:42Z">
          <w:pPr>
            <w:pStyle w:val="afff9"/>
          </w:pPr>
        </w:pPrChange>
      </w:pPr>
      <w:r w:rsidRPr="00D65BEC">
        <w:rPr>
          <w:rtl/>
        </w:rPr>
        <w:t xml:space="preserve">יש בא ביאה אחת וחייב עליה ו' חטאות, כיצד? </w:t>
      </w:r>
    </w:p>
    <w:p w:rsidR="00E403F0" w:rsidRPr="00D64BA8" w:rsidRDefault="00E403F0" w:rsidP="00E403F0">
      <w:pPr>
        <w:pStyle w:val="afff9"/>
        <w:rPr>
          <w:spacing w:val="8"/>
          <w:rtl/>
        </w:rPr>
      </w:pPr>
      <w:r w:rsidRPr="00D64BA8">
        <w:rPr>
          <w:spacing w:val="8"/>
          <w:rtl/>
        </w:rPr>
        <w:t>הבא על בתו חייב עליה משום בתו, ואחותו, אשת אחיו, ואשת אחי אביו, ואשת איש, ונדה.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יד:</w:t>
      </w:r>
    </w:p>
    <w:p>
      <w:pPr>
        <w:pStyle w:val="afffff8"/>
        <w:rPr>
          <w:ins w:id="90117" w:author="קלוד" w:date="2026-10-11T12:26:18Z"/>
        </w:rPr>
      </w:pPr>
      <w:ins w:id="90118" w:author="קלוד" w:date="2026-10-11T12:26:18Z">
        <w:r>
          <w:rPr>
            <w:color w:val="7B3F00"/>
          </w:rPr>
          <w:t xml:space="preserve">הבא על בתו - ו' חטאות באיסור כולל ומוסיף</w:t>
        </w:r>
      </w:ins>
    </w:p>
    <w:p w:rsidR="00E403F0" w:rsidRPr="00AD695E" w:rsidRDefault="00E403F0" w:rsidP="00E403F0">
      <w:pPr>
        <w:rPr>
          <w:rtl/>
        </w:rPr>
      </w:pPr>
      <w:r>
        <w:rPr>
          <w:rFonts w:hint="cs"/>
          <w:rtl/>
        </w:rPr>
        <w:t xml:space="preserve">ואפי' </w:t>
      </w:r>
      <w:r>
        <w:rPr>
          <w:rStyle w:val="2fb"/>
          <w:rFonts w:hint="cs"/>
          <w:rtl/>
        </w:rPr>
        <w:t xml:space="preserve">לר</w:t>
      </w:r>
      <w:r>
        <w:rPr>
          <w:rStyle w:val="2fb"/>
          <w:rtl/>
        </w:rPr>
        <w:t>"</w:t>
      </w:r>
      <w:r>
        <w:rPr>
          <w:rStyle w:val="2fb"/>
          <w:rFonts w:hint="cs"/>
          <w:rtl/>
        </w:rPr>
        <w:t xml:space="preserve">מ</w:t>
      </w:r>
      <w:r>
        <w:rPr>
          <w:rFonts w:hint="cs"/>
          <w:rtl/>
        </w:rPr>
        <w:t xml:space="preserve"> </w:t>
      </w:r>
      <w:ins w:id="91273" w:author="מנוע מכני" w:date="2026-10-11T12:04:39Z">
        <w:r>
          <w:rPr>
            <w:rFonts w:hint="cs"/>
            <w:rtl/>
          </w:rPr>
          <w:t xml:space="preserve">דאין</w:t>
        </w:r>
      </w:ins>
      <w:del w:id="91274" w:author="מנוע מכני" w:date="2026-10-11T12:04:39Z">
        <w:r>
          <w:rPr>
            <w:rFonts w:hint="cs"/>
            <w:rtl/>
          </w:rPr>
          <w:delText xml:space="preserve">דלית</w:delText>
        </w:r>
      </w:del>
      <w:r>
        <w:rPr>
          <w:rFonts w:hint="cs"/>
          <w:rtl/>
        </w:rPr>
        <w:t xml:space="preserve"> </w:t>
      </w:r>
      <w:ins w:id="91269" w:author="מנוע מכני" w:date="2026-10-11T12:04:39Z">
        <w:r>
          <w:rPr>
            <w:rFonts w:hint="cs"/>
            <w:rtl/>
          </w:rPr>
          <w:t xml:space="preserve">לו</w:t>
        </w:r>
      </w:ins>
      <w:del w:id="91270" w:author="מנוע מכני" w:date="2026-10-11T12:04:39Z">
        <w:r>
          <w:rPr>
            <w:rFonts w:hint="cs"/>
            <w:rtl/>
          </w:rPr>
          <w:delText xml:space="preserve">ליה</w:delText>
        </w:r>
      </w:del>
      <w:r>
        <w:rPr>
          <w:rFonts w:hint="cs"/>
          <w:rtl/>
        </w:rPr>
        <w:t xml:space="preserve"> </w:t>
      </w:r>
      <w:r>
        <w:rPr>
          <w:rtl/>
        </w:rPr>
        <w:t xml:space="preserve">איסור חל על איסור, </w:t>
      </w:r>
      <w:r>
        <w:rPr>
          <w:rFonts w:hint="cs"/>
          <w:rtl/>
        </w:rPr>
        <w:t>מ</w:t>
      </w:r>
      <w:r>
        <w:rPr>
          <w:rtl/>
        </w:rPr>
        <w:t>"</w:t>
      </w:r>
      <w:r>
        <w:rPr>
          <w:rFonts w:hint="cs"/>
          <w:rtl/>
        </w:rPr>
        <w:t xml:space="preserve">מ </w:t>
      </w:r>
      <w:r>
        <w:rPr>
          <w:rtl/>
        </w:rPr>
        <w:t xml:space="preserve">איסור מוסיף ואיסור כולל </w:t>
      </w:r>
      <w:ins w:id="91275" w:author="מנוע מכני" w:date="2026-10-11T12:04:39Z">
        <w:r>
          <w:rPr>
            <w:rtl/>
          </w:rPr>
          <w:t xml:space="preserve">יש</w:t>
        </w:r>
      </w:ins>
      <w:del w:id="91276" w:author="מנוע מכני" w:date="2026-10-11T12:04:39Z">
        <w:r>
          <w:rPr>
            <w:rtl/>
          </w:rPr>
          <w:delText xml:space="preserve">אית</w:delText>
        </w:r>
      </w:del>
      <w:r>
        <w:rPr>
          <w:rtl/>
        </w:rPr>
        <w:t xml:space="preserve"> </w:t>
      </w:r>
      <w:ins w:id="91271" w:author="מנוע מכני" w:date="2026-10-11T12:04:39Z">
        <w:r>
          <w:rPr>
            <w:rtl/>
          </w:rPr>
          <w:t xml:space="preserve">לו</w:t>
        </w:r>
      </w:ins>
      <w:del w:id="91272" w:author="מנוע מכני" w:date="2026-10-11T12:04:39Z">
        <w:r>
          <w:rPr>
            <w:rtl/>
          </w:rPr>
          <w:delText xml:space="preserve">ליה</w:delText>
        </w:r>
      </w:del>
      <w:ins w:id="91931" w:author="מנוע מכני" w:date="2026-10-11T12:04:39Z">
        <w:r>
          <w:rPr>
            <w:rtl/>
          </w:rPr>
          <w:t xml:space="preserve">,</w:t>
        </w:r>
      </w:ins>
      <w:del w:id="91932" w:author="מנוע מכני" w:date="2026-10-11T12:04:39Z">
        <w:r>
          <w:rPr>
            <w:rtl/>
          </w:rPr>
          <w:delText xml:space="preserve">;</w:delText>
        </w:r>
      </w:del>
    </w:p>
    <w:p w:rsidR="00E403F0" w:rsidRPr="00AD695E" w:rsidRDefault="00E403F0" w:rsidP="00E403F0">
      <w:pPr>
        <w:rPr>
          <w:rtl/>
        </w:rPr>
      </w:pPr>
      <w:r>
        <w:rPr>
          <w:rtl/>
        </w:rPr>
        <w:t xml:space="preserve">כגון שבא על אמו והוליד בת, דאיסור בתו ואחותו </w:t>
      </w:r>
      <w:ins w:id="90549" w:author="מנוע מכני" w:date="2026-10-11T12:04:39Z">
        <w:r>
          <w:rPr>
            <w:rtl/>
          </w:rPr>
          <w:t xml:space="preserve">כאחד</w:t>
        </w:r>
      </w:ins>
      <w:del w:id="90550" w:author="מנוע מכני" w:date="2026-10-11T12:04:39Z">
        <w:r>
          <w:rPr>
            <w:rtl/>
          </w:rPr>
          <w:delText xml:space="preserve">בהדדי</w:delText>
        </w:r>
      </w:del>
      <w:r>
        <w:rPr>
          <w:rtl/>
        </w:rPr>
        <w:t xml:space="preserve"> אתי, </w:t>
      </w:r>
    </w:p>
    <w:p w:rsidR="00E403F0" w:rsidRPr="00AD695E" w:rsidRDefault="00E403F0" w:rsidP="00E403F0">
      <w:pPr>
        <w:rPr>
          <w:rtl/>
        </w:rPr>
      </w:pPr>
      <w:r>
        <w:rPr>
          <w:rtl/>
        </w:rPr>
        <w:t xml:space="preserve">נשאת לאחיו, מיגו דאיתוסף איסור לגבי אחין </w:t>
      </w:r>
      <w:ins w:id="90105" w:author="Claude - סמנטי" w:date="2026-10-11T12:21:47Z">
        <w:r>
          <w:rPr>
            <w:rtl/>
          </w:rPr>
          <w:t xml:space="preserve">נתוסף</w:t>
        </w:r>
      </w:ins>
      <w:del w:id="90106" w:author="Claude - סמנטי" w:date="2026-10-11T12:21:47Z">
        <w:r>
          <w:rPr>
            <w:rtl/>
          </w:rPr>
          <w:delText xml:space="preserve">איתוסף</w:delText>
        </w:r>
      </w:del>
      <w:r>
        <w:rPr>
          <w:rtl/>
        </w:rPr>
        <w:t xml:space="preserve"> איסורא לגבי </w:t>
      </w:r>
      <w:ins w:id="91277" w:author="מנוע מכני" w:date="2026-10-11T12:04:39Z">
        <w:r>
          <w:rPr>
            <w:rtl/>
          </w:rPr>
          <w:t xml:space="preserve">שלו</w:t>
        </w:r>
      </w:ins>
      <w:del w:id="91278" w:author="מנוע מכני" w:date="2026-10-11T12:04:39Z">
        <w:r>
          <w:rPr>
            <w:rtl/>
          </w:rPr>
          <w:delText xml:space="preserve">דידיה</w:delText>
        </w:r>
      </w:del>
      <w:r>
        <w:rPr>
          <w:rtl/>
        </w:rPr>
        <w:t xml:space="preserve">, </w:t>
      </w:r>
    </w:p>
    <w:p w:rsidR="00E403F0" w:rsidRPr="00AD695E" w:rsidRDefault="00E403F0" w:rsidP="00E403F0">
      <w:pPr>
        <w:rPr>
          <w:rtl/>
        </w:rPr>
      </w:pPr>
      <w:r>
        <w:rPr>
          <w:rtl/>
        </w:rPr>
        <w:t xml:space="preserve">נשאת לאחי אביו, מיגו דאיתוסף איסורא לגבי שאר אחי אביו </w:t>
      </w:r>
      <w:ins w:id="90107" w:author="Claude - סמנטי" w:date="2026-10-11T12:21:47Z">
        <w:r>
          <w:rPr>
            <w:rtl/>
          </w:rPr>
          <w:t xml:space="preserve">נתוסף</w:t>
        </w:r>
      </w:ins>
      <w:del w:id="90108" w:author="Claude - סמנטי" w:date="2026-10-11T12:21:47Z">
        <w:r>
          <w:rPr>
            <w:rtl/>
          </w:rPr>
          <w:delText xml:space="preserve">איתוסף</w:delText>
        </w:r>
      </w:del>
      <w:r>
        <w:rPr>
          <w:rtl/>
        </w:rPr>
        <w:t xml:space="preserve"> לגבי </w:t>
      </w:r>
      <w:ins w:id="91279" w:author="מנוע מכני" w:date="2026-10-11T12:04:39Z">
        <w:r>
          <w:rPr>
            <w:rtl/>
          </w:rPr>
          <w:t xml:space="preserve">שלו</w:t>
        </w:r>
      </w:ins>
      <w:del w:id="91280" w:author="מנוע מכני" w:date="2026-10-11T12:04:39Z">
        <w:r>
          <w:rPr>
            <w:rtl/>
          </w:rPr>
          <w:delText xml:space="preserve">דידיה</w:delText>
        </w:r>
      </w:del>
      <w:r>
        <w:rPr>
          <w:rtl/>
        </w:rPr>
        <w:t xml:space="preserve">, </w:t>
      </w:r>
    </w:p>
    <w:p w:rsidR="00E403F0" w:rsidRPr="00AD695E" w:rsidRDefault="00E403F0" w:rsidP="00E403F0">
      <w:pPr>
        <w:rPr>
          <w:rtl/>
        </w:rPr>
      </w:pPr>
      <w:r>
        <w:rPr>
          <w:rtl/>
        </w:rPr>
        <w:t xml:space="preserve">ה"ל אשת איש, מיגו דאיתוסף איסור לגבי </w:t>
      </w:r>
      <w:ins w:id="92267" w:author="מנוע מכני" w:date="2026-10-11T12:04:39Z">
        <w:r>
          <w:rPr>
            <w:rtl/>
          </w:rPr>
          <w:t xml:space="preserve">עולם</w:t>
        </w:r>
      </w:ins>
      <w:del w:id="92268" w:author="מנוע מכני" w:date="2026-10-11T12:04:39Z">
        <w:r>
          <w:rPr>
            <w:rtl/>
          </w:rPr>
          <w:delText xml:space="preserve">עלמא</w:delText>
        </w:r>
      </w:del>
      <w:r>
        <w:rPr>
          <w:rtl/>
        </w:rPr>
        <w:t xml:space="preserve"> </w:t>
      </w:r>
      <w:ins w:id="90109" w:author="Claude - סמנטי" w:date="2026-10-11T12:21:47Z">
        <w:r>
          <w:rPr>
            <w:rtl/>
          </w:rPr>
          <w:t xml:space="preserve">נתוסף</w:t>
        </w:r>
      </w:ins>
      <w:del w:id="90110" w:author="Claude - סמנטי" w:date="2026-10-11T12:21:47Z">
        <w:r>
          <w:rPr>
            <w:rtl/>
          </w:rPr>
          <w:delText xml:space="preserve">איתוסף</w:delText>
        </w:r>
      </w:del>
      <w:r>
        <w:rPr>
          <w:rtl/>
        </w:rPr>
        <w:t xml:space="preserve"> </w:t>
      </w:r>
      <w:ins w:id="90551" w:author="מנוע מכני" w:date="2026-10-11T12:04:39Z">
        <w:r>
          <w:rPr>
            <w:rtl/>
          </w:rPr>
          <w:t xml:space="preserve">גם</w:t>
        </w:r>
      </w:ins>
      <w:del w:id="90552" w:author="מנוע מכני" w:date="2026-10-11T12:04:39Z">
        <w:r>
          <w:rPr>
            <w:rtl/>
          </w:rPr>
          <w:delText xml:space="preserve">נמי</w:delText>
        </w:r>
      </w:del>
      <w:r>
        <w:rPr>
          <w:rtl/>
        </w:rPr>
        <w:t xml:space="preserve"> לגבי </w:t>
      </w:r>
      <w:ins w:id="91281" w:author="מנוע מכני" w:date="2026-10-11T12:04:39Z">
        <w:r>
          <w:rPr>
            <w:rtl/>
          </w:rPr>
          <w:t xml:space="preserve">שלו</w:t>
        </w:r>
      </w:ins>
      <w:del w:id="91282" w:author="מנוע מכני" w:date="2026-10-11T12:04:39Z">
        <w:r>
          <w:rPr>
            <w:rtl/>
          </w:rPr>
          <w:delText xml:space="preserve">דידיה</w:delText>
        </w:r>
      </w:del>
      <w:r>
        <w:rPr>
          <w:rtl/>
        </w:rPr>
        <w:t xml:space="preserve">, </w:t>
      </w:r>
    </w:p>
    <w:p w:rsidR="00E403F0" w:rsidRPr="00AD695E" w:rsidRDefault="00E403F0" w:rsidP="00E403F0">
      <w:pPr>
        <w:rPr>
          <w:rtl/>
        </w:rPr>
      </w:pPr>
      <w:r>
        <w:rPr>
          <w:rtl/>
        </w:rPr>
        <w:t xml:space="preserve">ה"ל נדה, מיגו דאיתוסף איסור לגבי בעלה </w:t>
      </w:r>
      <w:ins w:id="90111" w:author="Claude - סמנטי" w:date="2026-10-11T12:21:47Z">
        <w:r>
          <w:rPr>
            <w:rtl/>
          </w:rPr>
          <w:t xml:space="preserve">נתוסף</w:t>
        </w:r>
      </w:ins>
      <w:del w:id="90112" w:author="Claude - סמנטי" w:date="2026-10-11T12:21:47Z">
        <w:r>
          <w:rPr>
            <w:rtl/>
          </w:rPr>
          <w:delText xml:space="preserve">איתוסף</w:delText>
        </w:r>
      </w:del>
      <w:r>
        <w:rPr>
          <w:rtl/>
        </w:rPr>
        <w:t xml:space="preserve"> </w:t>
      </w:r>
      <w:ins w:id="90553" w:author="מנוע מכני" w:date="2026-10-11T12:04:39Z">
        <w:r>
          <w:rPr>
            <w:rtl/>
          </w:rPr>
          <w:t xml:space="preserve">גם</w:t>
        </w:r>
      </w:ins>
      <w:del w:id="90554" w:author="מנוע מכני" w:date="2026-10-11T12:04:39Z">
        <w:r>
          <w:rPr>
            <w:rtl/>
          </w:rPr>
          <w:delText xml:space="preserve">נמי</w:delText>
        </w:r>
      </w:del>
      <w:r>
        <w:rPr>
          <w:rtl/>
        </w:rPr>
        <w:t xml:space="preserve"> לגבי </w:t>
      </w:r>
      <w:ins w:id="91283" w:author="מנוע מכני" w:date="2026-10-11T12:04:39Z">
        <w:r>
          <w:rPr>
            <w:rtl/>
          </w:rPr>
          <w:t xml:space="preserve">שלו</w:t>
        </w:r>
      </w:ins>
      <w:del w:id="91284" w:author="מנוע מכני" w:date="2026-10-11T12:04:39Z">
        <w:r>
          <w:rPr>
            <w:rtl/>
          </w:rPr>
          <w:delText xml:space="preserve">דידיה</w:delText>
        </w:r>
      </w:del>
      <w:r>
        <w:rPr>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61" w:author="קלוד" w:date="2026-10-11T09:07:19Z"/>
        </w:rPr>
      </w:pPr>
      <w:ins w:id="20160" w:author="קלוד" w:date="2026-10-11T09:07:19Z">
        <w:r>
          <w:t xml:space="preserve">משנה ה</w:t>
        </w:r>
      </w:ins>
    </w:p>
    <w:p w:rsidR="00E403F0" w:rsidRPr="00D65BEC" w:rsidRDefault="00E403F0" w:rsidP="00E403F0">
      <w:pPr>
        <w:pStyle w:val="afff9"/>
        <w:rPr>
          <w:del w:id="20097" w:author="קלוד" w:date="2026-10-11T09:07:19Z"/>
          <w:rtl/>
        </w:rPr>
      </w:pPr>
      <w:del w:id="20096" w:author="קלוד" w:date="2026-10-11T09:07:19Z">
        <w:r w:rsidRPr="00D65BEC">
          <w:rPr>
            <w:rtl/>
          </w:rPr>
          <w:delText xml:space="preserve">מתני'.</w:delText>
        </w:r>
      </w:del>
    </w:p>
    <w:p w:rsidR="00E403F0" w:rsidRPr="00D65BEC" w:rsidRDefault="00E403F0" w:rsidP="00E403F0">
      <w:pPr>
        <w:pStyle w:val="afff9"/>
        <w:spacing w:before="120"/>
        <w:rPr>
          <w:rtl/>
        </w:rPr>
        <w:pPrChange w:id="90016" w:author="קלוד" w:date="2026-10-11T12:09:42Z">
          <w:pPr>
            <w:pStyle w:val="afff9"/>
          </w:pPr>
        </w:pPrChange>
      </w:pPr>
      <w:r w:rsidRPr="00D65BEC">
        <w:rPr>
          <w:rtl/>
        </w:rPr>
        <w:t>הבא על בת בתו חייב עליה משום בת בתו, וכלתו, ואשת אחיו, ואשת אחי אביו, ואשת איש, ונדה;</w:t>
      </w:r>
    </w:p>
    <w:p w:rsidR="00E403F0" w:rsidRPr="00D65BEC" w:rsidRDefault="00E403F0" w:rsidP="00E403F0">
      <w:pPr>
        <w:pStyle w:val="afff9"/>
        <w:rPr>
          <w:rtl/>
        </w:rPr>
      </w:pPr>
      <w:r>
        <w:rPr>
          <w:rStyle w:val="TanaimMishna"/>
          <w:rtl/>
          <w:rPrChange w:id="95565" w:author="Claude" w:date="2026-10-11T09:07:45Z">
            <w:rPr>
              <w:rtl/>
            </w:rPr>
          </w:rPrChange>
        </w:rPr>
        <w:t xml:space="preserve">ר' יוסי</w:t>
      </w:r>
      <w:r>
        <w:rPr>
          <w:rtl/>
        </w:rPr>
        <w:t xml:space="preserve"> אומר</w:t>
      </w:r>
      <w:r>
        <w:rPr>
          <w:rStyle w:val="TanaimMishna"/>
          <w:rtl/>
          <w:rPrChange w:id="95566" w:author="Claude" w:date="2026-10-11T09:07:45Z">
            <w:rPr>
              <w:rtl/>
            </w:rPr>
          </w:rPrChange>
        </w:rPr>
        <w:t xml:space="preserve">:</w:t>
      </w:r>
      <w:r>
        <w:rPr>
          <w:rtl/>
        </w:rPr>
        <w:t xml:space="preserve"> אם עבר זקן ונשאה חייב עליה משום אשת אב.</w:t>
      </w:r>
    </w:p>
    <w:p w:rsidR="00E403F0" w:rsidRPr="00D65BEC" w:rsidRDefault="00E403F0" w:rsidP="00E403F0">
      <w:pPr>
        <w:pStyle w:val="afff9"/>
        <w:rPr>
          <w:rtl/>
        </w:rPr>
      </w:pPr>
      <w:r w:rsidRPr="00D65BEC">
        <w:rPr>
          <w:rtl/>
        </w:rPr>
        <w:t>וכן הבא על בת אשתו, ועל בת בתה.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15" w:author="קלוד" w:date="2026-10-11T12:26:18Z"/>
        </w:rPr>
      </w:pPr>
      <w:ins w:id="90116" w:author="קלוד" w:date="2026-10-11T12:26:18Z">
        <w:r>
          <w:rPr>
            <w:color w:val="7B3F00"/>
          </w:rPr>
          <w:t xml:space="preserve">ר' יוסי - עבר זקן ונשאה חייב משום אשת אב</w:t>
        </w:r>
      </w:ins>
    </w:p>
    <w:p w:rsidR="00E403F0" w:rsidRPr="00AD695E" w:rsidRDefault="00E403F0" w:rsidP="00E403F0">
      <w:pPr>
        <w:rPr>
          <w:rtl/>
        </w:rPr>
      </w:pPr>
      <w:r>
        <w:rPr>
          <w:rtl/>
        </w:rPr>
        <w:t xml:space="preserve">קתני: חייב </w:t>
      </w:r>
      <w:ins w:id="91285" w:author="מנוע מכני" w:date="2026-10-11T12:04:39Z">
        <w:r>
          <w:rPr>
            <w:rtl/>
          </w:rPr>
          <w:t xml:space="preserve">עליו</w:t>
        </w:r>
      </w:ins>
      <w:del w:id="91286" w:author="מנוע מכני" w:date="2026-10-11T12:04:39Z">
        <w:r>
          <w:rPr>
            <w:rtl/>
          </w:rPr>
          <w:delText xml:space="preserve">עליה</w:delText>
        </w:r>
      </w:del>
      <w:r>
        <w:rPr>
          <w:rtl/>
        </w:rPr>
        <w:t xml:space="preserve"> משום אשת אב, מי שריא </w:t>
      </w:r>
      <w:ins w:id="91287" w:author="מנוע מכני" w:date="2026-10-11T12:04:39Z">
        <w:r>
          <w:rPr>
            <w:rtl/>
          </w:rPr>
          <w:t xml:space="preserve">לו</w:t>
        </w:r>
      </w:ins>
      <w:del w:id="91288" w:author="מנוע מכני" w:date="2026-10-11T12:04:39Z">
        <w:r>
          <w:rPr>
            <w:rtl/>
          </w:rPr>
          <w:delText xml:space="preserve">ליה</w:delText>
        </w:r>
      </w:del>
      <w:r>
        <w:rPr>
          <w:rtl/>
        </w:rPr>
        <w:t xml:space="preserve">? א"ר יוחנן: כגון שנפלה לו ליבום.</w:t>
      </w:r>
    </w:p>
    <w:p w:rsidR="00E403F0" w:rsidRPr="00AD695E" w:rsidRDefault="00E403F0" w:rsidP="00E403F0">
      <w:pPr>
        <w:rPr>
          <w:rtl/>
        </w:rPr>
      </w:pPr>
      <w:r>
        <w:rPr>
          <w:rtl/>
        </w:rPr>
        <w:t xml:space="preserve">א"ה, </w:t>
      </w:r>
      <w:ins w:id="91289" w:author="מנוע מכני" w:date="2026-10-11T12:04:39Z">
        <w:r>
          <w:rPr>
            <w:rtl/>
          </w:rPr>
          <w:t xml:space="preserve">מה</w:t>
        </w:r>
      </w:ins>
      <w:del w:id="91290" w:author="מנוע מכני" w:date="2026-10-11T12:04:39Z">
        <w:r>
          <w:rPr>
            <w:rtl/>
          </w:rPr>
          <w:delText xml:space="preserve">מאי</w:delText>
        </w:r>
      </w:del>
      <w:r>
        <w:rPr>
          <w:rtl/>
        </w:rPr>
        <w:t xml:space="preserve"> עבר? א"ר יעקב: שעבר משום כלת בנו שניה, כדתני': כלתו ערוה, כלת בנו - שניה</w:t>
      </w:r>
      <w:ins w:id="91933" w:author="מנוע מכני" w:date="2026-10-11T12:04:39Z">
        <w:r>
          <w:rPr>
            <w:rtl/>
          </w:rPr>
          <w:t xml:space="preserve">,</w:t>
        </w:r>
      </w:ins>
      <w:del w:id="91934" w:author="מנוע מכני" w:date="2026-10-11T12:04:39Z">
        <w:r>
          <w:rPr>
            <w:rtl/>
          </w:rPr>
          <w:delText xml:space="preserve">;</w:delText>
        </w:r>
      </w:del>
    </w:p>
    <w:p w:rsidR="00E403F0" w:rsidRPr="00AD695E" w:rsidRDefault="00E403F0" w:rsidP="00E403F0">
      <w:pPr>
        <w:rPr>
          <w:rtl/>
        </w:rPr>
      </w:pPr>
      <w:r>
        <w:rPr>
          <w:rtl/>
        </w:rPr>
        <w:t>וכן אתה מוצא בבת בנו ובבת בן בנו עד סוף כל הדורות.</w:t>
      </w:r>
    </w:p>
    <w:p w:rsidR="00E403F0" w:rsidRPr="00AD695E" w:rsidRDefault="00E403F0" w:rsidP="00E403F0">
      <w:pPr>
        <w:rPr>
          <w:rtl/>
        </w:rPr>
      </w:pPr>
      <w:r>
        <w:rPr>
          <w:rtl/>
        </w:rPr>
        <w:t xml:space="preserve">ומי </w:t>
      </w:r>
      <w:ins w:id="91293" w:author="מנוע מכני" w:date="2026-10-11T12:04:39Z">
        <w:r>
          <w:rPr>
            <w:rtl/>
          </w:rPr>
          <w:t xml:space="preserve">יש</w:t>
        </w:r>
      </w:ins>
      <w:del w:id="91294" w:author="מנוע מכני" w:date="2026-10-11T12:04:39Z">
        <w:r>
          <w:rPr>
            <w:rtl/>
          </w:rPr>
          <w:delText xml:space="preserve">אית</w:delText>
        </w:r>
      </w:del>
      <w:r>
        <w:rPr>
          <w:rtl/>
        </w:rPr>
        <w:t xml:space="preserve"> </w:t>
      </w:r>
      <w:ins w:id="91291" w:author="מנוע מכני" w:date="2026-10-11T12:04:39Z">
        <w:r>
          <w:rPr>
            <w:rtl/>
          </w:rPr>
          <w:t xml:space="preserve">לו</w:t>
        </w:r>
      </w:ins>
      <w:del w:id="91292" w:author="מנוע מכני" w:date="2026-10-11T12:04:39Z">
        <w:r>
          <w:rPr>
            <w:rtl/>
          </w:rPr>
          <w:delText xml:space="preserve">ליה</w:delText>
        </w:r>
      </w:del>
      <w:r>
        <w:rPr>
          <w:rtl/>
        </w:rPr>
        <w:t xml:space="preserve"> </w:t>
      </w:r>
      <w:r>
        <w:rPr>
          <w:rStyle w:val="2fb"/>
          <w:rtl/>
        </w:rPr>
        <w:t xml:space="preserve">לר' יוסי</w:t>
      </w:r>
      <w:r>
        <w:rPr>
          <w:rtl/>
        </w:rPr>
        <w:t xml:space="preserve"> איסור חל על איסור? </w:t>
      </w:r>
    </w:p>
    <w:p>
      <w:pPr>
        <w:pStyle w:val="38"/>
        <w:rPr>
          <w:ins w:id="93725" w:author="מנוע מכני" w:date="2026-10-11T12:04:39Z"/>
        </w:rPr>
      </w:pPr>
      <w:r>
        <w:lastRenderedPageBreak/>
        <w:t xml:space="preserve">והא </w:t>
      </w:r>
      <w:r>
        <w:lastRenderedPageBreak/>
        <w:t xml:space="preserve">תנן</w:t>
      </w:r>
      <w:r>
        <w:lastRenderedPageBreak/>
        <w:t xml:space="preserve">:</w:t>
      </w:r>
    </w:p>
    <w:p w:rsidR="00E403F0" w:rsidRPr="00AD695E" w:rsidRDefault="00E403F0" w:rsidP="00E403F0">
      <w:pPr>
        <w:rPr>
          <w:rtl/>
        </w:rPr>
      </w:pPr>
      <w:del w:id="93726" w:author="מנוע מכני" w:date="2026-10-11T12:04:39Z">
        <w:r>
          <w:rPr>
            <w:rtl/>
          </w:rPr>
          <w:lastRenderedPageBreak/>
          <w:delText xml:space="preserve"> </w:delText>
        </w:r>
      </w:del>
      <w:r>
        <w:rPr>
          <w:rtl/>
        </w:rPr>
        <w:lastRenderedPageBreak/>
        <w:t xml:space="preserve">עבר עבירה שיש בה שתי מיתות - נידון בחמורה, </w:t>
      </w:r>
    </w:p>
    <w:p>
      <w:pPr>
        <w:pStyle w:val="38"/>
        <w:rPr>
          <w:ins w:id="93727" w:author="מנוע מכני" w:date="2026-10-11T12:04:39Z"/>
        </w:rPr>
      </w:pPr>
      <w:r>
        <w:t xml:space="preserve">רבי יוסי</w:t>
      </w:r>
      <w:del w:id="94502" w:author="מנוע מכני" w:date="2026-10-11T12:04:39Z">
        <w:r>
          <w:delText xml:space="preserve"> אומר</w:delText>
        </w:r>
      </w:del>
      <w:r>
        <w:t xml:space="preserve">:</w:t>
      </w:r>
    </w:p>
    <w:p w:rsidR="00E403F0" w:rsidRPr="00AD695E" w:rsidRDefault="00E403F0" w:rsidP="00E403F0">
      <w:pPr>
        <w:rPr>
          <w:rtl/>
        </w:rPr>
      </w:pPr>
      <w:del w:id="93728" w:author="מנוע מכני" w:date="2026-10-11T12:04:39Z">
        <w:r>
          <w:rPr>
            <w:rtl/>
          </w:rPr>
          <w:delText xml:space="preserve"> </w:delText>
        </w:r>
      </w:del>
      <w:r>
        <w:rPr>
          <w:rtl/>
        </w:rPr>
        <w:t xml:space="preserve">נידון בזיקה ראשונה שבאה עליו, ותניא: כיצד א"ר יוסי נידון בזיקה ראשונה? </w:t>
      </w:r>
    </w:p>
    <w:p w:rsidR="00E403F0" w:rsidRPr="00AD695E" w:rsidRDefault="00E403F0" w:rsidP="00E403F0">
      <w:pPr>
        <w:rPr>
          <w:rtl/>
        </w:rPr>
      </w:pPr>
      <w:r>
        <w:rPr>
          <w:rtl/>
        </w:rPr>
        <w:t xml:space="preserve">חמותו ונעשת אשת איש נידון משום חמותו, אשת איש ונעשת חמותו נידון משום אשת איש! </w:t>
      </w:r>
    </w:p>
    <w:p>
      <w:pPr>
        <w:pStyle w:val="38"/>
        <w:rPr>
          <w:ins w:id="93729" w:author="מנוע מכני" w:date="2026-10-11T12:04:39Z"/>
        </w:rPr>
      </w:pPr>
      <w:r>
        <w:t>א"ר אבהו</w:t>
      </w:r>
      <w:r>
        <w:t>[רי</w:t>
      </w:r>
      <w:r>
        <w:t>"</w:t>
      </w:r>
      <w:r>
        <w:t>ו]</w:t>
      </w:r>
      <w:r>
        <w:t xml:space="preserve">:</w:t>
      </w:r>
    </w:p>
    <w:p w:rsidR="00E403F0" w:rsidRPr="00AD695E" w:rsidRDefault="00E403F0" w:rsidP="00E403F0">
      <w:pPr>
        <w:rPr>
          <w:rtl/>
        </w:rPr>
      </w:pPr>
      <w:del w:id="93730" w:author="מנוע מכני" w:date="2026-10-11T12:04:39Z">
        <w:r>
          <w:rPr>
            <w:rtl/>
          </w:rPr>
          <w:delText xml:space="preserve"> </w:delText>
        </w:r>
      </w:del>
      <w:r>
        <w:rPr>
          <w:rtl/>
        </w:rPr>
        <w:t xml:space="preserve">מודה </w:t>
      </w:r>
      <w:r>
        <w:rPr>
          <w:rStyle w:val="2fb"/>
          <w:rtl/>
        </w:rPr>
        <w:t xml:space="preserve">רבי יוסי</w:t>
      </w:r>
      <w:r>
        <w:rPr>
          <w:rtl/>
        </w:rPr>
        <w:t xml:space="preserve"> באיסור מוסיף.</w:t>
      </w:r>
    </w:p>
    <w:p w:rsidR="00E403F0" w:rsidRPr="00AD695E" w:rsidRDefault="00E403F0" w:rsidP="00E403F0">
      <w:pPr>
        <w:rPr>
          <w:rtl/>
        </w:rPr>
      </w:pPr>
      <w:r>
        <w:rPr>
          <w:rtl/>
        </w:rPr>
        <w:t>איסור מוסיף</w:t>
      </w:r>
      <w:r>
        <w:rPr>
          <w:rFonts w:hint="cs"/>
          <w:rtl/>
        </w:rPr>
        <w:t xml:space="preserve">: </w:t>
      </w:r>
      <w:ins w:id="90555" w:author="מנוע מכני" w:date="2026-10-11T12:04:39Z">
        <w:r>
          <w:rPr>
            <w:rtl/>
          </w:rPr>
          <w:t xml:space="preserve">דיש</w:t>
        </w:r>
      </w:ins>
      <w:del w:id="90556" w:author="מנוע מכני" w:date="2026-10-11T12:04:39Z">
        <w:r>
          <w:rPr>
            <w:rtl/>
          </w:rPr>
          <w:delText xml:space="preserve">דאיכא</w:delText>
        </w:r>
      </w:del>
      <w:r>
        <w:rPr>
          <w:rtl/>
        </w:rPr>
        <w:t xml:space="preserve"> ב</w:t>
      </w:r>
      <w:r>
        <w:rPr>
          <w:rFonts w:hint="cs"/>
          <w:rtl/>
        </w:rPr>
        <w:t>ן</w:t>
      </w:r>
      <w:r>
        <w:rPr>
          <w:rtl/>
        </w:rPr>
        <w:t xml:space="preserve"> לסבא, מיגו דאיתוסף איסורא לגבי בריה </w:t>
      </w:r>
      <w:ins w:id="90113" w:author="Claude - סמנטי" w:date="2026-10-11T12:21:47Z">
        <w:r>
          <w:rPr>
            <w:rtl/>
          </w:rPr>
          <w:t xml:space="preserve">נתוסף</w:t>
        </w:r>
      </w:ins>
      <w:del w:id="90114" w:author="Claude - סמנטי" w:date="2026-10-11T12:21:47Z">
        <w:r>
          <w:rPr>
            <w:rtl/>
          </w:rPr>
          <w:delText xml:space="preserve">איתוסף</w:delText>
        </w:r>
      </w:del>
      <w:r>
        <w:rPr>
          <w:rtl/>
        </w:rPr>
        <w:t xml:space="preserve"> איסורא לגבי </w:t>
      </w:r>
      <w:ins w:id="91295" w:author="מנוע מכני" w:date="2026-10-11T12:04:39Z">
        <w:r>
          <w:rPr>
            <w:rtl/>
          </w:rPr>
          <w:t xml:space="preserve">שלו</w:t>
        </w:r>
      </w:ins>
      <w:del w:id="91296" w:author="מנוע מכני" w:date="2026-10-11T12:04:39Z">
        <w:r>
          <w:rPr>
            <w:rtl/>
          </w:rPr>
          <w:delText xml:space="preserve">דידיה</w:delText>
        </w:r>
      </w:del>
      <w:r>
        <w:rPr>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63" w:author="קלוד" w:date="2026-10-11T09:07:19Z"/>
        </w:rPr>
      </w:pPr>
      <w:ins w:id="20162" w:author="קלוד" w:date="2026-10-11T09:07:19Z">
        <w:r>
          <w:t xml:space="preserve">משנה ו</w:t>
        </w:r>
      </w:ins>
    </w:p>
    <w:p w:rsidR="00E403F0" w:rsidRPr="00D65BEC" w:rsidRDefault="00E403F0" w:rsidP="00E403F0">
      <w:pPr>
        <w:pStyle w:val="afff9"/>
        <w:rPr>
          <w:del w:id="20099" w:author="קלוד" w:date="2026-10-11T09:07:19Z"/>
          <w:rtl/>
        </w:rPr>
      </w:pPr>
      <w:del w:id="20098" w:author="קלוד" w:date="2026-10-11T09:07:19Z">
        <w:r w:rsidRPr="00D65BEC">
          <w:rPr>
            <w:rtl/>
          </w:rPr>
          <w:delText xml:space="preserve">מתני'.</w:delText>
        </w:r>
      </w:del>
    </w:p>
    <w:p w:rsidR="00E403F0" w:rsidRPr="00D65BEC" w:rsidRDefault="00E403F0" w:rsidP="00E403F0">
      <w:pPr>
        <w:pStyle w:val="afff9"/>
        <w:spacing w:before="120"/>
        <w:rPr>
          <w:rtl/>
        </w:rPr>
        <w:pPrChange w:id="90017" w:author="קלוד" w:date="2026-10-11T12:09:42Z">
          <w:pPr>
            <w:pStyle w:val="afff9"/>
          </w:pPr>
        </w:pPrChange>
      </w:pPr>
      <w:r w:rsidRPr="00D65BEC">
        <w:rPr>
          <w:rtl/>
        </w:rPr>
        <w:t>הבא על חמותו חייב עליה משום חמותו, וכלתו, ואשת אחיו, ואשת אחי אביו, ואחות אשתו, ואשת איש, ונדה.</w:t>
      </w:r>
    </w:p>
    <w:p w:rsidR="00E403F0" w:rsidRPr="00D65BEC" w:rsidRDefault="00E403F0" w:rsidP="00E403F0">
      <w:pPr>
        <w:pStyle w:val="afff9"/>
        <w:rPr>
          <w:rtl/>
        </w:rPr>
      </w:pPr>
      <w:r w:rsidRPr="00D65BEC">
        <w:rPr>
          <w:rtl/>
        </w:rPr>
        <w:t>וכן הבא על אם חמיו, ועל אם חמותו.</w:t>
      </w:r>
    </w:p>
    <w:p w:rsidR="00E403F0" w:rsidRPr="00D65BEC" w:rsidRDefault="00E403F0" w:rsidP="00E403F0">
      <w:pPr>
        <w:pStyle w:val="afff9"/>
        <w:rPr>
          <w:rtl/>
        </w:rPr>
      </w:pPr>
      <w:r w:rsidRPr="00D65BEC">
        <w:rPr>
          <w:rFonts w:hint="cs"/>
          <w:rtl/>
        </w:rPr>
        <w:t>ריב</w:t>
      </w:r>
      <w:r w:rsidRPr="00D65BEC">
        <w:rPr>
          <w:rtl/>
        </w:rPr>
        <w:t>"</w:t>
      </w:r>
      <w:r w:rsidRPr="00D65BEC">
        <w:rPr>
          <w:rFonts w:hint="cs"/>
          <w:rtl/>
        </w:rPr>
        <w:t xml:space="preserve">נ </w:t>
      </w:r>
      <w:r w:rsidRPr="00D65BEC">
        <w:rPr>
          <w:rtl/>
        </w:rPr>
        <w:t>אומר: הבא על חמותו חייב עליה משום חמותו, ואם חמותו, ואם חמיו;</w:t>
      </w:r>
    </w:p>
    <w:p w:rsidR="00E403F0" w:rsidRPr="00D65BEC" w:rsidRDefault="00E403F0" w:rsidP="00E403F0">
      <w:pPr>
        <w:pStyle w:val="afff9"/>
        <w:rPr>
          <w:rtl/>
        </w:rPr>
      </w:pPr>
      <w:r w:rsidRPr="00D65BEC">
        <w:rPr>
          <w:rtl/>
        </w:rPr>
        <w:t>אמרו לו: שלשתן שם אחד הן.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13" w:author="קלוד" w:date="2026-10-11T12:26:18Z"/>
        </w:rPr>
      </w:pPr>
      <w:ins w:id="90114" w:author="קלוד" w:date="2026-10-11T12:26:18Z">
        <w:r>
          <w:rPr>
            <w:color w:val="7B3F00"/>
          </w:rPr>
          <w:t xml:space="preserve">ריב"נ וסומכוס - חמותו ואם חמותו, שם אחד או שמות מוחלקין</w:t>
        </w:r>
      </w:ins>
    </w:p>
    <w:p>
      <w:pPr>
        <w:pStyle w:val="38"/>
        <w:rPr>
          <w:ins w:id="93731" w:author="מנוע מכני" w:date="2026-10-11T12:04:39Z"/>
        </w:rPr>
      </w:pPr>
      <w:r>
        <w:t>אר</w:t>
      </w:r>
      <w:r>
        <w:t>"</w:t>
      </w:r>
      <w:r>
        <w:t>א מרב הושעיא</w:t>
      </w:r>
      <w:r>
        <w:t xml:space="preserve">:</w:t>
      </w:r>
    </w:p>
    <w:p w:rsidR="00E403F0" w:rsidRPr="00AD695E" w:rsidRDefault="00E403F0" w:rsidP="00E403F0">
      <w:pPr>
        <w:rPr>
          <w:rtl/>
        </w:rPr>
      </w:pPr>
      <w:del w:id="93732" w:author="מנוע מכני" w:date="2026-10-11T12:04:39Z">
        <w:r>
          <w:rPr>
            <w:rtl/>
          </w:rPr>
          <w:delText xml:space="preserve"> </w:delText>
        </w:r>
      </w:del>
      <w:r>
        <w:rPr>
          <w:rStyle w:val="2fb"/>
          <w:rtl/>
        </w:rPr>
        <w:t xml:space="preserve">ר' יוחנן</w:t>
      </w:r>
      <w:r>
        <w:rPr>
          <w:rtl/>
        </w:rPr>
        <w:t xml:space="preserve"> בן נורי וסומכוס אמרו דבר אחד.</w:t>
      </w:r>
    </w:p>
    <w:p w:rsidR="00E403F0" w:rsidRPr="00AD695E" w:rsidRDefault="00E403F0" w:rsidP="00E403F0">
      <w:pPr>
        <w:rPr>
          <w:rtl/>
        </w:rPr>
      </w:pPr>
      <w:r>
        <w:rPr>
          <w:rStyle w:val="2fb"/>
          <w:rtl/>
        </w:rPr>
        <w:t xml:space="preserve">ר' יוחנן</w:t>
      </w:r>
      <w:r>
        <w:rPr>
          <w:rtl/>
        </w:rPr>
        <w:t xml:space="preserve"> בן נורי, הא דאמרן.</w:t>
      </w:r>
    </w:p>
    <w:p w:rsidR="00E403F0" w:rsidRPr="00AD695E" w:rsidRDefault="00E403F0" w:rsidP="00E403F0">
      <w:pPr>
        <w:pStyle w:val="afff3"/>
        <w:framePr w:wrap="around"/>
        <w:spacing w:line="240" w:lineRule="exact"/>
        <w:rPr>
          <w:rtl/>
        </w:rPr>
      </w:pPr>
      <w:r w:rsidRPr="009239E9">
        <w:rPr>
          <w:rFonts w:hint="cs"/>
          <w:szCs w:val="18"/>
          <w:rtl/>
        </w:rPr>
        <w:t>טו.</w:t>
      </w:r>
    </w:p>
    <w:p w:rsidR="00E403F0" w:rsidRPr="00AD695E" w:rsidRDefault="00E403F0" w:rsidP="00E403F0">
      <w:pPr>
        <w:rPr>
          <w:rtl/>
        </w:rPr>
      </w:pPr>
      <w:r>
        <w:rPr>
          <w:rtl/>
        </w:rPr>
        <w:t>סומכוס</w:t>
      </w:r>
      <w:r>
        <w:rPr>
          <w:rFonts w:hint="cs"/>
          <w:rtl/>
        </w:rPr>
        <w:t xml:space="preserve"> </w:t>
      </w:r>
      <w:r>
        <w:rPr>
          <w:rtl/>
        </w:rPr>
        <w:t xml:space="preserve">דתנן</w:t>
      </w:r>
      <w:r>
        <w:rPr>
          <w:rtl/>
        </w:rPr>
        <w:t xml:space="preserve">: שחטה ואת בת בתה </w:t>
      </w:r>
      <w:r>
        <w:rPr>
          <w:rtl/>
        </w:rPr>
        <w:t xml:space="preserve">ואח"כ</w:t>
      </w:r>
      <w:r>
        <w:rPr>
          <w:rtl/>
        </w:rPr>
        <w:t xml:space="preserve"> שחט את בתה - סופג הארבעים, </w:t>
      </w:r>
    </w:p>
    <w:p>
      <w:pPr>
        <w:pStyle w:val="38"/>
        <w:rPr>
          <w:ins w:id="93733" w:author="מנוע מכני" w:date="2026-10-11T12:04:39Z"/>
        </w:rPr>
      </w:pPr>
      <w:r>
        <w:t>סומכוס</w:t>
      </w:r>
      <w:r>
        <w:t xml:space="preserve"> </w:t>
      </w:r>
      <w:ins w:id="90125" w:author="מנוע מכני" w:date="2026-10-11T12:04:39Z">
        <w:r>
          <w:t xml:space="preserve">מר"מ</w:t>
        </w:r>
      </w:ins>
      <w:del w:id="90126" w:author="מנוע מכני" w:date="2026-10-11T12:04:39Z">
        <w:r>
          <w:delText xml:space="preserve">מ</w:delText>
        </w:r>
        <w:r>
          <w:delText xml:space="preserve">רבי מאיר</w:delText>
        </w:r>
      </w:del>
      <w:r>
        <w:t xml:space="preserve">:</w:t>
      </w:r>
    </w:p>
    <w:p w:rsidR="00E403F0" w:rsidRPr="00AD695E" w:rsidRDefault="00E403F0" w:rsidP="00E403F0">
      <w:pPr>
        <w:rPr>
          <w:rtl/>
        </w:rPr>
      </w:pPr>
      <w:del w:id="93734" w:author="מנוע מכני" w:date="2026-10-11T12:04:39Z">
        <w:r>
          <w:rPr>
            <w:rtl/>
          </w:rPr>
          <w:delText xml:space="preserve"> </w:delText>
        </w:r>
      </w:del>
      <w:r>
        <w:rPr>
          <w:rtl/>
        </w:rPr>
        <w:t xml:space="preserve">סופג שמונים.</w:t>
      </w:r>
    </w:p>
    <w:p>
      <w:pPr>
        <w:pStyle w:val="38"/>
        <w:rPr>
          <w:ins w:id="93735" w:author="מנוע מכני" w:date="2026-10-11T12:04:39Z"/>
        </w:rPr>
      </w:pPr>
      <w:r w:rsidRPr="00A757C8">
        <w:t xml:space="preserve">רבא:</w:t>
      </w:r>
    </w:p>
    <w:p w:rsidR="00E403F0" w:rsidRPr="00AD695E" w:rsidRDefault="00E403F0" w:rsidP="00E403F0">
      <w:pPr>
        <w:rPr>
          <w:rtl/>
        </w:rPr>
      </w:pPr>
      <w:del w:id="93736" w:author="מנוע מכני" w:date="2026-10-11T12:04:39Z">
        <w:r w:rsidRPr="00A757C8">
          <w:rPr>
            <w:rtl/>
          </w:rPr>
          <w:delText xml:space="preserve"> </w:delText>
        </w:r>
      </w:del>
      <w:r w:rsidRPr="00A757C8">
        <w:rPr>
          <w:rtl/>
        </w:rPr>
        <w:t xml:space="preserve">שמא עד כאן </w:t>
      </w:r>
      <w:r w:rsidRPr="00A757C8">
        <w:rPr>
          <w:rtl/>
        </w:rPr>
        <w:t xml:space="preserve">לא</w:t>
      </w:r>
      <w:r w:rsidRPr="00A757C8">
        <w:rPr>
          <w:rtl/>
        </w:rPr>
        <w:t xml:space="preserve"> </w:t>
      </w:r>
      <w:ins w:id="91297" w:author="מנוע מכני" w:date="2026-10-11T12:04:39Z">
        <w:r>
          <w:rPr>
            <w:rtl/>
          </w:rPr>
          <w:t xml:space="preserve">אומר</w:t>
        </w:r>
      </w:ins>
      <w:del w:id="91298" w:author="מנוע מכני" w:date="2026-10-11T12:04:39Z">
        <w:r w:rsidRPr="00A757C8">
          <w:rPr>
            <w:rtl/>
          </w:rPr>
          <w:delText xml:space="preserve">קאמר</w:delText>
        </w:r>
      </w:del>
      <w:r w:rsidRPr="00A757C8">
        <w:rPr>
          <w:rtl/>
        </w:rPr>
        <w:t xml:space="preserve"> </w:t>
      </w:r>
      <w:r w:rsidRPr="00A757C8">
        <w:rPr>
          <w:rStyle w:val="2fb"/>
          <w:rtl/>
        </w:rPr>
        <w:t xml:space="preserve">ר</w:t>
      </w:r>
      <w:r w:rsidRPr="00A757C8">
        <w:rPr>
          <w:rStyle w:val="2fb"/>
          <w:rFonts w:hint="cs"/>
          <w:rtl/>
        </w:rPr>
        <w:t>יב</w:t>
      </w:r>
      <w:r w:rsidRPr="00A757C8">
        <w:rPr>
          <w:rStyle w:val="2fb"/>
          <w:rtl/>
        </w:rPr>
        <w:t>"</w:t>
      </w:r>
      <w:r w:rsidRPr="00A757C8">
        <w:rPr>
          <w:rStyle w:val="2fb"/>
          <w:rFonts w:hint="cs"/>
          <w:rtl/>
        </w:rPr>
        <w:t xml:space="preserve">נ</w:t>
      </w:r>
      <w:r w:rsidRPr="00A757C8">
        <w:rPr>
          <w:rFonts w:hint="cs"/>
          <w:rtl/>
        </w:rPr>
        <w:t xml:space="preserve"> </w:t>
      </w:r>
      <w:ins w:id="90557" w:author="מנוע מכני" w:date="2026-10-11T12:04:39Z">
        <w:r>
          <w:rPr>
            <w:rtl/>
          </w:rPr>
          <w:t xml:space="preserve">כאן</w:t>
        </w:r>
      </w:ins>
      <w:del w:id="90558" w:author="מנוע מכני" w:date="2026-10-11T12:04:39Z">
        <w:r w:rsidRPr="00A757C8">
          <w:rPr>
            <w:rtl/>
          </w:rPr>
          <w:delText xml:space="preserve">הכא</w:delText>
        </w:r>
      </w:del>
      <w:r w:rsidRPr="00A757C8">
        <w:rPr>
          <w:rtl/>
        </w:rPr>
        <w:t xml:space="preserve"> אלא משום שמות מוחלקין, דמיקריא חמותו</w:t>
      </w:r>
      <w:r w:rsidRPr="00A757C8">
        <w:rPr>
          <w:rFonts w:hint="cs"/>
          <w:rtl/>
        </w:rPr>
        <w:t>,</w:t>
      </w:r>
      <w:r w:rsidRPr="00A757C8">
        <w:rPr>
          <w:rtl/>
        </w:rPr>
        <w:t xml:space="preserve"> אם חמותו אם חמיו, </w:t>
      </w:r>
    </w:p>
    <w:p w:rsidR="00E403F0" w:rsidRPr="00AD695E" w:rsidRDefault="00E403F0" w:rsidP="00E403F0">
      <w:pPr>
        <w:rPr>
          <w:rtl/>
        </w:rPr>
      </w:pPr>
      <w:r>
        <w:rPr>
          <w:rtl/>
        </w:rPr>
        <w:tab/>
        <w:t xml:space="preserve">אבל גבי </w:t>
      </w:r>
      <w:r>
        <w:rPr>
          <w:rFonts w:hint="cs"/>
          <w:rtl/>
        </w:rPr>
        <w:t>'</w:t>
      </w:r>
      <w:ins w:id="90411" w:author="Claude - סמנטי" w:date="2026-10-11T12:21:47Z">
        <w:r>
          <w:rPr>
            <w:rStyle w:val="afffff0"/>
            <w:rtl/>
          </w:rPr>
          <w:t xml:space="preserve">אוֹתוֹ וְאֶת בְּנוֹ</w:t>
        </w:r>
      </w:ins>
      <w:del w:id="90412" w:author="Claude - סמנטי" w:date="2026-10-11T12:21:47Z">
        <w:r>
          <w:rPr>
            <w:rtl/>
          </w:rPr>
          <w:delText xml:space="preserve">אותו ואת בנו</w:delText>
        </w:r>
      </w:del>
      <w:r>
        <w:rPr>
          <w:rFonts w:hint="cs"/>
          <w:rtl/>
        </w:rPr>
        <w:t>'</w:t>
      </w:r>
      <w:r>
        <w:rPr>
          <w:rtl/>
        </w:rPr>
        <w:t xml:space="preserve"> דאין שמות מוחלקין - </w:t>
      </w:r>
      <w:r>
        <w:rPr>
          <w:rtl/>
        </w:rPr>
        <w:t xml:space="preserve">לא</w:t>
      </w:r>
      <w:r>
        <w:rPr>
          <w:rtl/>
        </w:rPr>
        <w:t xml:space="preserve">.</w:t>
      </w:r>
    </w:p>
    <w:p>
      <w:pPr>
        <w:pStyle w:val="38"/>
        <w:rPr>
          <w:ins w:id="93737" w:author="מנוע מכני" w:date="2026-10-11T12:04:39Z"/>
        </w:rPr>
      </w:pPr>
      <w:r>
        <w:t>א</w:t>
      </w:r>
      <w:r>
        <w:t>רנב</w:t>
      </w:r>
      <w:r>
        <w:t>"</w:t>
      </w:r>
      <w:r>
        <w:t>י</w:t>
      </w:r>
      <w:r>
        <w:t xml:space="preserve">:</w:t>
      </w:r>
    </w:p>
    <w:p w:rsidR="00E403F0" w:rsidRPr="00AD695E" w:rsidRDefault="00E403F0" w:rsidP="00E403F0">
      <w:pPr>
        <w:rPr>
          <w:rtl/>
        </w:rPr>
      </w:pPr>
      <w:del w:id="93738" w:author="מנוע מכני" w:date="2026-10-11T12:04:39Z">
        <w:r>
          <w:rPr>
            <w:rtl/>
          </w:rPr>
          <w:delText xml:space="preserve"> </w:delText>
        </w:r>
      </w:del>
      <w:r>
        <w:rPr>
          <w:rtl/>
        </w:rPr>
        <w:t xml:space="preserve">שמא עד כאן </w:t>
      </w:r>
      <w:r>
        <w:rPr>
          <w:rtl/>
        </w:rPr>
        <w:t xml:space="preserve">לא</w:t>
      </w:r>
      <w:r>
        <w:rPr>
          <w:rtl/>
        </w:rPr>
        <w:t xml:space="preserve"> </w:t>
      </w:r>
      <w:ins w:id="91299" w:author="מנוע מכני" w:date="2026-10-11T12:04:39Z">
        <w:r>
          <w:rPr>
            <w:rtl/>
          </w:rPr>
          <w:t xml:space="preserve">אומר</w:t>
        </w:r>
      </w:ins>
      <w:del w:id="91300" w:author="מנוע מכני" w:date="2026-10-11T12:04:39Z">
        <w:r>
          <w:rPr>
            <w:rtl/>
          </w:rPr>
          <w:delText xml:space="preserve">קאמר</w:delText>
        </w:r>
      </w:del>
      <w:r>
        <w:rPr>
          <w:rtl/>
        </w:rPr>
        <w:t xml:space="preserve"> סומכוס אלא גבי </w:t>
      </w:r>
      <w:r>
        <w:rPr>
          <w:rFonts w:hint="cs"/>
          <w:rtl/>
        </w:rPr>
        <w:t>'</w:t>
      </w:r>
      <w:ins w:id="90413" w:author="Claude - סמנטי" w:date="2026-10-11T12:21:47Z">
        <w:r>
          <w:rPr>
            <w:rStyle w:val="afffff0"/>
            <w:rtl/>
          </w:rPr>
          <w:t xml:space="preserve">אוֹתוֹ וְאֶת בְּנוֹ</w:t>
        </w:r>
      </w:ins>
      <w:del w:id="90414" w:author="Claude - סמנטי" w:date="2026-10-11T12:21:47Z">
        <w:r>
          <w:rPr>
            <w:rtl/>
          </w:rPr>
          <w:delText xml:space="preserve">אותו ואת בנו</w:delText>
        </w:r>
      </w:del>
      <w:r>
        <w:rPr>
          <w:rFonts w:hint="cs"/>
          <w:rtl/>
        </w:rPr>
        <w:t>'</w:t>
      </w:r>
      <w:r>
        <w:rPr>
          <w:rtl/>
        </w:rPr>
        <w:t xml:space="preserve">, דגופין מוחלקין, אבל </w:t>
      </w:r>
      <w:ins w:id="90559" w:author="מנוע מכני" w:date="2026-10-11T12:04:39Z">
        <w:r>
          <w:rPr>
            <w:rtl/>
          </w:rPr>
          <w:t xml:space="preserve">כאן</w:t>
        </w:r>
      </w:ins>
      <w:del w:id="90560" w:author="מנוע מכני" w:date="2026-10-11T12:04:39Z">
        <w:r>
          <w:rPr>
            <w:rtl/>
          </w:rPr>
          <w:delText xml:space="preserve">הכא</w:delText>
        </w:r>
      </w:del>
      <w:r>
        <w:rPr>
          <w:rtl/>
        </w:rPr>
        <w:t xml:space="preserve"> דאין גופין מוחלקין - אימא </w:t>
      </w:r>
      <w:r>
        <w:rPr>
          <w:rStyle w:val="2fb"/>
          <w:rtl/>
        </w:rPr>
        <w:t xml:space="preserve">כר' אבהו</w:t>
      </w:r>
      <w:r>
        <w:rPr>
          <w:rtl/>
        </w:rPr>
        <w:t xml:space="preserve"> </w:t>
      </w:r>
      <w:r>
        <w:rPr>
          <w:rStyle w:val="2fb"/>
          <w:rFonts w:hint="cs"/>
          <w:rtl/>
        </w:rPr>
        <w:t>מרי</w:t>
      </w:r>
      <w:r>
        <w:rPr>
          <w:rStyle w:val="2fb"/>
          <w:rtl/>
        </w:rPr>
        <w:t>"</w:t>
      </w:r>
      <w:r>
        <w:rPr>
          <w:rStyle w:val="2fb"/>
          <w:rFonts w:hint="cs"/>
          <w:rtl/>
        </w:rPr>
        <w:t>ו</w:t>
      </w:r>
      <w:r>
        <w:rPr>
          <w:rtl/>
        </w:rPr>
        <w:t xml:space="preserve"> </w:t>
      </w:r>
      <w:ins w:id="92565" w:author="מנוע מכני" w:date="2026-10-11T12:04:39Z">
        <w:r>
          <w:rPr>
            <w:rtl/>
          </w:rPr>
          <w:t xml:space="preserve">סבר</w:t>
        </w:r>
      </w:ins>
      <w:del w:id="92566" w:author="מנוע מכני" w:date="2026-10-11T12:04:39Z">
        <w:r>
          <w:rPr>
            <w:rtl/>
          </w:rPr>
          <w:delText xml:space="preserve">ס"ל</w:delText>
        </w:r>
      </w:del>
      <w:r>
        <w:rPr>
          <w:rtl/>
        </w:rPr>
        <w:t xml:space="preserve">, </w:t>
      </w:r>
    </w:p>
    <w:p>
      <w:pPr>
        <w:pStyle w:val="38"/>
        <w:rPr>
          <w:ins w:id="93739" w:author="מנוע מכני" w:date="2026-10-11T12:04:39Z"/>
        </w:rPr>
      </w:pPr>
      <w:r>
        <w:tab/>
        <w:t>דא"ר אבהו א</w:t>
      </w:r>
      <w:r>
        <w:t>רי</w:t>
      </w:r>
      <w:r>
        <w:t>"</w:t>
      </w:r>
      <w:r>
        <w:t>ו</w:t>
      </w:r>
      <w:r>
        <w:t xml:space="preserve">:</w:t>
      </w:r>
    </w:p>
    <w:p w:rsidR="00E403F0" w:rsidRPr="00AD695E" w:rsidRDefault="00E403F0" w:rsidP="00E403F0">
      <w:pPr>
        <w:rPr>
          <w:rtl/>
        </w:rPr>
      </w:pPr>
      <w:del w:id="93740" w:author="מנוע מכני" w:date="2026-10-11T12:04:39Z">
        <w:r>
          <w:rPr>
            <w:rtl/>
          </w:rPr>
          <w:delText xml:space="preserve"> </w:delText>
        </w:r>
      </w:del>
      <w:r>
        <w:rPr>
          <w:rFonts w:hint="cs"/>
          <w:rtl/>
        </w:rPr>
        <w:t>'</w:t>
      </w:r>
      <w:ins w:id="90415" w:author="Claude - סמנטי" w:date="2026-10-11T12:21:47Z">
        <w:r>
          <w:rPr>
            <w:rStyle w:val="afffff0"/>
            <w:rtl/>
          </w:rPr>
          <w:t xml:space="preserve">שַׁאֲרָה הֵנָּה זִמָּה הִיא</w:t>
        </w:r>
      </w:ins>
      <w:del w:id="90416" w:author="Claude - סמנטי" w:date="2026-10-11T12:21:47Z">
        <w:r>
          <w:rPr>
            <w:rtl/>
          </w:rPr>
          <w:delText xml:space="preserve">שארה הנה זמה היא</w:delText>
        </w:r>
      </w:del>
      <w:r>
        <w:rPr>
          <w:rFonts w:hint="cs"/>
          <w:rtl/>
        </w:rPr>
        <w:t>'</w:t>
      </w:r>
      <w:r>
        <w:rPr>
          <w:rtl/>
        </w:rPr>
        <w:t xml:space="preserve"> - הכתוב עשאן לכולן זמה אחת.</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65" w:author="קלוד" w:date="2026-10-11T09:07:19Z"/>
        </w:rPr>
      </w:pPr>
      <w:ins w:id="20164" w:author="קלוד" w:date="2026-10-11T09:07:19Z">
        <w:r>
          <w:t xml:space="preserve">משנה ז</w:t>
        </w:r>
      </w:ins>
    </w:p>
    <w:p w:rsidR="00E403F0" w:rsidRPr="00D65BEC" w:rsidRDefault="00E403F0" w:rsidP="00E403F0">
      <w:pPr>
        <w:pStyle w:val="afff9"/>
        <w:rPr>
          <w:del w:id="20101" w:author="קלוד" w:date="2026-10-11T09:07:19Z"/>
          <w:rtl/>
        </w:rPr>
      </w:pPr>
      <w:del w:id="20100" w:author="קלוד" w:date="2026-10-11T09:07:19Z">
        <w:r w:rsidRPr="00D65BEC">
          <w:rPr>
            <w:rtl/>
          </w:rPr>
          <w:delText xml:space="preserve">מתני'.</w:delText>
        </w:r>
      </w:del>
    </w:p>
    <w:p w:rsidR="00E403F0" w:rsidRPr="00D65BEC" w:rsidRDefault="00E403F0" w:rsidP="00E403F0">
      <w:pPr>
        <w:pStyle w:val="afff9"/>
        <w:spacing w:before="120"/>
        <w:rPr>
          <w:rtl/>
        </w:rPr>
        <w:pPrChange w:id="90018" w:author="קלוד" w:date="2026-10-11T12:09:42Z">
          <w:pPr>
            <w:pStyle w:val="afff9"/>
          </w:pPr>
        </w:pPrChange>
      </w:pPr>
      <w:r>
        <w:rPr>
          <w:rtl/>
        </w:rPr>
        <w:t xml:space="preserve">אמר </w:t>
      </w:r>
      <w:r>
        <w:rPr>
          <w:rStyle w:val="TanaimMishna"/>
          <w:rtl/>
          <w:rPrChange w:id="20012" w:author="קלוד" w:date="2026-10-11T09:07:19Z">
            <w:rPr>
              <w:rtl/>
            </w:rPr>
          </w:rPrChange>
        </w:rPr>
        <w:t xml:space="preserve">רבי עקיבא</w:t>
      </w:r>
      <w:r>
        <w:rPr>
          <w:rStyle w:val="TanaimMishna"/>
          <w:rtl/>
          <w:rPrChange w:id="95569" w:author="Claude" w:date="2026-10-11T09:07:45Z">
            <w:rPr>
              <w:rtl/>
            </w:rPr>
          </w:rPrChange>
        </w:rPr>
        <w:t xml:space="preserve">:</w:t>
      </w:r>
      <w:r>
        <w:rPr>
          <w:rtl/>
        </w:rPr>
        <w:t xml:space="preserve"> שאלתי את </w:t>
      </w:r>
      <w:r>
        <w:rPr>
          <w:rStyle w:val="TanaimMishna"/>
          <w:rtl/>
          <w:rPrChange w:id="20011" w:author="קלוד" w:date="2026-10-11T09:07:19Z">
            <w:rPr>
              <w:rtl/>
            </w:rPr>
          </w:rPrChange>
        </w:rPr>
        <w:t xml:space="preserve">רבן גמליאל</w:t>
      </w:r>
      <w:r>
        <w:rPr>
          <w:rtl/>
        </w:rPr>
        <w:t xml:space="preserve"> ואת </w:t>
      </w:r>
      <w:r>
        <w:rPr>
          <w:rStyle w:val="TanaimMishna"/>
          <w:rtl/>
          <w:rPrChange w:id="95567" w:author="Claude" w:date="2026-10-11T09:07:45Z">
            <w:rPr>
              <w:rtl/>
            </w:rPr>
          </w:rPrChange>
        </w:rPr>
        <w:t xml:space="preserve">ר' יהושע</w:t>
      </w:r>
      <w:r>
        <w:rPr>
          <w:rtl/>
        </w:rPr>
        <w:t xml:space="preserve"> באיטליס של עימאום, שהלכו ליקח בהמה למשתה בנו של </w:t>
      </w:r>
      <w:r>
        <w:rPr>
          <w:rStyle w:val="TanaimMishna"/>
          <w:rtl/>
          <w:rPrChange w:id="20010" w:author="קלוד" w:date="2026-10-11T09:07:19Z">
            <w:rPr>
              <w:rtl/>
            </w:rPr>
          </w:rPrChange>
        </w:rPr>
        <w:t xml:space="preserve">רבן גמליאל</w:t>
      </w:r>
      <w:r>
        <w:rPr>
          <w:rStyle w:val="TanaimMishna"/>
          <w:rtl/>
          <w:rPrChange w:id="95568" w:author="Claude" w:date="2026-10-11T09:07:45Z">
            <w:rPr>
              <w:rtl/>
            </w:rPr>
          </w:rPrChange>
        </w:rPr>
        <w:t xml:space="preserve">:</w:t>
      </w:r>
      <w:r>
        <w:rPr>
          <w:rtl/>
        </w:rPr>
        <w:t xml:space="preserve"> </w:t>
      </w:r>
    </w:p>
    <w:p w:rsidR="00E403F0" w:rsidRPr="00D65BEC" w:rsidRDefault="00E403F0" w:rsidP="00E403F0">
      <w:pPr>
        <w:pStyle w:val="afff9"/>
        <w:rPr>
          <w:rtl/>
        </w:rPr>
      </w:pPr>
      <w:r w:rsidRPr="00D65BEC">
        <w:rPr>
          <w:rtl/>
        </w:rPr>
        <w:tab/>
        <w:t xml:space="preserve">הבא על אחותו ועל אחות אביו ועל אחות אמו, מהו? </w:t>
      </w:r>
    </w:p>
    <w:p w:rsidR="00E403F0" w:rsidRPr="00D65BEC" w:rsidRDefault="00E403F0" w:rsidP="00E403F0">
      <w:pPr>
        <w:pStyle w:val="afff9"/>
        <w:rPr>
          <w:rtl/>
        </w:rPr>
      </w:pPr>
      <w:r w:rsidRPr="00D65BEC">
        <w:rPr>
          <w:rtl/>
        </w:rPr>
        <w:tab/>
        <w:t xml:space="preserve">חייב אחת על כולן, או חייב עכאו"א? </w:t>
      </w:r>
    </w:p>
    <w:p w:rsidR="00E403F0" w:rsidRPr="00D65BEC" w:rsidRDefault="00E403F0" w:rsidP="00E403F0">
      <w:pPr>
        <w:pStyle w:val="afff9"/>
        <w:rPr>
          <w:rtl/>
        </w:rPr>
      </w:pPr>
      <w:r w:rsidRPr="00D65BEC">
        <w:rPr>
          <w:rtl/>
        </w:rPr>
        <w:t xml:space="preserve">אמרו לו: לא שמענו, </w:t>
      </w:r>
    </w:p>
    <w:p w:rsidR="00E403F0" w:rsidRPr="00D65BEC" w:rsidRDefault="00E403F0" w:rsidP="00E403F0">
      <w:pPr>
        <w:pStyle w:val="afff9"/>
        <w:rPr>
          <w:rtl/>
        </w:rPr>
      </w:pPr>
      <w:r w:rsidRPr="00D65BEC">
        <w:rPr>
          <w:rtl/>
        </w:rPr>
        <w:t>אבל שמענו: הבא על ה</w:t>
      </w:r>
      <w:r w:rsidR="00D64BA8">
        <w:rPr>
          <w:rtl/>
        </w:rPr>
        <w:t>'</w:t>
      </w:r>
      <w:r w:rsidRPr="00D65BEC">
        <w:rPr>
          <w:rtl/>
        </w:rPr>
        <w:t xml:space="preserve"> נשיו נדות בהעלם אחת, שהוא חייב עכאו"א, ורואין אנו שהדברים ק"ו.</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11" w:author="קלוד" w:date="2026-10-11T12:26:18Z"/>
        </w:rPr>
      </w:pPr>
      <w:ins w:id="90112" w:author="קלוד" w:date="2026-10-11T12:26:18Z">
        <w:r>
          <w:rPr>
            <w:color w:val="7B3F00"/>
          </w:rPr>
          <w:t xml:space="preserve">אחותו שהיא אחות אביו ואחות אמו - חייב אחת או עכאו"א</w:t>
        </w:r>
      </w:ins>
    </w:p>
    <w:p>
      <w:pPr>
        <w:pStyle w:val="38"/>
        <w:rPr>
          <w:ins w:id="93741" w:author="מנוע מכני" w:date="2026-10-11T12:04:39Z"/>
        </w:rPr>
      </w:pPr>
      <w:r>
        <w:t>ה</w:t>
      </w:r>
      <w:r>
        <w:t>"</w:t>
      </w:r>
      <w:r>
        <w:t>ק</w:t>
      </w:r>
      <w:r>
        <w:t xml:space="preserve">:</w:t>
      </w:r>
    </w:p>
    <w:p w:rsidR="00E403F0" w:rsidRPr="00AD695E" w:rsidRDefault="00E403F0" w:rsidP="00E403F0">
      <w:pPr>
        <w:rPr>
          <w:rtl/>
        </w:rPr>
      </w:pPr>
      <w:del w:id="93742" w:author="מנוע מכני" w:date="2026-10-11T12:04:39Z">
        <w:r>
          <w:rPr>
            <w:rtl/>
          </w:rPr>
          <w:delText xml:space="preserve"> </w:delText>
        </w:r>
      </w:del>
      <w:r>
        <w:rPr>
          <w:rtl/>
        </w:rPr>
        <w:t xml:space="preserve">הבא על אחות אביו שהיא אחות אמו, חייב אחת על כולן או חייב עכאו"א, מהו? </w:t>
      </w:r>
    </w:p>
    <w:p w:rsidR="00E403F0" w:rsidRPr="00AD695E" w:rsidRDefault="00E403F0" w:rsidP="00E403F0">
      <w:pPr>
        <w:rPr>
          <w:rtl/>
        </w:rPr>
      </w:pPr>
      <w:r>
        <w:rPr>
          <w:rtl/>
        </w:rPr>
        <w:t xml:space="preserve">מי </w:t>
      </w:r>
      <w:ins w:id="90561" w:author="מנוע מכני" w:date="2026-10-11T12:04:39Z">
        <w:r>
          <w:rPr>
            <w:rtl/>
          </w:rPr>
          <w:t xml:space="preserve">אומרים</w:t>
        </w:r>
      </w:ins>
      <w:del w:id="90562" w:author="מנוע מכני" w:date="2026-10-11T12:04:39Z">
        <w:r>
          <w:rPr>
            <w:rtl/>
          </w:rPr>
          <w:delText xml:space="preserve">אמרינן</w:delText>
        </w:r>
      </w:del>
      <w:r>
        <w:rPr>
          <w:rtl/>
        </w:rPr>
        <w:t xml:space="preserve">: הרי שמות מוחלקין, </w:t>
      </w:r>
      <w:r w:rsidRPr="00217260">
        <w:rPr>
          <w:b/>
          <w:bCs/>
          <w:rtl/>
        </w:rPr>
        <w:t>או</w:t>
      </w:r>
      <w:r>
        <w:rPr>
          <w:rtl/>
        </w:rPr>
        <w:t xml:space="preserve">"ד</w:t>
      </w:r>
      <w:r>
        <w:rPr>
          <w:rtl/>
        </w:rPr>
        <w:t xml:space="preserve"> הרי אין גופין מוחלקין? </w:t>
      </w:r>
    </w:p>
    <w:p>
      <w:pPr>
        <w:pStyle w:val="38"/>
        <w:rPr>
          <w:ins w:id="93743" w:author="מנוע מכני" w:date="2026-10-11T12:04:39Z"/>
        </w:rPr>
      </w:pPr>
      <w:r w:rsidRPr="00A757C8">
        <w:t xml:space="preserve">אמרו לו:</w:t>
      </w:r>
    </w:p>
    <w:p w:rsidR="00E403F0" w:rsidRPr="00AD695E" w:rsidRDefault="00E403F0" w:rsidP="00E403F0">
      <w:pPr>
        <w:rPr>
          <w:rtl/>
        </w:rPr>
      </w:pPr>
      <w:del w:id="93744" w:author="מנוע מכני" w:date="2026-10-11T12:04:39Z">
        <w:r w:rsidRPr="00A757C8">
          <w:rPr>
            <w:rtl/>
          </w:rPr>
          <w:delText xml:space="preserve"> </w:delText>
        </w:r>
      </w:del>
      <w:r w:rsidRPr="00A757C8">
        <w:rPr>
          <w:rtl/>
        </w:rPr>
        <w:t xml:space="preserve">לא</w:t>
      </w:r>
      <w:r w:rsidRPr="00A757C8">
        <w:rPr>
          <w:rtl/>
        </w:rPr>
        <w:t xml:space="preserve"> שמענו אבל שמענו: הבא על</w:t>
      </w:r>
      <w:r>
        <w:rPr>
          <w:rtl/>
        </w:rPr>
        <w:t xml:space="preserve"> ה</w:t>
      </w:r>
      <w:r w:rsidR="00D64BA8">
        <w:rPr>
          <w:rtl/>
        </w:rPr>
        <w:t>'</w:t>
      </w:r>
      <w:r>
        <w:rPr>
          <w:rtl/>
        </w:rPr>
        <w:t xml:space="preserve"> </w:t>
      </w:r>
      <w:r w:rsidRPr="00A757C8">
        <w:rPr>
          <w:rtl/>
        </w:rPr>
        <w:t>נשיו נדות בב</w:t>
      </w:r>
      <w:r w:rsidRPr="00A757C8">
        <w:rPr>
          <w:rFonts w:hint="cs"/>
          <w:rtl/>
        </w:rPr>
        <w:t>"א</w:t>
      </w:r>
      <w:r w:rsidRPr="00A757C8">
        <w:rPr>
          <w:rtl/>
        </w:rPr>
        <w:t xml:space="preserve"> שהוא שם אחד, שחייב עכאו"א משום נדה</w:t>
      </w:r>
    </w:p>
    <w:p w:rsidR="00E403F0" w:rsidRPr="00AD695E" w:rsidRDefault="00E403F0" w:rsidP="00E403F0">
      <w:pPr>
        <w:rPr>
          <w:rtl/>
        </w:rPr>
      </w:pPr>
      <w:r>
        <w:rPr>
          <w:rtl/>
        </w:rPr>
        <w:t xml:space="preserve">וראינו שהדברים </w:t>
      </w:r>
      <w:r>
        <w:rPr>
          <w:rtl/>
        </w:rPr>
        <w:t xml:space="preserve">ק"ו</w:t>
      </w:r>
      <w:r>
        <w:rPr>
          <w:rtl/>
        </w:rPr>
        <w:t xml:space="preserve">, ומה הבא על ה</w:t>
      </w:r>
      <w:r w:rsidR="00D64BA8">
        <w:rPr>
          <w:rtl/>
        </w:rPr>
        <w:t>'</w:t>
      </w:r>
      <w:r>
        <w:rPr>
          <w:rtl/>
        </w:rPr>
        <w:t xml:space="preserve"> נשיו נדות בב"</w:t>
      </w:r>
      <w:r>
        <w:rPr>
          <w:rFonts w:hint="cs"/>
          <w:rtl/>
        </w:rPr>
        <w:t>א</w:t>
      </w:r>
      <w:r>
        <w:rPr>
          <w:rtl/>
        </w:rPr>
        <w:t xml:space="preserve"> שהיא שם אחת - חייב עכאו"א, </w:t>
      </w:r>
    </w:p>
    <w:p w:rsidR="00E403F0" w:rsidRPr="00AD695E" w:rsidRDefault="00E403F0" w:rsidP="00E403F0">
      <w:pPr>
        <w:rPr>
          <w:rtl/>
        </w:rPr>
      </w:pPr>
      <w:r>
        <w:rPr>
          <w:rtl/>
        </w:rPr>
        <w:t>אחותו שהיא אחות אביו שהיא אחות אמו שהן ג' שמות - אינו דין שיהא חייב עכאו"א.</w:t>
      </w:r>
    </w:p>
    <w:p w:rsidR="00E403F0" w:rsidRPr="00AD695E" w:rsidRDefault="00E403F0" w:rsidP="00E403F0">
      <w:pPr>
        <w:rPr>
          <w:rtl/>
        </w:rPr>
      </w:pPr>
    </w:p>
    <w:p w:rsidR="00E403F0" w:rsidRPr="00AD695E" w:rsidRDefault="00E403F0" w:rsidP="00E403F0">
      <w:pPr>
        <w:rPr>
          <w:rtl/>
        </w:rPr>
      </w:pPr>
      <w:ins w:id="90563" w:author="מנוע מכני" w:date="2026-10-11T12:04:39Z">
        <w:r>
          <w:rPr>
            <w:rtl/>
          </w:rPr>
          <w:t xml:space="preserve">יש</w:t>
        </w:r>
      </w:ins>
      <w:del w:id="90564" w:author="מנוע מכני" w:date="2026-10-11T12:04:39Z">
        <w:r>
          <w:rPr>
            <w:rtl/>
          </w:rPr>
          <w:delText xml:space="preserve">איכא</w:delText>
        </w:r>
      </w:del>
      <w:r>
        <w:rPr>
          <w:rtl/>
        </w:rPr>
        <w:t xml:space="preserve"> </w:t>
      </w:r>
      <w:ins w:id="93017" w:author="מנוע מכני" w:date="2026-10-11T12:04:39Z">
        <w:r>
          <w:rPr>
            <w:rtl/>
          </w:rPr>
          <w:t xml:space="preserve">להקשות</w:t>
        </w:r>
      </w:ins>
      <w:del w:id="93018" w:author="מנוע מכני" w:date="2026-10-11T12:04:39Z">
        <w:r>
          <w:rPr>
            <w:rtl/>
          </w:rPr>
          <w:delText xml:space="preserve">למיפרך</w:delText>
        </w:r>
      </w:del>
      <w:r>
        <w:rPr>
          <w:rtl/>
        </w:rPr>
        <w:t xml:space="preserve">: מה לה' נדות שכן גופין מוחלקין! </w:t>
      </w:r>
    </w:p>
    <w:p>
      <w:pPr>
        <w:pStyle w:val="38"/>
        <w:rPr>
          <w:ins w:id="93745" w:author="מנוע מכני" w:date="2026-10-11T12:04:39Z"/>
        </w:rPr>
      </w:pPr>
      <w:r>
        <w:t xml:space="preserve">אלא </w:t>
      </w:r>
      <w:r>
        <w:t xml:space="preserve">אמר</w:t>
      </w:r>
      <w:r>
        <w:t xml:space="preserve"> קרא:</w:t>
      </w:r>
    </w:p>
    <w:p w:rsidR="00E403F0" w:rsidRPr="00AD695E" w:rsidRDefault="00E403F0" w:rsidP="00E403F0">
      <w:pPr>
        <w:rPr>
          <w:rtl/>
        </w:rPr>
      </w:pPr>
      <w:del w:id="93746" w:author="מנוע מכני" w:date="2026-10-11T12:04:39Z">
        <w:r>
          <w:rPr>
            <w:rtl/>
          </w:rPr>
          <w:delText xml:space="preserve"> </w:delText>
        </w:r>
      </w:del>
      <w:r>
        <w:rPr>
          <w:rFonts w:hint="cs"/>
          <w:rtl/>
        </w:rPr>
        <w:t>'</w:t>
      </w:r>
      <w:ins w:id="90417" w:author="Claude - סמנטי" w:date="2026-10-11T12:21:47Z">
        <w:r>
          <w:rPr>
            <w:rStyle w:val="afffff0"/>
            <w:rtl/>
          </w:rPr>
          <w:t xml:space="preserve">עֶרְוַת אֲחוֹתוֹ גִּלָּה</w:t>
        </w:r>
      </w:ins>
      <w:del w:id="90418" w:author="Claude - סמנטי" w:date="2026-10-11T12:21:47Z">
        <w:r>
          <w:rPr>
            <w:rtl/>
          </w:rPr>
          <w:delText xml:space="preserve">ערות אחותו גלה</w:delText>
        </w:r>
      </w:del>
      <w:r>
        <w:rPr>
          <w:rFonts w:hint="cs"/>
          <w:rtl/>
        </w:rPr>
        <w:t>'</w:t>
      </w:r>
      <w:r>
        <w:rPr>
          <w:rtl/>
        </w:rPr>
        <w:t>, לחייב על אחותו שהיא אחות אביו שהיא אחות אמו.</w:t>
      </w:r>
    </w:p>
    <w:p>
      <w:pPr>
        <w:pStyle w:val="38"/>
        <w:rPr>
          <w:ins w:id="93747" w:author="מנוע מכני" w:date="2026-10-11T12:04:39Z"/>
        </w:rPr>
      </w:pPr>
      <w:r w:rsidRPr="00A757C8">
        <w:lastRenderedPageBreak/>
        <w:t>א</w:t>
      </w:r>
      <w:r w:rsidRPr="00A757C8">
        <w:t>ראב</w:t>
      </w:r>
      <w:r w:rsidRPr="00A757C8">
        <w:t>"</w:t>
      </w:r>
      <w:r w:rsidRPr="00A757C8">
        <w:t>א</w:t>
      </w:r>
      <w:r w:rsidRPr="00A757C8">
        <w:t xml:space="preserve">:</w:t>
      </w:r>
    </w:p>
    <w:p w:rsidR="00E403F0" w:rsidRPr="00AD695E" w:rsidRDefault="00E403F0" w:rsidP="00E403F0">
      <w:pPr>
        <w:rPr>
          <w:rtl/>
        </w:rPr>
      </w:pPr>
      <w:del w:id="93748" w:author="מנוע מכני" w:date="2026-10-11T12:04:39Z">
        <w:r w:rsidRPr="00A757C8">
          <w:rPr>
            <w:rtl/>
          </w:rPr>
          <w:delText xml:space="preserve"> </w:delText>
        </w:r>
      </w:del>
      <w:r w:rsidRPr="00A757C8">
        <w:rPr>
          <w:rtl/>
        </w:rPr>
        <w:t xml:space="preserve">משכח"</w:t>
      </w:r>
      <w:r w:rsidRPr="00A757C8">
        <w:rPr>
          <w:rFonts w:hint="cs"/>
          <w:rtl/>
        </w:rPr>
        <w:t xml:space="preserve">ל </w:t>
      </w:r>
      <w:r w:rsidRPr="00A757C8">
        <w:rPr>
          <w:rtl/>
        </w:rPr>
        <w:t xml:space="preserve">ברשיעא בר רשיעא, שבא על אמו והוליד ב' בנות וחזר ובא על אחת מהן והוליד בן, </w:t>
      </w:r>
    </w:p>
    <w:p w:rsidR="00E403F0" w:rsidRPr="00AD695E" w:rsidRDefault="00E403F0" w:rsidP="00E403F0">
      <w:pPr>
        <w:rPr>
          <w:rtl/>
        </w:rPr>
      </w:pPr>
      <w:r>
        <w:rPr>
          <w:rtl/>
        </w:rPr>
        <w:tab/>
        <w:t>ובא בנו על אחות אמו שהיא אחותו שהיא אחות אביו, דהו</w:t>
      </w:r>
      <w:r>
        <w:rPr>
          <w:rFonts w:hint="cs"/>
          <w:rtl/>
        </w:rPr>
        <w:t xml:space="preserve">"ל </w:t>
      </w:r>
      <w:r>
        <w:rPr>
          <w:rtl/>
        </w:rPr>
        <w:t>רשיעא בר רשיעא.</w:t>
      </w:r>
    </w:p>
    <w:p w:rsidR="00E403F0" w:rsidRPr="00AD695E" w:rsidRDefault="00E403F0" w:rsidP="00E403F0">
      <w:pPr>
        <w:rPr>
          <w:rtl/>
        </w:rPr>
      </w:pPr>
    </w:p>
    <w:p>
      <w:pPr>
        <w:pStyle w:val="afffff8"/>
        <w:rPr>
          <w:ins w:id="90109" w:author="קלוד" w:date="2026-10-11T12:26:18Z"/>
        </w:rPr>
      </w:pPr>
      <w:ins w:id="90110" w:author="קלוד" w:date="2026-10-11T12:26:18Z">
        <w:r>
          <w:rPr>
            <w:color w:val="7B3F00"/>
          </w:rPr>
          <w:t xml:space="preserve">בא על ה' נשיו נדות - הואיל והוא גרם להן</w:t>
        </w:r>
      </w:ins>
    </w:p>
    <w:p>
      <w:pPr>
        <w:pStyle w:val="38"/>
        <w:rPr>
          <w:ins w:id="93750" w:author="מנוע מכני" w:date="2026-10-11T12:04:39Z"/>
        </w:rPr>
      </w:pPr>
      <w:del w:id="93749"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751" w:author="מנוע מכני" w:date="2026-10-11T12:04:39Z">
        <w:r>
          <w:rPr>
            <w:rtl/>
          </w:rPr>
          <w:delText xml:space="preserve"> </w:delText>
        </w:r>
      </w:del>
      <w:r>
        <w:rPr>
          <w:rtl/>
        </w:rPr>
        <w:t xml:space="preserve">בא </w:t>
      </w:r>
      <w:ins w:id="91301" w:author="מנוע מכני" w:date="2026-10-11T12:04:39Z">
        <w:r>
          <w:rPr>
            <w:rtl/>
          </w:rPr>
          <w:t xml:space="preserve">עליו</w:t>
        </w:r>
      </w:ins>
      <w:del w:id="91302" w:author="מנוע מכני" w:date="2026-10-11T12:04:39Z">
        <w:r>
          <w:rPr>
            <w:rtl/>
          </w:rPr>
          <w:delText xml:space="preserve">עליה</w:delText>
        </w:r>
      </w:del>
      <w:r>
        <w:rPr>
          <w:rtl/>
        </w:rPr>
        <w:t xml:space="preserve"> וחזר ובא </w:t>
      </w:r>
      <w:ins w:id="91303" w:author="מנוע מכני" w:date="2026-10-11T12:04:39Z">
        <w:r>
          <w:rPr>
            <w:rtl/>
          </w:rPr>
          <w:t xml:space="preserve">עליו</w:t>
        </w:r>
      </w:ins>
      <w:del w:id="91304" w:author="מנוע מכני" w:date="2026-10-11T12:04:39Z">
        <w:r>
          <w:rPr>
            <w:rtl/>
          </w:rPr>
          <w:delText xml:space="preserve">עליה</w:delText>
        </w:r>
      </w:del>
      <w:r>
        <w:rPr>
          <w:rtl/>
        </w:rPr>
        <w:t xml:space="preserve"> וחזר ובא </w:t>
      </w:r>
      <w:ins w:id="91305" w:author="מנוע מכני" w:date="2026-10-11T12:04:39Z">
        <w:r>
          <w:rPr>
            <w:rtl/>
          </w:rPr>
          <w:t xml:space="preserve">עליו</w:t>
        </w:r>
      </w:ins>
      <w:del w:id="91306" w:author="מנוע מכני" w:date="2026-10-11T12:04:39Z">
        <w:r>
          <w:rPr>
            <w:rtl/>
          </w:rPr>
          <w:delText xml:space="preserve">עליה</w:delText>
        </w:r>
      </w:del>
      <w:r>
        <w:rPr>
          <w:rtl/>
        </w:rPr>
        <w:t xml:space="preserve"> – </w:t>
      </w:r>
      <w:r w:rsidRPr="00217260">
        <w:rPr>
          <w:rStyle w:val="2fb"/>
          <w:rFonts w:hint="cs"/>
          <w:b/>
          <w:bCs/>
          <w:rtl/>
        </w:rPr>
        <w:t>לר</w:t>
      </w:r>
      <w:r w:rsidRPr="00217260">
        <w:rPr>
          <w:rStyle w:val="2fb"/>
          <w:b/>
          <w:bCs/>
          <w:rtl/>
        </w:rPr>
        <w:t>"</w:t>
      </w:r>
      <w:r w:rsidRPr="00217260">
        <w:rPr>
          <w:rStyle w:val="2fb"/>
          <w:rFonts w:hint="cs"/>
          <w:b/>
          <w:bCs/>
          <w:rtl/>
        </w:rPr>
        <w:t>א</w:t>
      </w:r>
      <w:r>
        <w:rPr>
          <w:rFonts w:hint="cs"/>
          <w:rtl/>
        </w:rPr>
        <w:t xml:space="preserve"> </w:t>
      </w:r>
      <w:r>
        <w:rPr>
          <w:rtl/>
        </w:rPr>
        <w:t xml:space="preserve">חייב עכאו"א, </w:t>
      </w:r>
      <w:r w:rsidRPr="00217260">
        <w:rPr>
          <w:b/>
          <w:bCs/>
          <w:rtl/>
        </w:rPr>
        <w:t>וחכ"</w:t>
      </w:r>
      <w:r w:rsidRPr="00217260">
        <w:rPr>
          <w:rFonts w:hint="cs"/>
          <w:b/>
          <w:bCs/>
          <w:rtl/>
        </w:rPr>
        <w:t>א</w:t>
      </w:r>
      <w:r>
        <w:rPr>
          <w:rtl/>
        </w:rPr>
        <w:t xml:space="preserve">: אינו חייב אלא אחת</w:t>
      </w:r>
      <w:ins w:id="91935" w:author="מנוע מכני" w:date="2026-10-11T12:04:39Z">
        <w:r>
          <w:rPr>
            <w:rtl/>
          </w:rPr>
          <w:t xml:space="preserve">,</w:t>
        </w:r>
      </w:ins>
      <w:del w:id="91936" w:author="מנוע מכני" w:date="2026-10-11T12:04:39Z">
        <w:r>
          <w:rPr>
            <w:rtl/>
          </w:rPr>
          <w:delText xml:space="preserve">;</w:delText>
        </w:r>
      </w:del>
    </w:p>
    <w:p w:rsidR="00E403F0" w:rsidRPr="002B4E05" w:rsidRDefault="00E403F0" w:rsidP="00E403F0">
      <w:pPr>
        <w:rPr>
          <w:spacing w:val="-2"/>
          <w:rtl/>
        </w:rPr>
      </w:pPr>
      <w:r w:rsidRPr="002B4E05">
        <w:rPr>
          <w:spacing w:val="-2"/>
          <w:rtl/>
        </w:rPr>
        <w:t xml:space="preserve">ומודים חכמים </w:t>
      </w:r>
      <w:r w:rsidRPr="002B4E05">
        <w:rPr>
          <w:rStyle w:val="2fb"/>
          <w:spacing w:val="-2"/>
          <w:rtl/>
        </w:rPr>
        <w:t xml:space="preserve">לר"</w:t>
      </w:r>
      <w:r w:rsidRPr="002B4E05">
        <w:rPr>
          <w:rStyle w:val="2fb"/>
          <w:rFonts w:hint="cs"/>
          <w:spacing w:val="-2"/>
          <w:rtl/>
        </w:rPr>
        <w:t>א</w:t>
      </w:r>
      <w:r w:rsidRPr="002B4E05">
        <w:rPr>
          <w:spacing w:val="-2"/>
          <w:rtl/>
        </w:rPr>
        <w:t>, בבא על ה</w:t>
      </w:r>
      <w:r w:rsidR="00D64BA8">
        <w:rPr>
          <w:spacing w:val="-2"/>
          <w:rtl/>
        </w:rPr>
        <w:t>'</w:t>
      </w:r>
      <w:r w:rsidRPr="002B4E05">
        <w:rPr>
          <w:spacing w:val="-2"/>
          <w:rtl/>
        </w:rPr>
        <w:t xml:space="preserve"> נשיו נדות בב"</w:t>
      </w:r>
      <w:r w:rsidRPr="002B4E05">
        <w:rPr>
          <w:rFonts w:hint="cs"/>
          <w:spacing w:val="-2"/>
          <w:rtl/>
        </w:rPr>
        <w:t>א</w:t>
      </w:r>
      <w:r w:rsidRPr="002B4E05">
        <w:rPr>
          <w:spacing w:val="-2"/>
          <w:rtl/>
        </w:rPr>
        <w:t xml:space="preserve"> - שהוא חייב ע</w:t>
      </w:r>
      <w:r w:rsidRPr="002B4E05">
        <w:rPr>
          <w:rFonts w:hint="cs"/>
          <w:spacing w:val="-2"/>
          <w:rtl/>
        </w:rPr>
        <w:t>כאו</w:t>
      </w:r>
      <w:r w:rsidRPr="002B4E05">
        <w:rPr>
          <w:spacing w:val="-2"/>
          <w:rtl/>
        </w:rPr>
        <w:t>"</w:t>
      </w:r>
      <w:r w:rsidRPr="002B4E05">
        <w:rPr>
          <w:rFonts w:hint="cs"/>
          <w:spacing w:val="-2"/>
          <w:rtl/>
        </w:rPr>
        <w:t>א</w:t>
      </w:r>
      <w:r w:rsidRPr="002B4E05">
        <w:rPr>
          <w:spacing w:val="-2"/>
          <w:rtl/>
        </w:rPr>
        <w:t xml:space="preserve"> הואיל והוא גרם להן.</w:t>
      </w:r>
    </w:p>
    <w:p>
      <w:pPr>
        <w:pStyle w:val="38"/>
        <w:rPr>
          <w:ins w:id="93752" w:author="מנוע מכני" w:date="2026-10-11T12:04:39Z"/>
        </w:rPr>
      </w:pPr>
      <w:del w:id="94503" w:author="מנוע מכני" w:date="2026-10-11T12:04:39Z">
        <w:r>
          <w:delText xml:space="preserve">אמר </w:delText>
        </w:r>
      </w:del>
      <w:r>
        <w:t xml:space="preserve">רבא לר"</w:t>
      </w:r>
      <w:r>
        <w:t>נ</w:t>
      </w:r>
      <w:r>
        <w:t xml:space="preserve">:</w:t>
      </w:r>
    </w:p>
    <w:p w:rsidR="00E403F0" w:rsidRPr="00AD695E" w:rsidRDefault="00E403F0" w:rsidP="00E403F0">
      <w:pPr>
        <w:rPr>
          <w:rtl/>
        </w:rPr>
      </w:pPr>
      <w:del w:id="93753" w:author="מנוע מכני" w:date="2026-10-11T12:04:39Z">
        <w:r>
          <w:rPr>
            <w:rtl/>
          </w:rPr>
          <w:delText xml:space="preserve"> </w:delText>
        </w:r>
      </w:del>
      <w:r>
        <w:rPr>
          <w:rtl/>
        </w:rPr>
        <w:t xml:space="preserve">מי </w:t>
      </w:r>
      <w:ins w:id="90565" w:author="מנוע מכני" w:date="2026-10-11T12:04:39Z">
        <w:r>
          <w:rPr>
            <w:rtl/>
          </w:rPr>
          <w:t xml:space="preserve">אומרים</w:t>
        </w:r>
      </w:ins>
      <w:del w:id="90566" w:author="מנוע מכני" w:date="2026-10-11T12:04:39Z">
        <w:r>
          <w:rPr>
            <w:rtl/>
          </w:rPr>
          <w:delText xml:space="preserve">אמרינן</w:delText>
        </w:r>
      </w:del>
      <w:r>
        <w:rPr>
          <w:rtl/>
        </w:rPr>
        <w:t xml:space="preserve"> הואיל והוא גרם להן? והתניא: הוא בהעלם אחת והיא בה' </w:t>
      </w:r>
      <w:r w:rsidRPr="00027215">
        <w:rPr>
          <w:rtl/>
        </w:rPr>
        <w:t>העלמות - הוא אינו חייב אלא אחת, והיא חייבת עכאו"א! אלא אימא: הואיל וגופין מוחלקין.</w:t>
      </w:r>
    </w:p>
    <w:p w:rsidR="00E403F0" w:rsidRPr="00AD695E" w:rsidRDefault="00E403F0" w:rsidP="00E403F0">
      <w:pPr>
        <w:rPr>
          <w:rtl/>
        </w:rPr>
      </w:pPr>
    </w:p>
    <w:p>
      <w:pPr>
        <w:pStyle w:val="afffff8"/>
        <w:rPr>
          <w:ins w:id="90107" w:author="קלוד" w:date="2026-10-11T12:26:18Z"/>
        </w:rPr>
      </w:pPr>
      <w:ins w:id="90108" w:author="קלוד" w:date="2026-10-11T12:26:18Z">
        <w:r>
          <w:rPr>
            <w:color w:val="7B3F00"/>
          </w:rPr>
          <w:t xml:space="preserve">קצר כגרוגרת וקצר כגרוגרת - טעם ר"א</w:t>
        </w:r>
      </w:ins>
    </w:p>
    <w:p>
      <w:pPr>
        <w:pStyle w:val="38"/>
        <w:rPr>
          <w:ins w:id="93755" w:author="מנוע מכני" w:date="2026-10-11T12:04:39Z"/>
        </w:rPr>
      </w:pPr>
      <w:del w:id="93754" w:author="מנוע מכני" w:date="2026-10-11T12:04:39Z">
        <w:r w:rsidRPr="00217260">
          <w:delText xml:space="preserve">•</w:delText>
        </w:r>
      </w:del>
      <w:r w:rsidRPr="00217260">
        <w:t xml:space="preserve"> איבעיא להו</w:t>
      </w:r>
      <w:r>
        <w:t xml:space="preserve">:</w:t>
      </w:r>
    </w:p>
    <w:p w:rsidR="00E403F0" w:rsidRPr="00AD695E" w:rsidRDefault="00E403F0" w:rsidP="00E403F0">
      <w:pPr>
        <w:rPr>
          <w:rtl/>
        </w:rPr>
      </w:pPr>
      <w:del w:id="93756" w:author="מנוע מכני" w:date="2026-10-11T12:04:39Z">
        <w:r>
          <w:rPr>
            <w:rtl/>
          </w:rPr>
          <w:delText xml:space="preserve"> </w:delText>
        </w:r>
      </w:del>
      <w:r>
        <w:rPr>
          <w:rtl/>
        </w:rPr>
        <w:t xml:space="preserve">קצר וקצר מה לי </w:t>
      </w:r>
      <w:r>
        <w:rPr>
          <w:rStyle w:val="2fb"/>
          <w:rtl/>
        </w:rPr>
        <w:t xml:space="preserve">א</w:t>
      </w:r>
      <w:r>
        <w:rPr>
          <w:rStyle w:val="2fb"/>
          <w:rFonts w:hint="cs"/>
          <w:rtl/>
        </w:rPr>
        <w:t>ר</w:t>
      </w:r>
      <w:r>
        <w:rPr>
          <w:rStyle w:val="2fb"/>
          <w:rtl/>
        </w:rPr>
        <w:t>"</w:t>
      </w:r>
      <w:r>
        <w:rPr>
          <w:rStyle w:val="2fb"/>
          <w:rFonts w:hint="cs"/>
          <w:rtl/>
        </w:rPr>
        <w:t>א</w:t>
      </w:r>
      <w:r>
        <w:rPr>
          <w:rtl/>
        </w:rPr>
        <w:t xml:space="preserve">? </w:t>
      </w:r>
    </w:p>
    <w:p w:rsidR="00E403F0" w:rsidRPr="00AD695E" w:rsidRDefault="00E403F0" w:rsidP="00E403F0">
      <w:pPr>
        <w:rPr>
          <w:rtl/>
        </w:rPr>
      </w:pPr>
      <w:r>
        <w:rPr>
          <w:rtl/>
        </w:rPr>
        <w:t xml:space="preserve">טעמא </w:t>
      </w:r>
      <w:r>
        <w:rPr>
          <w:rStyle w:val="2fb"/>
          <w:rtl/>
        </w:rPr>
        <w:t xml:space="preserve">דר"</w:t>
      </w:r>
      <w:r>
        <w:rPr>
          <w:rStyle w:val="2fb"/>
          <w:rFonts w:hint="cs"/>
          <w:rtl/>
        </w:rPr>
        <w:t>א</w:t>
      </w:r>
      <w:r>
        <w:rPr>
          <w:rtl/>
        </w:rPr>
        <w:t xml:space="preserve"> </w:t>
      </w:r>
      <w:ins w:id="90567" w:author="מנוע מכני" w:date="2026-10-11T12:04:39Z">
        <w:r>
          <w:rPr>
            <w:rtl/>
          </w:rPr>
          <w:t xml:space="preserve">שם</w:t>
        </w:r>
      </w:ins>
      <w:del w:id="90568" w:author="מנוע מכני" w:date="2026-10-11T12:04:39Z">
        <w:r>
          <w:rPr>
            <w:rtl/>
          </w:rPr>
          <w:delText xml:space="preserve">התם</w:delText>
        </w:r>
      </w:del>
      <w:r>
        <w:rPr>
          <w:rtl/>
        </w:rPr>
        <w:t xml:space="preserve"> משום דעבד תרתין, ואמ</w:t>
      </w:r>
      <w:r>
        <w:rPr>
          <w:rFonts w:hint="cs"/>
          <w:rtl/>
        </w:rPr>
        <w:t>ש</w:t>
      </w:r>
      <w:r>
        <w:rPr>
          <w:rtl/>
        </w:rPr>
        <w:t xml:space="preserve">ול </w:t>
      </w:r>
      <w:ins w:id="91307" w:author="מנוע מכני" w:date="2026-10-11T12:04:39Z">
        <w:r>
          <w:rPr>
            <w:rtl/>
          </w:rPr>
          <w:t xml:space="preserve">לכך</w:t>
        </w:r>
      </w:ins>
      <w:del w:id="91308" w:author="מנוע מכני" w:date="2026-10-11T12:04:39Z">
        <w:r>
          <w:rPr>
            <w:rtl/>
          </w:rPr>
          <w:delText xml:space="preserve">להכי</w:delText>
        </w:r>
      </w:del>
      <w:r>
        <w:rPr>
          <w:rtl/>
        </w:rPr>
        <w:t xml:space="preserve"> </w:t>
      </w:r>
      <w:r>
        <w:rPr>
          <w:rtl/>
        </w:rPr>
        <w:t xml:space="preserve">אמר</w:t>
      </w:r>
      <w:r>
        <w:rPr>
          <w:rtl/>
        </w:rPr>
        <w:t xml:space="preserve">: חייב עכאו"א, </w:t>
      </w:r>
      <w:r>
        <w:rPr>
          <w:rtl/>
        </w:rPr>
        <w:t xml:space="preserve">וה"נ</w:t>
      </w:r>
      <w:r>
        <w:rPr>
          <w:rtl/>
        </w:rPr>
        <w:t xml:space="preserve"> דעבד תרתין, </w:t>
      </w:r>
    </w:p>
    <w:p w:rsidR="00E403F0" w:rsidRPr="00AD695E" w:rsidRDefault="00E403F0" w:rsidP="00E403F0">
      <w:pPr>
        <w:rPr>
          <w:rtl/>
        </w:rPr>
      </w:pPr>
      <w:r w:rsidRPr="00217260">
        <w:rPr>
          <w:b/>
          <w:bCs/>
          <w:rtl/>
        </w:rPr>
        <w:t xml:space="preserve">או"ד</w:t>
      </w:r>
      <w:r w:rsidRPr="00217260">
        <w:rPr>
          <w:b/>
          <w:bCs/>
          <w:rtl/>
        </w:rPr>
        <w:t xml:space="preserve"> </w:t>
      </w:r>
      <w:r>
        <w:rPr>
          <w:rtl/>
        </w:rPr>
        <w:t xml:space="preserve">טעמיה </w:t>
      </w:r>
      <w:r>
        <w:rPr>
          <w:rStyle w:val="2fb"/>
          <w:rtl/>
        </w:rPr>
        <w:t xml:space="preserve">דר"</w:t>
      </w:r>
      <w:r>
        <w:rPr>
          <w:rStyle w:val="2fb"/>
          <w:rFonts w:hint="cs"/>
          <w:rtl/>
        </w:rPr>
        <w:t>א</w:t>
      </w:r>
      <w:r>
        <w:rPr>
          <w:rtl/>
        </w:rPr>
        <w:t xml:space="preserve"> משום דא"</w:t>
      </w:r>
      <w:r>
        <w:rPr>
          <w:rFonts w:hint="cs"/>
          <w:rtl/>
        </w:rPr>
        <w:t>א</w:t>
      </w:r>
      <w:r>
        <w:rPr>
          <w:rtl/>
        </w:rPr>
        <w:t xml:space="preserve"> לו לערבן לביאות זו בזו, אמ</w:t>
      </w:r>
      <w:r>
        <w:rPr>
          <w:rFonts w:hint="cs"/>
          <w:rtl/>
        </w:rPr>
        <w:t>ש</w:t>
      </w:r>
      <w:r>
        <w:rPr>
          <w:rtl/>
        </w:rPr>
        <w:t xml:space="preserve">ול </w:t>
      </w:r>
      <w:ins w:id="91309" w:author="מנוע מכני" w:date="2026-10-11T12:04:39Z">
        <w:r>
          <w:rPr>
            <w:rtl/>
          </w:rPr>
          <w:t xml:space="preserve">לכך</w:t>
        </w:r>
      </w:ins>
      <w:del w:id="91310" w:author="מנוע מכני" w:date="2026-10-11T12:04:39Z">
        <w:r>
          <w:rPr>
            <w:rtl/>
          </w:rPr>
          <w:delText xml:space="preserve">להכי</w:delText>
        </w:r>
      </w:del>
      <w:r>
        <w:rPr>
          <w:rtl/>
        </w:rPr>
        <w:t xml:space="preserve"> </w:t>
      </w:r>
      <w:r>
        <w:rPr>
          <w:rStyle w:val="2fb"/>
          <w:rtl/>
        </w:rPr>
        <w:t xml:space="preserve">א</w:t>
      </w:r>
      <w:r>
        <w:rPr>
          <w:rStyle w:val="2fb"/>
          <w:rFonts w:hint="cs"/>
          <w:rtl/>
        </w:rPr>
        <w:t>ר</w:t>
      </w:r>
      <w:r>
        <w:rPr>
          <w:rStyle w:val="2fb"/>
          <w:rtl/>
        </w:rPr>
        <w:t>"</w:t>
      </w:r>
      <w:r>
        <w:rPr>
          <w:rStyle w:val="2fb"/>
          <w:rFonts w:hint="cs"/>
          <w:rtl/>
        </w:rPr>
        <w:t>א</w:t>
      </w:r>
      <w:r>
        <w:rPr>
          <w:rtl/>
        </w:rPr>
        <w:t>: חייב ע</w:t>
      </w:r>
      <w:r>
        <w:rPr>
          <w:rFonts w:hint="cs"/>
          <w:rtl/>
        </w:rPr>
        <w:t>כאו</w:t>
      </w:r>
      <w:r>
        <w:rPr>
          <w:rtl/>
        </w:rPr>
        <w:t>"</w:t>
      </w:r>
      <w:r>
        <w:rPr>
          <w:rFonts w:hint="cs"/>
          <w:rtl/>
        </w:rPr>
        <w:t>א</w:t>
      </w:r>
      <w:r>
        <w:rPr>
          <w:rtl/>
        </w:rPr>
        <w:t xml:space="preserve">, </w:t>
      </w:r>
    </w:p>
    <w:p w:rsidR="00E403F0" w:rsidRPr="00AD695E" w:rsidRDefault="00E403F0" w:rsidP="00E403F0">
      <w:pPr>
        <w:rPr>
          <w:rtl/>
        </w:rPr>
      </w:pPr>
      <w:r>
        <w:rPr>
          <w:rtl/>
        </w:rPr>
        <w:t xml:space="preserve">אבל קצר כגרוגרת וחזר וקצר כגרוגרת בהעלם אחת, כיון דאפשר לו לערב שתי גרוגרות בבת אחת - אינו חייב אלא אחת, </w:t>
      </w:r>
      <w:ins w:id="91311" w:author="מנוע מכני" w:date="2026-10-11T12:04:39Z">
        <w:r>
          <w:rPr>
            <w:rtl/>
          </w:rPr>
          <w:t xml:space="preserve">מה</w:t>
        </w:r>
      </w:ins>
      <w:del w:id="91312" w:author="מנוע מכני" w:date="2026-10-11T12:04:39Z">
        <w:r>
          <w:rPr>
            <w:rtl/>
          </w:rPr>
          <w:delText xml:space="preserve">מאי</w:delText>
        </w:r>
      </w:del>
      <w:r>
        <w:rPr>
          <w:rtl/>
        </w:rPr>
        <w:t xml:space="preserve">? </w:t>
      </w:r>
    </w:p>
    <w:p>
      <w:pPr>
        <w:pStyle w:val="38"/>
        <w:rPr>
          <w:ins w:id="93757" w:author="מנוע מכני" w:date="2026-10-11T12:04:39Z"/>
        </w:rPr>
      </w:pPr>
      <w:del w:id="90050" w:author="מנוע מכני" w:date="2026-10-11T12:04:39Z">
        <w:r w:rsidRPr="00217260">
          <w:delText xml:space="preserve">     </w:delText>
        </w:r>
      </w:del>
      <w:r w:rsidRPr="00217260">
        <w:t>רבה</w:t>
      </w:r>
      <w:r>
        <w:t xml:space="preserve">:</w:t>
      </w:r>
    </w:p>
    <w:p w:rsidR="00E403F0" w:rsidRPr="00AD695E" w:rsidRDefault="00E403F0" w:rsidP="00E403F0">
      <w:pPr>
        <w:rPr>
          <w:rtl/>
        </w:rPr>
      </w:pPr>
      <w:del w:id="93758" w:author="מנוע מכני" w:date="2026-10-11T12:04:39Z">
        <w:r>
          <w:rPr>
            <w:rtl/>
          </w:rPr>
          <w:delText xml:space="preserve"> </w:delText>
        </w:r>
      </w:del>
      <w:r>
        <w:rPr>
          <w:rtl/>
        </w:rPr>
        <w:t xml:space="preserve">טעמא </w:t>
      </w:r>
      <w:r>
        <w:rPr>
          <w:rStyle w:val="2fb"/>
          <w:rtl/>
        </w:rPr>
        <w:t xml:space="preserve">דר"א</w:t>
      </w:r>
      <w:r>
        <w:rPr>
          <w:rtl/>
        </w:rPr>
        <w:t xml:space="preserve"> </w:t>
      </w:r>
      <w:ins w:id="90569" w:author="מנוע מכני" w:date="2026-10-11T12:04:39Z">
        <w:r>
          <w:rPr>
            <w:rtl/>
          </w:rPr>
          <w:t xml:space="preserve">שם</w:t>
        </w:r>
      </w:ins>
      <w:del w:id="90570" w:author="מנוע מכני" w:date="2026-10-11T12:04:39Z">
        <w:r>
          <w:rPr>
            <w:rtl/>
          </w:rPr>
          <w:delText xml:space="preserve">התם</w:delText>
        </w:r>
      </w:del>
      <w:r>
        <w:rPr>
          <w:rtl/>
        </w:rPr>
        <w:t xml:space="preserve"> משום דעבד תרתי, </w:t>
      </w:r>
      <w:r>
        <w:rPr>
          <w:rtl/>
        </w:rPr>
        <w:t xml:space="preserve">ה"נ</w:t>
      </w:r>
      <w:r>
        <w:rPr>
          <w:rtl/>
        </w:rPr>
        <w:t xml:space="preserve"> הא עבד תרתי</w:t>
      </w:r>
      <w:ins w:id="91937" w:author="מנוע מכני" w:date="2026-10-11T12:04:39Z">
        <w:r>
          <w:rPr>
            <w:rtl/>
          </w:rPr>
          <w:t xml:space="preserve">,</w:t>
        </w:r>
      </w:ins>
      <w:del w:id="91938" w:author="מנוע מכני" w:date="2026-10-11T12:04:39Z">
        <w:r>
          <w:rPr>
            <w:rtl/>
          </w:rPr>
          <w:delText xml:space="preserve">;</w:delText>
        </w:r>
      </w:del>
    </w:p>
    <w:p>
      <w:pPr>
        <w:pStyle w:val="38"/>
        <w:rPr>
          <w:ins w:id="93759" w:author="מנוע מכני" w:date="2026-10-11T12:04:39Z"/>
        </w:rPr>
      </w:pPr>
      <w:r w:rsidRPr="00217260">
        <w:t>ורב יוסף</w:t>
      </w:r>
      <w:r>
        <w:t xml:space="preserve">:</w:t>
      </w:r>
    </w:p>
    <w:p w:rsidR="00E403F0" w:rsidRPr="00AD695E" w:rsidRDefault="00E403F0" w:rsidP="00E403F0">
      <w:pPr>
        <w:rPr>
          <w:rtl/>
        </w:rPr>
      </w:pPr>
      <w:del w:id="93760" w:author="מנוע מכני" w:date="2026-10-11T12:04:39Z">
        <w:r>
          <w:rPr>
            <w:rtl/>
          </w:rPr>
          <w:delText xml:space="preserve"> </w:delText>
        </w:r>
      </w:del>
      <w:r>
        <w:rPr>
          <w:rtl/>
        </w:rPr>
        <w:t xml:space="preserve">טעמא </w:t>
      </w:r>
      <w:r>
        <w:rPr>
          <w:rStyle w:val="2fb"/>
          <w:rtl/>
        </w:rPr>
        <w:t xml:space="preserve">דר"</w:t>
      </w:r>
      <w:r>
        <w:rPr>
          <w:rStyle w:val="2fb"/>
          <w:rFonts w:hint="cs"/>
          <w:rtl/>
        </w:rPr>
        <w:t>א</w:t>
      </w:r>
      <w:r>
        <w:rPr>
          <w:rtl/>
        </w:rPr>
        <w:t xml:space="preserve"> </w:t>
      </w:r>
      <w:ins w:id="90571" w:author="מנוע מכני" w:date="2026-10-11T12:04:39Z">
        <w:r>
          <w:rPr>
            <w:rtl/>
          </w:rPr>
          <w:t xml:space="preserve">שם</w:t>
        </w:r>
      </w:ins>
      <w:del w:id="90572" w:author="מנוע מכני" w:date="2026-10-11T12:04:39Z">
        <w:r>
          <w:rPr>
            <w:rtl/>
          </w:rPr>
          <w:delText xml:space="preserve">התם</w:delText>
        </w:r>
      </w:del>
      <w:r>
        <w:rPr>
          <w:rtl/>
        </w:rPr>
        <w:t xml:space="preserve"> דאי אפשר לו לערבן, אבל אפשר לו לערבן אינו חייב אלא אחת.</w:t>
      </w:r>
    </w:p>
    <w:p>
      <w:pPr>
        <w:pStyle w:val="38"/>
        <w:rPr>
          <w:ins w:id="93761" w:author="מנוע מכני" w:date="2026-10-11T12:04:39Z"/>
        </w:rPr>
      </w:pPr>
      <w:r w:rsidRPr="00A757C8">
        <w:t xml:space="preserve">איתיביה אביי לרבה:</w:t>
      </w:r>
    </w:p>
    <w:p w:rsidR="00E403F0" w:rsidRPr="00AD695E" w:rsidRDefault="00E403F0" w:rsidP="00E403F0">
      <w:pPr>
        <w:rPr>
          <w:rtl/>
        </w:rPr>
      </w:pPr>
      <w:del w:id="93762" w:author="מנוע מכני" w:date="2026-10-11T12:04:39Z">
        <w:r w:rsidRPr="00A757C8">
          <w:rPr>
            <w:rtl/>
          </w:rPr>
          <w:delText xml:space="preserve"> </w:delText>
        </w:r>
      </w:del>
      <w:r w:rsidRPr="00A757C8">
        <w:rPr>
          <w:rStyle w:val="2fb"/>
          <w:rtl/>
        </w:rPr>
        <w:t xml:space="preserve">ר' אליעזר</w:t>
      </w:r>
      <w:r w:rsidRPr="00A757C8">
        <w:rPr>
          <w:rtl/>
        </w:rPr>
        <w:t xml:space="preserve"> מחייב על ולדי מלאכות במקום אבות מלאכות, הא אב ואב בב"</w:t>
      </w:r>
      <w:r w:rsidRPr="00A757C8">
        <w:rPr>
          <w:rFonts w:hint="cs"/>
          <w:rtl/>
        </w:rPr>
        <w:t xml:space="preserve">א </w:t>
      </w:r>
      <w:r w:rsidRPr="00A757C8">
        <w:rPr>
          <w:rtl/>
        </w:rPr>
        <w:t xml:space="preserve">פטור, </w:t>
      </w:r>
    </w:p>
    <w:p w:rsidR="00E403F0" w:rsidRPr="00AD695E" w:rsidRDefault="00E403F0" w:rsidP="00E403F0">
      <w:pPr>
        <w:rPr>
          <w:rtl/>
        </w:rPr>
      </w:pPr>
      <w:r>
        <w:rPr>
          <w:rtl/>
        </w:rPr>
        <w:tab/>
      </w:r>
      <w:r>
        <w:rPr>
          <w:rtl/>
        </w:rPr>
        <w:tab/>
      </w:r>
      <w:r>
        <w:rPr>
          <w:rtl/>
        </w:rPr>
        <w:tab/>
      </w:r>
      <w:del w:id="90051" w:author="מנוע מכני" w:date="2026-10-11T12:04:39Z">
        <w:r>
          <w:rPr>
            <w:rFonts w:hint="cs"/>
            <w:rtl/>
          </w:rPr>
          <w:delText xml:space="preserve">  </w:delText>
        </w:r>
      </w:del>
      <w:ins w:id="92411" w:author="מנוע מכני" w:date="2026-10-11T12:04:39Z">
        <w:r>
          <w:rPr>
            <w:rtl/>
          </w:rPr>
          <w:t xml:space="preserve">ואם </w:t>
        </w:r>
      </w:ins>
      <w:del w:id="92412" w:author="מנוע מכני" w:date="2026-10-11T12:04:39Z">
        <w:r>
          <w:rPr>
            <w:rtl/>
          </w:rPr>
          <w:delText xml:space="preserve">ואי </w:delText>
        </w:r>
      </w:del>
      <w:r>
        <w:rPr>
          <w:rtl/>
        </w:rPr>
        <w:t xml:space="preserve">אמרת טעמא </w:t>
      </w:r>
      <w:ins w:id="90127" w:author="מנוע מכני" w:date="2026-10-11T12:04:39Z">
        <w:r>
          <w:rPr>
            <w:rStyle w:val="2fb"/>
            <w:rtl/>
          </w:rPr>
          <w:t xml:space="preserve">דר"א</w:t>
        </w:r>
      </w:ins>
      <w:del w:id="90128" w:author="מנוע מכני" w:date="2026-10-11T12:04:39Z">
        <w:r>
          <w:rPr>
            <w:rtl/>
          </w:rPr>
          <w:delText xml:space="preserve">דרבי אליעזר</w:delText>
        </w:r>
      </w:del>
      <w:r>
        <w:rPr>
          <w:rtl/>
        </w:rPr>
        <w:t xml:space="preserve"> משום דקעבד תרתי, </w:t>
      </w:r>
      <w:ins w:id="91313" w:author="מנוע מכני" w:date="2026-10-11T12:04:39Z">
        <w:r>
          <w:rPr>
            <w:rtl/>
          </w:rPr>
          <w:t xml:space="preserve">למה</w:t>
        </w:r>
      </w:ins>
      <w:del w:id="91314" w:author="מנוע מכני" w:date="2026-10-11T12:04:39Z">
        <w:r>
          <w:rPr>
            <w:rtl/>
          </w:rPr>
          <w:delText xml:space="preserve">אמאי</w:delText>
        </w:r>
      </w:del>
      <w:r>
        <w:rPr>
          <w:rtl/>
        </w:rPr>
        <w:t xml:space="preserve"> פטור? </w:t>
      </w:r>
    </w:p>
    <w:p w:rsidR="00E403F0" w:rsidRPr="00AD695E" w:rsidRDefault="00E403F0" w:rsidP="00E403F0">
      <w:pPr>
        <w:rPr>
          <w:rtl/>
        </w:rPr>
      </w:pPr>
      <w:r>
        <w:rPr>
          <w:rFonts w:hint="cs"/>
          <w:rtl/>
        </w:rPr>
        <w:t>מב</w:t>
      </w:r>
      <w:r>
        <w:rPr>
          <w:rtl/>
        </w:rPr>
        <w:t>"</w:t>
      </w:r>
      <w:r>
        <w:rPr>
          <w:rFonts w:hint="cs"/>
          <w:rtl/>
        </w:rPr>
        <w:t xml:space="preserve">דר אני </w:t>
      </w:r>
      <w:r>
        <w:rPr>
          <w:rStyle w:val="2fb"/>
          <w:rFonts w:hint="cs"/>
          <w:rtl/>
        </w:rPr>
        <w:t xml:space="preserve">ורנב</w:t>
      </w:r>
      <w:r>
        <w:rPr>
          <w:rStyle w:val="2fb"/>
          <w:rtl/>
        </w:rPr>
        <w:t>"</w:t>
      </w:r>
      <w:r>
        <w:rPr>
          <w:rStyle w:val="2fb"/>
          <w:rFonts w:hint="cs"/>
          <w:rtl/>
        </w:rPr>
        <w:t xml:space="preserve">ז</w:t>
      </w:r>
      <w:r>
        <w:rPr>
          <w:rFonts w:hint="cs"/>
          <w:rtl/>
        </w:rPr>
        <w:t xml:space="preserve"> תרגמנו</w:t>
      </w:r>
      <w:r>
        <w:rPr>
          <w:rtl/>
        </w:rPr>
        <w:t xml:space="preserve">: </w:t>
      </w:r>
      <w:r>
        <w:rPr>
          <w:rtl/>
        </w:rPr>
        <w:t xml:space="preserve">ה</w:t>
      </w:r>
      <w:r>
        <w:rPr>
          <w:rFonts w:hint="cs"/>
          <w:rtl/>
        </w:rPr>
        <w:t>ב</w:t>
      </w:r>
      <w:r>
        <w:rPr>
          <w:rtl/>
        </w:rPr>
        <w:t>"</w:t>
      </w:r>
      <w:r>
        <w:rPr>
          <w:rFonts w:hint="cs"/>
          <w:rtl/>
        </w:rPr>
        <w:t xml:space="preserve">ע</w:t>
      </w:r>
      <w:r>
        <w:rPr>
          <w:rFonts w:hint="cs"/>
          <w:rtl/>
        </w:rPr>
        <w:t xml:space="preserve"> </w:t>
      </w:r>
      <w:r>
        <w:rPr>
          <w:rtl/>
        </w:rPr>
        <w:t xml:space="preserve">בדלית המודלית </w:t>
      </w:r>
      <w:r>
        <w:rPr>
          <w:rtl/>
        </w:rPr>
        <w:t xml:space="preserve">ע"</w:t>
      </w:r>
      <w:r>
        <w:rPr>
          <w:rFonts w:hint="cs"/>
          <w:rtl/>
        </w:rPr>
        <w:t>ג</w:t>
      </w:r>
      <w:r>
        <w:rPr>
          <w:rtl/>
        </w:rPr>
        <w:t xml:space="preserve"> תאינה וקצצן בב"</w:t>
      </w:r>
      <w:r>
        <w:rPr>
          <w:rFonts w:hint="cs"/>
          <w:rtl/>
        </w:rPr>
        <w:t>א</w:t>
      </w:r>
      <w:r>
        <w:rPr>
          <w:rtl/>
        </w:rPr>
        <w:t>, מש"</w:t>
      </w:r>
      <w:r>
        <w:rPr>
          <w:rFonts w:hint="cs"/>
          <w:rtl/>
        </w:rPr>
        <w:t>ה</w:t>
      </w:r>
      <w:r>
        <w:rPr>
          <w:rtl/>
        </w:rPr>
        <w:t xml:space="preserve"> </w:t>
      </w:r>
      <w:ins w:id="90129" w:author="מנוע מכני" w:date="2026-10-11T12:04:39Z">
        <w:r>
          <w:rPr>
            <w:rStyle w:val="2fb"/>
            <w:rtl/>
          </w:rPr>
          <w:t xml:space="preserve">ר"א</w:t>
        </w:r>
      </w:ins>
      <w:del w:id="90130" w:author="מנוע מכני" w:date="2026-10-11T12:04:39Z">
        <w:r>
          <w:rPr>
            <w:rtl/>
          </w:rPr>
          <w:delText xml:space="preserve">רבי אליעזר</w:delText>
        </w:r>
      </w:del>
      <w:r>
        <w:rPr>
          <w:rtl/>
        </w:rPr>
        <w:t xml:space="preserve"> הואיל ושמות מוחלקין וגופין מוחלקין, </w:t>
      </w:r>
    </w:p>
    <w:p w:rsidR="00E403F0" w:rsidRPr="00AD695E" w:rsidRDefault="00E403F0" w:rsidP="00E403F0">
      <w:pPr>
        <w:rPr>
          <w:rtl/>
        </w:rPr>
      </w:pPr>
      <w:r w:rsidRPr="00A757C8">
        <w:rPr>
          <w:rtl/>
        </w:rPr>
        <w:t xml:space="preserve">דכוותה קצר </w:t>
      </w:r>
      <w:r w:rsidRPr="00A757C8">
        <w:rPr>
          <w:rFonts w:hint="cs"/>
          <w:rtl/>
        </w:rPr>
        <w:t>דפטור בכה</w:t>
      </w:r>
      <w:r w:rsidRPr="00A757C8">
        <w:rPr>
          <w:rtl/>
        </w:rPr>
        <w:t>"</w:t>
      </w:r>
      <w:r w:rsidRPr="00A757C8">
        <w:rPr>
          <w:rFonts w:hint="cs"/>
          <w:rtl/>
        </w:rPr>
        <w:t xml:space="preserve">ג </w:t>
      </w:r>
      <w:r w:rsidRPr="00A757C8">
        <w:rPr>
          <w:rtl/>
        </w:rPr>
        <w:t>שקצר שתי גרוגרות בבת אחת, אבל קצר כגרוגרת וחזר וקצר כגרוגרת חייב.</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67" w:author="קלוד" w:date="2026-10-11T09:07:19Z"/>
        </w:rPr>
      </w:pPr>
      <w:ins w:id="20166" w:author="קלוד" w:date="2026-10-11T09:07:19Z">
        <w:r>
          <w:t xml:space="preserve">משנה ח</w:t>
        </w:r>
      </w:ins>
    </w:p>
    <w:p w:rsidR="00E403F0" w:rsidRPr="00D65BEC" w:rsidRDefault="00E403F0" w:rsidP="00E403F0">
      <w:pPr>
        <w:pStyle w:val="afff9"/>
        <w:rPr>
          <w:del w:id="20103" w:author="קלוד" w:date="2026-10-11T09:07:19Z"/>
          <w:rtl/>
        </w:rPr>
      </w:pPr>
      <w:del w:id="20102" w:author="קלוד" w:date="2026-10-11T09:07:19Z">
        <w:r w:rsidRPr="00D65BEC">
          <w:rPr>
            <w:rtl/>
          </w:rPr>
          <w:delText xml:space="preserve">מתני'.</w:delText>
        </w:r>
      </w:del>
    </w:p>
    <w:p w:rsidR="00E403F0" w:rsidRPr="00D65BEC" w:rsidRDefault="00E403F0" w:rsidP="00E403F0">
      <w:pPr>
        <w:pStyle w:val="afff9"/>
        <w:spacing w:before="120"/>
        <w:rPr>
          <w:rtl/>
        </w:rPr>
        <w:pPrChange w:id="90019" w:author="קלוד" w:date="2026-10-11T12:09:42Z">
          <w:pPr>
            <w:pStyle w:val="afff9"/>
          </w:pPr>
        </w:pPrChange>
      </w:pPr>
      <w:r>
        <w:rPr>
          <w:rtl/>
        </w:rPr>
        <w:t xml:space="preserve">ועוד שאל </w:t>
      </w:r>
      <w:r>
        <w:rPr>
          <w:rStyle w:val="TanaimMishna"/>
          <w:rtl/>
          <w:rPrChange w:id="20013" w:author="קלוד" w:date="2026-10-11T09:07:19Z">
            <w:rPr>
              <w:rtl/>
            </w:rPr>
          </w:rPrChange>
        </w:rPr>
        <w:t xml:space="preserve">רבי עקיבא</w:t>
      </w:r>
      <w:r>
        <w:rPr>
          <w:rStyle w:val="TanaimMishna"/>
          <w:rtl/>
          <w:rPrChange w:id="95570" w:author="Claude" w:date="2026-10-11T09:07:45Z">
            <w:rPr>
              <w:rtl/>
            </w:rPr>
          </w:rPrChange>
        </w:rPr>
        <w:t xml:space="preserve">:</w:t>
      </w:r>
      <w:r>
        <w:rPr>
          <w:rtl/>
        </w:rPr>
        <w:t xml:space="preserve"> אבר המדולדלת בבהמה, מהו? </w:t>
      </w:r>
    </w:p>
    <w:p w:rsidR="00E403F0" w:rsidRPr="00D65BEC" w:rsidRDefault="00E403F0" w:rsidP="00E403F0">
      <w:pPr>
        <w:pStyle w:val="afff9"/>
        <w:rPr>
          <w:rtl/>
        </w:rPr>
      </w:pPr>
      <w:r w:rsidRPr="00D65BEC">
        <w:rPr>
          <w:rtl/>
        </w:rPr>
        <w:t xml:space="preserve">אמרו לו: לא שמענו, אבל שמענו: אבר המדולדלת באדם שהוא טהור, </w:t>
      </w:r>
    </w:p>
    <w:p w:rsidR="00E403F0" w:rsidRPr="00AD695E" w:rsidRDefault="00E403F0" w:rsidP="00E403F0">
      <w:pPr>
        <w:pStyle w:val="afff3"/>
        <w:framePr w:wrap="around"/>
        <w:spacing w:line="240" w:lineRule="exact"/>
        <w:rPr>
          <w:rtl/>
        </w:rPr>
      </w:pPr>
      <w:r w:rsidRPr="009239E9">
        <w:rPr>
          <w:rFonts w:hint="cs"/>
          <w:szCs w:val="18"/>
          <w:rtl/>
        </w:rPr>
        <w:t>טו:</w:t>
      </w:r>
    </w:p>
    <w:p>
      <w:pPr>
        <w:pStyle w:val="MishnaBatzad"/>
        <w:rPr>
          <w:ins w:id="20169" w:author="קלוד" w:date="2026-10-11T09:07:19Z"/>
        </w:rPr>
      </w:pPr>
      <w:ins w:id="20168" w:author="קלוד" w:date="2026-10-11T09:07:19Z">
        <w:r>
          <w:t xml:space="preserve">משנה ח</w:t>
        </w:r>
      </w:ins>
    </w:p>
    <w:p w:rsidR="00E403F0" w:rsidRPr="00D65BEC" w:rsidRDefault="00E403F0" w:rsidP="00E403F0">
      <w:pPr>
        <w:pStyle w:val="afff9"/>
        <w:rPr>
          <w:rtl/>
        </w:rPr>
      </w:pPr>
      <w:r w:rsidRPr="00D65BEC">
        <w:rPr>
          <w:rtl/>
        </w:rPr>
        <w:t>וכך היו מוכי שחין עושין בירושלים, הולך לו ערב פסח אצל הרופא וחותכו, עד שמניח בו כשערה, ותוחבו בסירא ונמשך ממנו, והלה עושה פסחו והרופא עושה פסחו, ורואין אנו</w:t>
      </w:r>
      <w:r w:rsidRPr="00D65BEC">
        <w:rPr>
          <w:rFonts w:hint="cs"/>
          <w:rtl/>
        </w:rPr>
        <w:t xml:space="preserve"> </w:t>
      </w:r>
      <w:r w:rsidRPr="00D65BEC">
        <w:rPr>
          <w:rtl/>
        </w:rPr>
        <w:t>שהדברים ק"ו.</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05" w:author="קלוד" w:date="2026-10-11T12:26:18Z"/>
        </w:rPr>
      </w:pPr>
      <w:ins w:id="90106" w:author="קלוד" w:date="2026-10-11T12:26:18Z">
        <w:r>
          <w:rPr>
            <w:color w:val="7B3F00"/>
          </w:rPr>
          <w:t xml:space="preserve">משקה היוצא מן הכרישה - הוכשר בשעת פרישה</w:t>
        </w:r>
      </w:ins>
    </w:p>
    <w:p>
      <w:pPr>
        <w:pStyle w:val="38"/>
        <w:rPr>
          <w:ins w:id="93763" w:author="מנוע מכני" w:date="2026-10-11T12:04:39Z"/>
        </w:rPr>
      </w:pPr>
      <w:r>
        <w:t xml:space="preserve">תנן</w:t>
      </w:r>
      <w:r>
        <w:t xml:space="preserve"> </w:t>
      </w:r>
      <w:ins w:id="90573" w:author="מנוע מכני" w:date="2026-10-11T12:04:39Z">
        <w:r>
          <w:t xml:space="preserve">שם</w:t>
        </w:r>
      </w:ins>
      <w:del w:id="90574" w:author="מנוע מכני" w:date="2026-10-11T12:04:39Z">
        <w:r>
          <w:delText xml:space="preserve">התם</w:delText>
        </w:r>
      </w:del>
      <w:r>
        <w:t xml:space="preserve">:</w:t>
      </w:r>
    </w:p>
    <w:p w:rsidR="00E403F0" w:rsidRPr="00AD695E" w:rsidRDefault="00E403F0" w:rsidP="00E403F0">
      <w:pPr>
        <w:rPr>
          <w:rtl/>
        </w:rPr>
      </w:pPr>
      <w:del w:id="93764" w:author="מנוע מכני" w:date="2026-10-11T12:04:39Z">
        <w:r>
          <w:rPr>
            <w:rtl/>
          </w:rPr>
          <w:delText xml:space="preserve"> </w:delText>
        </w:r>
      </w:del>
      <w:r>
        <w:rPr>
          <w:rtl/>
        </w:rPr>
        <w:t xml:space="preserve">המוחק את הכרישה, והסוחט בשערו ובכסותו משקה שבתוכו אינם בכי יותן, והיוצאין ממנו הרי הן בכי יותן.</w:t>
      </w:r>
    </w:p>
    <w:p>
      <w:pPr>
        <w:pStyle w:val="38"/>
        <w:rPr>
          <w:ins w:id="93765" w:author="מנוע מכני" w:date="2026-10-11T12:04:39Z"/>
        </w:rPr>
      </w:pPr>
      <w:del w:id="94504" w:author="מנוע מכני" w:date="2026-10-11T12:04:39Z">
        <w:r>
          <w:delText xml:space="preserve">אמר </w:delText>
        </w:r>
      </w:del>
      <w:r>
        <w:t xml:space="preserve">שמואל:</w:t>
      </w:r>
    </w:p>
    <w:p w:rsidR="00E403F0" w:rsidRPr="00AD695E" w:rsidRDefault="00E403F0" w:rsidP="00E403F0">
      <w:pPr>
        <w:rPr>
          <w:rtl/>
        </w:rPr>
      </w:pPr>
      <w:del w:id="93766" w:author="מנוע מכני" w:date="2026-10-11T12:04:39Z">
        <w:r>
          <w:rPr>
            <w:rtl/>
          </w:rPr>
          <w:delText xml:space="preserve"> </w:delText>
        </w:r>
      </w:del>
      <w:r>
        <w:rPr>
          <w:rtl/>
        </w:rPr>
        <w:t xml:space="preserve">וכרישה עצמה הוכשרה, בשעת פרישה ממנו הוכשרה.</w:t>
      </w:r>
    </w:p>
    <w:p w:rsidR="00E403F0" w:rsidRPr="00AD695E" w:rsidRDefault="00E403F0" w:rsidP="00E403F0">
      <w:pPr>
        <w:rPr>
          <w:rtl/>
        </w:rPr>
      </w:pPr>
      <w:r w:rsidRPr="00A757C8">
        <w:rPr>
          <w:rFonts w:hint="cs"/>
          <w:rtl/>
        </w:rPr>
        <w:t>משא</w:t>
      </w:r>
      <w:r w:rsidRPr="00A757C8">
        <w:rPr>
          <w:rtl/>
        </w:rPr>
        <w:t>"</w:t>
      </w:r>
      <w:r w:rsidRPr="00A757C8">
        <w:rPr>
          <w:rFonts w:hint="cs"/>
          <w:rtl/>
        </w:rPr>
        <w:t xml:space="preserve">כ</w:t>
      </w:r>
      <w:r w:rsidRPr="00A757C8">
        <w:rPr>
          <w:rFonts w:hint="cs"/>
          <w:rtl/>
        </w:rPr>
        <w:t xml:space="preserve"> הך </w:t>
      </w:r>
      <w:r w:rsidRPr="00A757C8">
        <w:rPr>
          <w:rFonts w:hint="cs"/>
          <w:rtl/>
        </w:rPr>
        <w:t xml:space="preserve">דתנן</w:t>
      </w:r>
      <w:r w:rsidRPr="00A757C8">
        <w:rPr>
          <w:rFonts w:hint="cs"/>
          <w:rtl/>
        </w:rPr>
        <w:t xml:space="preserve"> במתני' אבר המדולדל בשעת פרישה </w:t>
      </w:r>
      <w:r w:rsidRPr="00A757C8">
        <w:rPr>
          <w:rFonts w:hint="cs"/>
          <w:rtl/>
        </w:rPr>
        <w:t xml:space="preserve">לא</w:t>
      </w:r>
      <w:r w:rsidRPr="00A757C8">
        <w:rPr>
          <w:rFonts w:hint="cs"/>
          <w:rtl/>
        </w:rPr>
        <w:t xml:space="preserve"> מטמא כדאמר </w:t>
      </w:r>
      <w:r w:rsidRPr="00A757C8">
        <w:rPr>
          <w:rStyle w:val="2fb"/>
          <w:rFonts w:hint="cs"/>
          <w:rtl/>
        </w:rPr>
        <w:t xml:space="preserve">רב יוסף</w:t>
      </w:r>
      <w:r w:rsidRPr="00A757C8">
        <w:rPr>
          <w:rFonts w:hint="cs"/>
          <w:rtl/>
        </w:rPr>
        <w:t xml:space="preserve">: </w:t>
      </w:r>
      <w:r w:rsidRPr="00A757C8">
        <w:rPr>
          <w:rtl/>
        </w:rPr>
        <w:t>בניתזין בכל כחן,</w:t>
      </w:r>
    </w:p>
    <w:p w:rsidR="00E403F0" w:rsidRPr="00AD695E" w:rsidRDefault="00E403F0" w:rsidP="00E403F0">
      <w:pPr>
        <w:rPr>
          <w:rtl/>
        </w:rPr>
      </w:pPr>
      <w:r w:rsidRPr="00A757C8">
        <w:rPr>
          <w:rFonts w:hint="cs"/>
          <w:rtl/>
        </w:rPr>
        <w:t>וה</w:t>
      </w:r>
      <w:r w:rsidRPr="00A757C8">
        <w:rPr>
          <w:rtl/>
        </w:rPr>
        <w:t>"</w:t>
      </w:r>
      <w:r w:rsidRPr="00A757C8">
        <w:rPr>
          <w:rFonts w:hint="cs"/>
          <w:rtl/>
        </w:rPr>
        <w:t xml:space="preserve">נ</w:t>
      </w:r>
      <w:r w:rsidRPr="00A757C8">
        <w:rPr>
          <w:rFonts w:hint="cs"/>
          <w:rtl/>
        </w:rPr>
        <w:t xml:space="preserve"> גבי </w:t>
      </w:r>
      <w:r w:rsidRPr="00A757C8">
        <w:rPr>
          <w:rtl/>
        </w:rPr>
        <w:t xml:space="preserve">זב וטמא מת שהיו מהלכים וירדו עליהם גשמים, </w:t>
      </w:r>
      <w:ins w:id="91671" w:author="מנוע מכני" w:date="2026-10-11T12:04:39Z">
        <w:r>
          <w:rPr>
            <w:rFonts w:hint="cs"/>
            <w:rtl/>
          </w:rPr>
          <w:t xml:space="preserve">אף</w:t>
        </w:r>
      </w:ins>
      <w:del w:id="91672" w:author="מנוע מכני" w:date="2026-10-11T12:04:39Z">
        <w:r w:rsidRPr="00A757C8">
          <w:rPr>
            <w:rFonts w:hint="cs"/>
            <w:rtl/>
          </w:rPr>
          <w:delText xml:space="preserve">אע</w:delText>
        </w:r>
        <w:r w:rsidRPr="00A757C8">
          <w:rPr>
            <w:rtl/>
          </w:rPr>
          <w:delText xml:space="preserve">"</w:delText>
        </w:r>
        <w:r w:rsidRPr="00A757C8">
          <w:rPr>
            <w:rFonts w:hint="cs"/>
            <w:rtl/>
          </w:rPr>
          <w:delText xml:space="preserve">פ</w:delText>
        </w:r>
      </w:del>
      <w:r w:rsidRPr="00A757C8">
        <w:rPr>
          <w:rtl/>
        </w:rPr>
        <w:t xml:space="preserve"> שסוחטין מצד העליון לצד התחתון טהורים, שאין מחשבין אלא שיצאו מכולן, יצאו מכולן הרי מכשירין</w:t>
      </w:r>
      <w:r w:rsidRPr="00A757C8">
        <w:rPr>
          <w:rFonts w:hint="cs"/>
          <w:rtl/>
        </w:rPr>
        <w:t xml:space="preserve">- דאמר </w:t>
      </w:r>
      <w:r w:rsidRPr="00A757C8">
        <w:rPr>
          <w:rStyle w:val="2fb"/>
          <w:rFonts w:hint="cs"/>
          <w:rtl/>
        </w:rPr>
        <w:t xml:space="preserve">רב יוסף</w:t>
      </w:r>
      <w:r w:rsidRPr="00A757C8">
        <w:rPr>
          <w:rFonts w:hint="cs"/>
          <w:rtl/>
        </w:rPr>
        <w:t xml:space="preserve"> בניתזין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71" w:author="קלוד" w:date="2026-10-11T09:07:19Z"/>
        </w:rPr>
      </w:pPr>
      <w:ins w:id="20170" w:author="קלוד" w:date="2026-10-11T09:07:19Z">
        <w:r>
          <w:t xml:space="preserve">משנה ט</w:t>
        </w:r>
      </w:ins>
    </w:p>
    <w:p w:rsidR="00E403F0" w:rsidRPr="00D65BEC" w:rsidRDefault="00E403F0" w:rsidP="00E403F0">
      <w:pPr>
        <w:pStyle w:val="afff9"/>
        <w:rPr>
          <w:del w:id="20105" w:author="קלוד" w:date="2026-10-11T09:07:19Z"/>
          <w:rtl/>
        </w:rPr>
      </w:pPr>
      <w:del w:id="20104" w:author="קלוד" w:date="2026-10-11T09:07:19Z">
        <w:r w:rsidRPr="00D65BEC">
          <w:rPr>
            <w:rtl/>
          </w:rPr>
          <w:lastRenderedPageBreak/>
          <w:delText xml:space="preserve">מתני'.</w:delText>
        </w:r>
      </w:del>
    </w:p>
    <w:p w:rsidR="00E403F0" w:rsidRPr="00D65BEC" w:rsidRDefault="00E403F0" w:rsidP="00E403F0">
      <w:pPr>
        <w:pStyle w:val="afff9"/>
        <w:spacing w:before="120"/>
        <w:rPr>
          <w:rtl/>
        </w:rPr>
        <w:pPrChange w:id="90020" w:author="קלוד" w:date="2026-10-11T12:09:42Z">
          <w:pPr>
            <w:pStyle w:val="afff9"/>
          </w:pPr>
        </w:pPrChange>
      </w:pPr>
      <w:r>
        <w:rPr>
          <w:rtl/>
        </w:rPr>
        <w:t xml:space="preserve">ועוד שאלו </w:t>
      </w:r>
      <w:r>
        <w:rPr>
          <w:rStyle w:val="TanaimMishna"/>
          <w:rtl/>
          <w:rPrChange w:id="95571" w:author="Claude" w:date="2026-10-11T09:07:45Z">
            <w:rPr>
              <w:rtl/>
            </w:rPr>
          </w:rPrChange>
        </w:rPr>
        <w:t xml:space="preserve">ר' עקיבא</w:t>
      </w:r>
      <w:r>
        <w:rPr>
          <w:rStyle w:val="TanaimMishna"/>
          <w:rtl/>
          <w:rPrChange w:id="95572" w:author="Claude" w:date="2026-10-11T09:07:45Z">
            <w:rPr>
              <w:rtl/>
            </w:rPr>
          </w:rPrChange>
        </w:rPr>
        <w:t xml:space="preserve">:</w:t>
      </w:r>
      <w:r>
        <w:rPr>
          <w:rtl/>
        </w:rPr>
        <w:t xml:space="preserve"> השוחט ה</w:t>
      </w:r>
      <w:r w:rsidR="00D64BA8">
        <w:rPr>
          <w:rtl/>
        </w:rPr>
        <w:t>'</w:t>
      </w:r>
      <w:r w:rsidRPr="00D65BEC">
        <w:rPr>
          <w:rtl/>
        </w:rPr>
        <w:t xml:space="preserve"> זבחים בחוץ בהעלם אחת, מהו? </w:t>
      </w:r>
    </w:p>
    <w:p w:rsidR="00E403F0" w:rsidRPr="00D65BEC" w:rsidRDefault="00E403F0" w:rsidP="00E403F0">
      <w:pPr>
        <w:pStyle w:val="afff9"/>
        <w:rPr>
          <w:rtl/>
        </w:rPr>
      </w:pPr>
      <w:r w:rsidRPr="00D65BEC">
        <w:rPr>
          <w:rtl/>
        </w:rPr>
        <w:t>חייב עכאו"א או אחת על כולן? אמרו: לו: לא שמענו.</w:t>
      </w:r>
    </w:p>
    <w:p w:rsidR="00E403F0" w:rsidRPr="00D65BEC" w:rsidRDefault="00E403F0" w:rsidP="00E403F0">
      <w:pPr>
        <w:pStyle w:val="afff9"/>
        <w:rPr>
          <w:rtl/>
        </w:rPr>
      </w:pPr>
      <w:r>
        <w:rPr>
          <w:rtl/>
        </w:rPr>
        <w:t xml:space="preserve">אמר </w:t>
      </w:r>
      <w:r>
        <w:rPr>
          <w:rStyle w:val="TanaimMishna"/>
          <w:rtl/>
          <w:rPrChange w:id="20014" w:author="קלוד" w:date="2026-10-11T09:07:19Z">
            <w:rPr>
              <w:rtl/>
            </w:rPr>
          </w:rPrChange>
        </w:rPr>
        <w:t xml:space="preserve">רבי יהושע</w:t>
      </w:r>
      <w:r>
        <w:rPr>
          <w:rStyle w:val="TanaimMishna"/>
          <w:rtl/>
          <w:rPrChange w:id="95573" w:author="Claude" w:date="2026-10-11T09:07:45Z">
            <w:rPr>
              <w:rtl/>
            </w:rPr>
          </w:rPrChange>
        </w:rPr>
        <w:t xml:space="preserve">:</w:t>
      </w:r>
      <w:r>
        <w:rPr>
          <w:rtl/>
        </w:rPr>
        <w:t xml:space="preserve"> שמעתי, באוכל מזבח אחד מה' תמחויין בהעלם אחת, שהוא חייב עכאו"א משום מעילה, ורואה אני שהדברים ק"ו.</w:t>
      </w:r>
    </w:p>
    <w:p w:rsidR="00E403F0" w:rsidRPr="00C20F97" w:rsidRDefault="00E403F0" w:rsidP="00E403F0">
      <w:pPr>
        <w:pStyle w:val="afff9"/>
        <w:rPr>
          <w:spacing w:val="8"/>
          <w:rtl/>
        </w:rPr>
      </w:pPr>
      <w:r>
        <w:rPr>
          <w:spacing w:val="8"/>
          <w:rtl/>
        </w:rPr>
        <w:t xml:space="preserve">אר"ש: לא כך שאלו </w:t>
      </w:r>
      <w:r>
        <w:rPr>
          <w:rStyle w:val="TanaimMishna"/>
          <w:spacing w:val="8"/>
          <w:rtl/>
          <w:rPrChange w:id="95574" w:author="Claude" w:date="2026-10-11T09:07:45Z">
            <w:rPr>
              <w:spacing w:val="8"/>
              <w:rtl/>
            </w:rPr>
          </w:rPrChange>
        </w:rPr>
        <w:t xml:space="preserve">ר' עקיבא</w:t>
      </w:r>
      <w:r>
        <w:rPr>
          <w:spacing w:val="8"/>
          <w:rtl/>
        </w:rPr>
        <w:t xml:space="preserve">, אלא באוכל נותר מחמשה זבחים בהעלם אחת, מהו? </w:t>
      </w:r>
    </w:p>
    <w:p w:rsidR="00E403F0" w:rsidRPr="00D65BEC" w:rsidRDefault="00E403F0" w:rsidP="00E403F0">
      <w:pPr>
        <w:pStyle w:val="afff9"/>
        <w:rPr>
          <w:rtl/>
        </w:rPr>
      </w:pPr>
      <w:r w:rsidRPr="00D65BEC">
        <w:rPr>
          <w:rtl/>
        </w:rPr>
        <w:t>חייב אחת על כולן או חייב עכאו"א? אמרו לו: לא שמענו.</w:t>
      </w:r>
    </w:p>
    <w:p w:rsidR="00E403F0" w:rsidRPr="00D65BEC" w:rsidRDefault="00E403F0" w:rsidP="00E403F0">
      <w:pPr>
        <w:pStyle w:val="afff9"/>
        <w:rPr>
          <w:rtl/>
        </w:rPr>
      </w:pPr>
      <w:r w:rsidRPr="00D65BEC">
        <w:rPr>
          <w:rtl/>
        </w:rPr>
        <w:t>א"ר יהושע: שמעתי באוכל מזבח אחד בה' תמחויין בהעלם אחת, שהוא חייב עכאו"א משום מעילה, ורואה אני שהדברים ק"ו.</w:t>
      </w:r>
    </w:p>
    <w:p w:rsidR="00E403F0" w:rsidRPr="00D65BEC" w:rsidRDefault="00E403F0" w:rsidP="00E403F0">
      <w:pPr>
        <w:pStyle w:val="afff9"/>
        <w:rPr>
          <w:rtl/>
        </w:rPr>
      </w:pPr>
      <w:r>
        <w:rPr>
          <w:rtl/>
        </w:rPr>
        <w:t xml:space="preserve">אמר לו </w:t>
      </w:r>
      <w:r>
        <w:rPr>
          <w:rStyle w:val="TanaimMishna"/>
          <w:rtl/>
          <w:rPrChange w:id="95575" w:author="Claude" w:date="2026-10-11T09:07:45Z">
            <w:rPr>
              <w:rtl/>
            </w:rPr>
          </w:rPrChange>
        </w:rPr>
        <w:t xml:space="preserve">ר' עקיבא</w:t>
      </w:r>
      <w:r>
        <w:rPr>
          <w:rStyle w:val="TanaimMishna"/>
          <w:rtl/>
          <w:rPrChange w:id="95576" w:author="Claude" w:date="2026-10-11T09:07:45Z">
            <w:rPr>
              <w:rtl/>
            </w:rPr>
          </w:rPrChange>
        </w:rPr>
        <w:t xml:space="preserve">:</w:t>
      </w:r>
      <w:r>
        <w:rPr>
          <w:rtl/>
        </w:rPr>
        <w:t xml:space="preserve"> אם הלכה נקבל, אם לדין יש תשובה.</w:t>
      </w:r>
    </w:p>
    <w:p w:rsidR="00E403F0" w:rsidRPr="00D65BEC" w:rsidRDefault="00E403F0" w:rsidP="00E403F0">
      <w:pPr>
        <w:pStyle w:val="afff9"/>
        <w:rPr>
          <w:rtl/>
        </w:rPr>
      </w:pPr>
      <w:r w:rsidRPr="00D65BEC">
        <w:rPr>
          <w:rtl/>
        </w:rPr>
        <w:t>אמר לו: השב.</w:t>
      </w:r>
    </w:p>
    <w:p w:rsidR="00E403F0" w:rsidRPr="00D65BEC" w:rsidRDefault="00E403F0" w:rsidP="00E403F0">
      <w:pPr>
        <w:pStyle w:val="afff9"/>
        <w:rPr>
          <w:rtl/>
        </w:rPr>
      </w:pPr>
      <w:r w:rsidRPr="00D65BEC">
        <w:rPr>
          <w:rtl/>
        </w:rPr>
        <w:t xml:space="preserve">אמר: ולא, אם אמרת במעילה שעשה בה את המאכיל כאוכל ואת המהנה כנהנה, צירף את המעילה לזמן מרובה, תאמר בנותר שאין בו אחת מאלו?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03" w:author="קלוד" w:date="2026-10-11T12:26:18Z"/>
        </w:rPr>
      </w:pPr>
      <w:ins w:id="90104" w:author="קלוד" w:date="2026-10-11T12:26:18Z">
        <w:r>
          <w:rPr>
            <w:color w:val="7B3F00"/>
          </w:rPr>
          <w:t xml:space="preserve">שאלת ר"ע לר"י - שוחט בחוץ או אוכל נותר מה' זבחים</w:t>
        </w:r>
      </w:ins>
    </w:p>
    <w:p>
      <w:pPr>
        <w:pStyle w:val="38"/>
        <w:rPr>
          <w:ins w:id="93767" w:author="מנוע מכני" w:date="2026-10-11T12:04:39Z"/>
        </w:rPr>
      </w:pPr>
      <w:ins w:id="91317" w:author="מנוע מכני" w:date="2026-10-11T12:04:39Z">
        <w:r>
          <w:t xml:space="preserve">מה</w:t>
        </w:r>
      </w:ins>
      <w:del w:id="91318" w:author="מנוע מכני" w:date="2026-10-11T12:04:39Z">
        <w:r>
          <w:delText xml:space="preserve">מאי</w:delText>
        </w:r>
      </w:del>
      <w:r>
        <w:t xml:space="preserve"> </w:t>
      </w:r>
      <w:ins w:id="92269" w:author="מנוע מכני" w:date="2026-10-11T12:04:39Z">
        <w:r>
          <w:t xml:space="preserve">קשה</w:t>
        </w:r>
      </w:ins>
      <w:del w:id="92270" w:author="מנוע מכני" w:date="2026-10-11T12:04:39Z">
        <w:r>
          <w:delText xml:space="preserve">קשיא</w:delText>
        </w:r>
      </w:del>
      <w:r>
        <w:t xml:space="preserve"> לר"ש? </w:t>
      </w:r>
      <w:ins w:id="91319" w:author="מנוע מכני" w:date="2026-10-11T12:04:39Z">
        <w:r>
          <w:t xml:space="preserve">כך</w:t>
        </w:r>
      </w:ins>
      <w:del w:id="91320" w:author="מנוע מכני" w:date="2026-10-11T12:04:39Z">
        <w:r>
          <w:delText xml:space="preserve">הכי</w:delText>
        </w:r>
      </w:del>
      <w:r>
        <w:t xml:space="preserve"> </w:t>
      </w:r>
      <w:ins w:id="92271" w:author="מנוע מכני" w:date="2026-10-11T12:04:39Z">
        <w:r>
          <w:t xml:space="preserve">קשה</w:t>
        </w:r>
      </w:ins>
      <w:del w:id="92272" w:author="מנוע מכני" w:date="2026-10-11T12:04:39Z">
        <w:r>
          <w:delText xml:space="preserve">קשיא</w:delText>
        </w:r>
      </w:del>
      <w:r>
        <w:t xml:space="preserve"> </w:t>
      </w:r>
      <w:ins w:id="91315" w:author="מנוע מכני" w:date="2026-10-11T12:04:39Z">
        <w:r>
          <w:t xml:space="preserve">לו</w:t>
        </w:r>
      </w:ins>
      <w:del w:id="91316" w:author="מנוע מכני" w:date="2026-10-11T12:04:39Z">
        <w:r>
          <w:delText xml:space="preserve">ליה</w:delText>
        </w:r>
      </w:del>
      <w:r>
        <w:t xml:space="preserve">:</w:t>
      </w:r>
    </w:p>
    <w:p w:rsidR="00E403F0" w:rsidRPr="00AD695E" w:rsidRDefault="00E403F0" w:rsidP="00E403F0">
      <w:pPr>
        <w:rPr>
          <w:rtl/>
        </w:rPr>
      </w:pPr>
      <w:del w:id="93768" w:author="מנוע מכני" w:date="2026-10-11T12:04:39Z">
        <w:r>
          <w:rPr>
            <w:rtl/>
          </w:rPr>
          <w:delText xml:space="preserve"> </w:delText>
        </w:r>
      </w:del>
      <w:r>
        <w:rPr>
          <w:rtl/>
        </w:rPr>
        <w:t xml:space="preserve">מה ראיה לשוחט מאוכל? מה לאוכל שכן נהנה! </w:t>
      </w:r>
    </w:p>
    <w:p>
      <w:pPr>
        <w:pStyle w:val="38"/>
        <w:rPr>
          <w:ins w:id="93769" w:author="מנוע מכני" w:date="2026-10-11T12:04:39Z"/>
        </w:rPr>
      </w:pPr>
      <w:r w:rsidRPr="002B4E05">
        <w:t xml:space="preserve">אלא כך שאלו:</w:t>
      </w:r>
    </w:p>
    <w:p w:rsidR="00E403F0" w:rsidRPr="002B4E05" w:rsidRDefault="00E403F0" w:rsidP="00E403F0">
      <w:pPr>
        <w:rPr>
          <w:spacing w:val="-2"/>
          <w:rtl/>
        </w:rPr>
      </w:pPr>
      <w:del w:id="93770" w:author="מנוע מכני" w:date="2026-10-11T12:04:39Z">
        <w:r w:rsidRPr="002B4E05">
          <w:rPr>
            <w:spacing w:val="-2"/>
            <w:rtl/>
          </w:rPr>
          <w:delText xml:space="preserve"> </w:delText>
        </w:r>
      </w:del>
      <w:r w:rsidRPr="002B4E05">
        <w:rPr>
          <w:spacing w:val="-2"/>
          <w:rtl/>
        </w:rPr>
        <w:t xml:space="preserve">האוכל נותר מחמשה זבחים בהעלם אחת</w:t>
      </w:r>
      <w:r w:rsidRPr="002B4E05">
        <w:rPr>
          <w:rFonts w:hint="cs"/>
          <w:spacing w:val="-2"/>
          <w:rtl/>
        </w:rPr>
        <w:t xml:space="preserve"> </w:t>
      </w:r>
      <w:r w:rsidRPr="002B4E05">
        <w:rPr>
          <w:spacing w:val="-2"/>
          <w:rtl/>
        </w:rPr>
        <w:t>מהו? חייב בכ</w:t>
      </w:r>
      <w:r w:rsidRPr="002B4E05">
        <w:rPr>
          <w:rFonts w:hint="cs"/>
          <w:spacing w:val="-2"/>
          <w:rtl/>
        </w:rPr>
        <w:t>או</w:t>
      </w:r>
      <w:r w:rsidRPr="002B4E05">
        <w:rPr>
          <w:spacing w:val="-2"/>
          <w:rtl/>
        </w:rPr>
        <w:t>"</w:t>
      </w:r>
      <w:r w:rsidRPr="002B4E05">
        <w:rPr>
          <w:rFonts w:hint="cs"/>
          <w:spacing w:val="-2"/>
          <w:rtl/>
        </w:rPr>
        <w:t xml:space="preserve">א או אחת על כולן </w:t>
      </w:r>
    </w:p>
    <w:p w:rsidR="00E403F0" w:rsidRPr="00AD695E" w:rsidRDefault="00E403F0" w:rsidP="00E403F0">
      <w:pPr>
        <w:rPr>
          <w:rtl/>
        </w:rPr>
      </w:pPr>
      <w:r>
        <w:rPr>
          <w:rtl/>
        </w:rPr>
        <w:t xml:space="preserve">אמרו לו: </w:t>
      </w:r>
      <w:r>
        <w:rPr>
          <w:rtl/>
        </w:rPr>
        <w:t xml:space="preserve">לא</w:t>
      </w:r>
      <w:r>
        <w:rPr>
          <w:rtl/>
        </w:rPr>
        <w:t xml:space="preserve"> שמענו</w:t>
      </w:r>
      <w:ins w:id="91939" w:author="מנוע מכני" w:date="2026-10-11T12:04:39Z">
        <w:r>
          <w:rPr>
            <w:rtl/>
          </w:rPr>
          <w:t xml:space="preserve">,</w:t>
        </w:r>
      </w:ins>
      <w:del w:id="91940" w:author="מנוע מכני" w:date="2026-10-11T12:04:39Z">
        <w:r>
          <w:rPr>
            <w:rtl/>
          </w:rPr>
          <w:delText xml:space="preserve">;</w:delText>
        </w:r>
      </w:del>
    </w:p>
    <w:p>
      <w:pPr>
        <w:pStyle w:val="38"/>
        <w:rPr>
          <w:ins w:id="93771" w:author="מנוע מכני" w:date="2026-10-11T12:04:39Z"/>
        </w:rPr>
      </w:pPr>
      <w:r w:rsidRPr="00E87E21">
        <w:t xml:space="preserve">אר' יהושע:</w:t>
      </w:r>
    </w:p>
    <w:p w:rsidR="00E403F0" w:rsidRPr="00E87E21" w:rsidRDefault="00E403F0" w:rsidP="00E403F0">
      <w:pPr>
        <w:rPr>
          <w:spacing w:val="-6"/>
          <w:rtl/>
        </w:rPr>
      </w:pPr>
      <w:del w:id="93772" w:author="מנוע מכני" w:date="2026-10-11T12:04:39Z">
        <w:r w:rsidRPr="00E87E21">
          <w:rPr>
            <w:spacing w:val="-6"/>
            <w:rtl/>
          </w:rPr>
          <w:delText xml:space="preserve"> </w:delText>
        </w:r>
      </w:del>
      <w:r w:rsidRPr="00E87E21">
        <w:rPr>
          <w:spacing w:val="-6"/>
          <w:rtl/>
        </w:rPr>
        <w:t xml:space="preserve">שמעתי, באוכל מזבח אחד מחמשה תמחויין בהעלם אחת, שחייב עכאו"א משום מעילה, </w:t>
      </w:r>
    </w:p>
    <w:p w:rsidR="00E403F0" w:rsidRPr="00AD695E" w:rsidRDefault="00E403F0" w:rsidP="00E403F0">
      <w:pPr>
        <w:rPr>
          <w:rtl/>
        </w:rPr>
      </w:pPr>
      <w:r>
        <w:rPr>
          <w:rtl/>
        </w:rPr>
        <w:t xml:space="preserve">ורואה אני שהדברים </w:t>
      </w:r>
      <w:r>
        <w:rPr>
          <w:rtl/>
        </w:rPr>
        <w:t xml:space="preserve">ק"ו</w:t>
      </w:r>
      <w:r>
        <w:rPr>
          <w:rtl/>
        </w:rPr>
        <w:t xml:space="preserve">: מה מזבח אחד שאין גופין מוחלקין חייב עכאו"א משום תמחויין מוחלקין, </w:t>
      </w:r>
      <w:r>
        <w:rPr>
          <w:rFonts w:hint="cs"/>
          <w:rtl/>
        </w:rPr>
        <w:t>כ</w:t>
      </w:r>
      <w:r>
        <w:rPr>
          <w:rtl/>
        </w:rPr>
        <w:t>"</w:t>
      </w:r>
      <w:r>
        <w:rPr>
          <w:rFonts w:hint="cs"/>
          <w:rtl/>
        </w:rPr>
        <w:t xml:space="preserve">ש</w:t>
      </w:r>
      <w:r>
        <w:rPr>
          <w:rFonts w:hint="cs"/>
          <w:rtl/>
        </w:rPr>
        <w:t xml:space="preserve"> </w:t>
      </w:r>
      <w:r>
        <w:rPr>
          <w:rtl/>
        </w:rPr>
        <w:t xml:space="preserve">חמשה זבחים דגופין מוחלקין </w:t>
      </w:r>
    </w:p>
    <w:p>
      <w:pPr>
        <w:pStyle w:val="38"/>
        <w:rPr>
          <w:ins w:id="93773" w:author="מנוע מכני" w:date="2026-10-11T12:04:39Z"/>
        </w:rPr>
      </w:pPr>
      <w:r>
        <w:t>אר</w:t>
      </w:r>
      <w:r>
        <w:t>"</w:t>
      </w:r>
      <w:r>
        <w:t>ש</w:t>
      </w:r>
      <w:r>
        <w:t xml:space="preserve">:</w:t>
      </w:r>
    </w:p>
    <w:p w:rsidR="00E403F0" w:rsidRPr="00AD695E" w:rsidRDefault="00E403F0" w:rsidP="00E403F0">
      <w:pPr>
        <w:rPr>
          <w:rtl/>
        </w:rPr>
      </w:pPr>
      <w:del w:id="93774" w:author="מנוע מכני" w:date="2026-10-11T12:04:39Z">
        <w:r>
          <w:rPr>
            <w:rtl/>
          </w:rPr>
          <w:delText xml:space="preserve"> </w:delText>
        </w:r>
      </w:del>
      <w:r>
        <w:rPr>
          <w:rtl/>
        </w:rPr>
        <w:t xml:space="preserve">לא</w:t>
      </w:r>
      <w:r>
        <w:rPr>
          <w:rtl/>
        </w:rPr>
        <w:t xml:space="preserve"> כך שאלו, אלא באוכל</w:t>
      </w:r>
      <w:ins w:id="91943" w:author="מנוע מכני" w:date="2026-10-11T12:04:39Z">
        <w:r>
          <w:rPr>
            <w:rtl/>
          </w:rPr>
          <w:t xml:space="preserve"> </w:t>
        </w:r>
      </w:ins>
      <w:del w:id="91944" w:author="מנוע מכני" w:date="2026-10-11T12:04:39Z">
        <w:r>
          <w:rPr>
            <w:rtl/>
          </w:rPr>
          <w:delText xml:space="preserve">  </w:delText>
        </w:r>
      </w:del>
      <w:r>
        <w:rPr>
          <w:rtl/>
        </w:rPr>
        <w:t xml:space="preserve">נותר מחמשה זבחים בהעלם אחת, מהו? חייב אחת על כולן או חייב עכאו"א? אמרו לו: </w:t>
      </w:r>
      <w:r>
        <w:rPr>
          <w:rtl/>
        </w:rPr>
        <w:t xml:space="preserve">לא</w:t>
      </w:r>
      <w:r>
        <w:rPr>
          <w:rtl/>
        </w:rPr>
        <w:t xml:space="preserve"> שמענו</w:t>
      </w:r>
      <w:ins w:id="91941" w:author="מנוע מכני" w:date="2026-10-11T12:04:39Z">
        <w:r>
          <w:rPr>
            <w:rtl/>
          </w:rPr>
          <w:t xml:space="preserve">,</w:t>
        </w:r>
      </w:ins>
      <w:del w:id="91942" w:author="מנוע מכני" w:date="2026-10-11T12:04:39Z">
        <w:r>
          <w:rPr>
            <w:rtl/>
          </w:rPr>
          <w:delText xml:space="preserve">;</w:delText>
        </w:r>
      </w:del>
    </w:p>
    <w:p>
      <w:pPr>
        <w:pStyle w:val="38"/>
        <w:rPr>
          <w:ins w:id="93775" w:author="מנוע מכני" w:date="2026-10-11T12:04:39Z"/>
        </w:rPr>
      </w:pPr>
      <w:r>
        <w:t xml:space="preserve">רבי יהושע</w:t>
      </w:r>
      <w:del w:id="94505" w:author="מנוע מכני" w:date="2026-10-11T12:04:39Z">
        <w:r>
          <w:delText xml:space="preserve"> אומר</w:delText>
        </w:r>
      </w:del>
      <w:r>
        <w:t xml:space="preserve">:</w:t>
      </w:r>
    </w:p>
    <w:p w:rsidR="00E403F0" w:rsidRPr="00AD695E" w:rsidRDefault="00E403F0" w:rsidP="00E403F0">
      <w:pPr>
        <w:rPr>
          <w:rtl/>
        </w:rPr>
      </w:pPr>
      <w:del w:id="93776" w:author="מנוע מכני" w:date="2026-10-11T12:04:39Z">
        <w:r>
          <w:rPr>
            <w:rtl/>
          </w:rPr>
          <w:delText xml:space="preserve"> </w:delText>
        </w:r>
      </w:del>
      <w:r>
        <w:rPr>
          <w:rtl/>
        </w:rPr>
        <w:t xml:space="preserve">שמעתי באוכל מזבח אחד בחמשה תמחויין, שהוא חייב עכאו"א משום מעילה, ורואה אני שהדברים </w:t>
      </w:r>
      <w:r>
        <w:rPr>
          <w:rtl/>
        </w:rPr>
        <w:t xml:space="preserve">ק"ו</w:t>
      </w:r>
      <w:r>
        <w:rPr>
          <w:rtl/>
        </w:rPr>
        <w:t xml:space="preserve">.</w:t>
      </w:r>
    </w:p>
    <w:p w:rsidR="00E403F0" w:rsidRPr="00AD695E" w:rsidRDefault="00E403F0" w:rsidP="00E403F0">
      <w:pPr>
        <w:jc w:val="center"/>
        <w:rPr>
          <w:del w:id="90040" w:author="מנוע עיצוב" w:date="2026-10-11T12:09:26Z"/>
          <w:rtl/>
        </w:rPr>
      </w:pPr>
      <w:del w:id="9003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1" w:author="קלוד" w:date="2026-10-11T09:07:19Z">
          <w:pPr>
            <w:pStyle w:val="affff1"/>
            <w:rPr>
              <w:rtl/>
            </w:rPr>
          </w:pPr>
        </w:pPrChange>
      </w:pPr>
      <w:ins w:id="9821" w:author="מספור קטעי משנה" w:date="2026-10-11T09:35:06Z">
        <w:r>
          <w:rPr>
            <w:rStyle w:val="MisparKeta"/>
          </w:rPr>
          <w:t xml:space="preserve">ב. </w:t>
        </w:r>
      </w:ins>
      <w:r>
        <w:rPr>
          <w:rtl/>
        </w:rPr>
        <w:t>אמר לו ר' עקיבא: אם הלכה נקבל כו'.</w:t>
      </w:r>
    </w:p>
    <w:p w:rsidR="00E403F0" w:rsidRPr="00AD695E" w:rsidRDefault="00E403F0" w:rsidP="00E403F0">
      <w:pPr>
        <w:rPr>
          <w:rtl/>
        </w:rPr>
      </w:pPr>
      <w:r>
        <w:rPr>
          <w:rtl/>
        </w:rPr>
        <w:t xml:space="preserve">קיבלה </w:t>
      </w:r>
      <w:r>
        <w:rPr>
          <w:rStyle w:val="2fb"/>
          <w:rtl/>
        </w:rPr>
        <w:t xml:space="preserve">רבי</w:t>
      </w:r>
      <w:r>
        <w:rPr>
          <w:rtl/>
        </w:rPr>
        <w:t xml:space="preserve"> יהושע להא תשובה </w:t>
      </w:r>
      <w:r>
        <w:rPr>
          <w:rStyle w:val="2fb"/>
          <w:rtl/>
        </w:rPr>
        <w:t xml:space="preserve">מר"</w:t>
      </w:r>
      <w:r>
        <w:rPr>
          <w:rStyle w:val="2fb"/>
          <w:rFonts w:hint="cs"/>
          <w:rtl/>
        </w:rPr>
        <w:t>ע</w:t>
      </w:r>
      <w:r>
        <w:rPr>
          <w:rtl/>
        </w:rPr>
        <w:t xml:space="preserve"> או </w:t>
      </w:r>
      <w:r>
        <w:rPr>
          <w:rtl/>
        </w:rPr>
        <w:t xml:space="preserve">לא</w:t>
      </w:r>
      <w:r>
        <w:rPr>
          <w:rtl/>
        </w:rPr>
        <w:t xml:space="preserve">? </w:t>
      </w:r>
    </w:p>
    <w:p>
      <w:pPr>
        <w:pStyle w:val="38"/>
        <w:rPr>
          <w:ins w:id="93777" w:author="מנוע מכני" w:date="2026-10-11T12:04:39Z"/>
        </w:rPr>
      </w:pPr>
      <w:r w:rsidRPr="00A757C8">
        <w:t xml:space="preserve">ת"ש, </w:t>
      </w:r>
      <w:r w:rsidRPr="00A757C8">
        <w:t xml:space="preserve">דתניא</w:t>
      </w:r>
      <w:r w:rsidRPr="00A757C8">
        <w:t xml:space="preserve">:</w:t>
      </w:r>
    </w:p>
    <w:p>
      <w:pPr>
        <w:pStyle w:val="afffff8"/>
        <w:rPr>
          <w:ins w:id="90101" w:author="קלוד" w:date="2026-10-11T12:26:18Z"/>
        </w:rPr>
      </w:pPr>
      <w:ins w:id="90102" w:author="קלוד" w:date="2026-10-11T12:26:18Z">
        <w:r>
          <w:rPr>
            <w:color w:val="7B3F00"/>
          </w:rPr>
          <w:t xml:space="preserve">האם קיבל ר' יהושע תשובת ר"ע - אכל נותר מה' תמחויין</w:t>
        </w:r>
      </w:ins>
    </w:p>
    <w:p w:rsidR="00E403F0" w:rsidRPr="00AD695E" w:rsidRDefault="00E403F0" w:rsidP="00E403F0">
      <w:pPr>
        <w:rPr>
          <w:rtl/>
        </w:rPr>
      </w:pPr>
      <w:del w:id="93778" w:author="מנוע מכני" w:date="2026-10-11T12:04:39Z">
        <w:r w:rsidRPr="00A757C8">
          <w:rPr>
            <w:rtl/>
          </w:rPr>
          <w:delText xml:space="preserve"> </w:delText>
        </w:r>
      </w:del>
      <w:r w:rsidRPr="00A757C8">
        <w:rPr>
          <w:rtl/>
        </w:rPr>
        <w:t xml:space="preserve">אכל</w:t>
      </w:r>
      <w:r>
        <w:rPr>
          <w:rtl/>
        </w:rPr>
        <w:t xml:space="preserve"> ה</w:t>
      </w:r>
      <w:r w:rsidR="00D64BA8">
        <w:rPr>
          <w:rtl/>
        </w:rPr>
        <w:t>'</w:t>
      </w:r>
      <w:r>
        <w:rPr>
          <w:rtl/>
        </w:rPr>
        <w:t xml:space="preserve"> </w:t>
      </w:r>
      <w:r w:rsidRPr="00A757C8">
        <w:rPr>
          <w:rtl/>
        </w:rPr>
        <w:t xml:space="preserve">חתיכות נותר מזבח אחד בהעלם אחת בחמשה תמחויין אינו מביא אלא חטאת אחת, </w:t>
      </w:r>
    </w:p>
    <w:p w:rsidR="00E403F0" w:rsidRPr="00AD695E" w:rsidRDefault="00E403F0" w:rsidP="00E403F0">
      <w:pPr>
        <w:rPr>
          <w:rtl/>
        </w:rPr>
      </w:pPr>
      <w:r>
        <w:rPr>
          <w:rtl/>
        </w:rPr>
        <w:t xml:space="preserve">ועל </w:t>
      </w:r>
      <w:r>
        <w:rPr>
          <w:rtl/>
        </w:rPr>
        <w:t xml:space="preserve">לא</w:t>
      </w:r>
      <w:r>
        <w:rPr>
          <w:rtl/>
        </w:rPr>
        <w:t xml:space="preserve"> הודע שלהן - אינו מביא אלא אשם תלוי אחת</w:t>
      </w:r>
      <w:ins w:id="91945" w:author="מנוע מכני" w:date="2026-10-11T12:04:39Z">
        <w:r>
          <w:rPr>
            <w:rtl/>
          </w:rPr>
          <w:t xml:space="preserve">,</w:t>
        </w:r>
      </w:ins>
      <w:del w:id="91946" w:author="מנוע מכני" w:date="2026-10-11T12:04:39Z">
        <w:r>
          <w:rPr>
            <w:rtl/>
          </w:rPr>
          <w:delText xml:space="preserve">;</w:delText>
        </w:r>
      </w:del>
    </w:p>
    <w:p w:rsidR="00E403F0" w:rsidRPr="00E87E21" w:rsidRDefault="00E403F0" w:rsidP="00E403F0">
      <w:pPr>
        <w:rPr>
          <w:spacing w:val="-8"/>
          <w:rtl/>
        </w:rPr>
      </w:pPr>
      <w:r w:rsidRPr="00E87E21">
        <w:rPr>
          <w:spacing w:val="-8"/>
          <w:rtl/>
        </w:rPr>
        <w:t>מחמשה תמחויין בחמש העלמות מביא חטאת ע</w:t>
      </w:r>
      <w:r w:rsidRPr="00E87E21">
        <w:rPr>
          <w:rFonts w:hint="cs"/>
          <w:spacing w:val="-8"/>
          <w:rtl/>
        </w:rPr>
        <w:t>כאו</w:t>
      </w:r>
      <w:r w:rsidRPr="00E87E21">
        <w:rPr>
          <w:spacing w:val="-8"/>
          <w:rtl/>
        </w:rPr>
        <w:t>"</w:t>
      </w:r>
      <w:r w:rsidRPr="00E87E21">
        <w:rPr>
          <w:rFonts w:hint="cs"/>
          <w:spacing w:val="-8"/>
          <w:rtl/>
        </w:rPr>
        <w:t>א</w:t>
      </w:r>
      <w:r w:rsidRPr="00E87E21">
        <w:rPr>
          <w:spacing w:val="-8"/>
          <w:rtl/>
        </w:rPr>
        <w:t xml:space="preserve">, ועל </w:t>
      </w:r>
      <w:r w:rsidRPr="00E87E21">
        <w:rPr>
          <w:spacing w:val="-8"/>
          <w:rtl/>
        </w:rPr>
        <w:t xml:space="preserve">לא</w:t>
      </w:r>
      <w:r w:rsidRPr="00E87E21">
        <w:rPr>
          <w:spacing w:val="-8"/>
          <w:rtl/>
        </w:rPr>
        <w:t xml:space="preserve"> הודע שלהן מביא אשם תלוי עכאו"א</w:t>
      </w:r>
      <w:ins w:id="91947" w:author="מנוע מכני" w:date="2026-10-11T12:04:39Z">
        <w:r>
          <w:rPr>
            <w:spacing w:val="-8"/>
            <w:rtl/>
          </w:rPr>
          <w:t xml:space="preserve">,</w:t>
        </w:r>
      </w:ins>
      <w:del w:id="91948" w:author="מנוע מכני" w:date="2026-10-11T12:04:39Z">
        <w:r w:rsidRPr="00E87E21">
          <w:rPr>
            <w:spacing w:val="-8"/>
            <w:rtl/>
          </w:rPr>
          <w:delText xml:space="preserve">;</w:delText>
        </w:r>
      </w:del>
    </w:p>
    <w:p w:rsidR="00E403F0" w:rsidRPr="00AD695E" w:rsidRDefault="00E403F0" w:rsidP="00E403F0">
      <w:pPr>
        <w:rPr>
          <w:rtl/>
        </w:rPr>
      </w:pPr>
      <w:r>
        <w:rPr>
          <w:rtl/>
        </w:rPr>
        <w:t xml:space="preserve">מה' זבחים בהעלם אחת - חייב </w:t>
      </w:r>
      <w:r>
        <w:rPr>
          <w:rFonts w:hint="cs"/>
          <w:rtl/>
        </w:rPr>
        <w:t>ע</w:t>
      </w:r>
      <w:r>
        <w:rPr>
          <w:rtl/>
        </w:rPr>
        <w:t xml:space="preserve">כאו"א</w:t>
      </w:r>
      <w:ins w:id="91949" w:author="מנוע מכני" w:date="2026-10-11T12:04:39Z">
        <w:r>
          <w:rPr>
            <w:rtl/>
          </w:rPr>
          <w:t xml:space="preserve">,</w:t>
        </w:r>
      </w:ins>
      <w:del w:id="91950" w:author="מנוע מכני" w:date="2026-10-11T12:04:39Z">
        <w:r>
          <w:rPr>
            <w:rtl/>
          </w:rPr>
          <w:delText xml:space="preserve">;</w:delText>
        </w:r>
      </w:del>
    </w:p>
    <w:p>
      <w:pPr>
        <w:pStyle w:val="38"/>
        <w:rPr>
          <w:ins w:id="93779" w:author="מנוע מכני" w:date="2026-10-11T12:04:39Z"/>
        </w:rPr>
      </w:pPr>
      <w:r>
        <w:t>ריב</w:t>
      </w:r>
      <w:r>
        <w:t>"</w:t>
      </w:r>
      <w:r>
        <w:t>י</w:t>
      </w:r>
      <w:r>
        <w:t xml:space="preserve">:</w:t>
      </w:r>
    </w:p>
    <w:p w:rsidR="00E403F0" w:rsidRPr="00AD695E" w:rsidRDefault="00E403F0" w:rsidP="00E403F0">
      <w:pPr>
        <w:rPr>
          <w:rtl/>
        </w:rPr>
      </w:pPr>
      <w:del w:id="93780" w:author="מנוע מכני" w:date="2026-10-11T12:04:39Z">
        <w:r>
          <w:rPr>
            <w:rtl/>
          </w:rPr>
          <w:delText xml:space="preserve"> </w:delText>
        </w:r>
      </w:del>
      <w:ins w:id="90131" w:author="מנוע מכני" w:date="2026-10-11T12:04:39Z">
        <w:r>
          <w:rPr>
            <w:rtl/>
          </w:rPr>
          <w:t xml:space="preserve">אפי'</w:t>
        </w:r>
      </w:ins>
      <w:del w:id="90132" w:author="מנוע מכני" w:date="2026-10-11T12:04:39Z">
        <w:r>
          <w:rPr>
            <w:rtl/>
          </w:rPr>
          <w:delText xml:space="preserve">אפילו</w:delText>
        </w:r>
      </w:del>
      <w:r>
        <w:rPr>
          <w:rtl/>
        </w:rPr>
        <w:t xml:space="preserve"> אכל ה</w:t>
      </w:r>
      <w:r w:rsidR="00D64BA8">
        <w:rPr>
          <w:rtl/>
        </w:rPr>
        <w:t>'</w:t>
      </w:r>
      <w:r>
        <w:rPr>
          <w:rtl/>
        </w:rPr>
        <w:t xml:space="preserve"> חתיכות מה' זבחים בהעלם אחת - אינו מביא אלא חטאת אחת, ועל </w:t>
      </w:r>
      <w:r w:rsidRPr="00E87E21">
        <w:rPr>
          <w:spacing w:val="-6"/>
          <w:rtl/>
        </w:rPr>
        <w:t xml:space="preserve">ספיקן אין מביא אלא אשם תלוי אחת, כללו של דבר: כל שחלוקין בחטאות חלוקין באשמות</w:t>
      </w:r>
      <w:ins w:id="91951" w:author="מנוע מכני" w:date="2026-10-11T12:04:39Z">
        <w:r>
          <w:rPr>
            <w:spacing w:val="-6"/>
            <w:rtl/>
          </w:rPr>
          <w:t xml:space="preserve">,</w:t>
        </w:r>
      </w:ins>
      <w:del w:id="91952" w:author="מנוע מכני" w:date="2026-10-11T12:04:39Z">
        <w:r w:rsidRPr="00E87E21">
          <w:rPr>
            <w:spacing w:val="-6"/>
            <w:rtl/>
          </w:rPr>
          <w:delText xml:space="preserve">;</w:delText>
        </w:r>
      </w:del>
    </w:p>
    <w:p w:rsidR="00E403F0" w:rsidRPr="00AD695E" w:rsidRDefault="00E403F0" w:rsidP="00E403F0">
      <w:pPr>
        <w:rPr>
          <w:rtl/>
        </w:rPr>
      </w:pPr>
      <w:r w:rsidRPr="00A757C8">
        <w:rPr>
          <w:rtl/>
        </w:rPr>
        <w:t>אכל</w:t>
      </w:r>
      <w:r>
        <w:rPr>
          <w:rtl/>
        </w:rPr>
        <w:t xml:space="preserve"> ה</w:t>
      </w:r>
      <w:r w:rsidR="00D64BA8">
        <w:rPr>
          <w:rtl/>
        </w:rPr>
        <w:t>'</w:t>
      </w:r>
      <w:r>
        <w:rPr>
          <w:rtl/>
        </w:rPr>
        <w:t xml:space="preserve"> </w:t>
      </w:r>
      <w:r w:rsidRPr="00A757C8">
        <w:rPr>
          <w:rtl/>
        </w:rPr>
        <w:t>חתיכות בה' תמחויין מזבח אחד לפני זריקת דמים אפי' בהעלם אחת חייב ע</w:t>
      </w:r>
      <w:r w:rsidRPr="00A757C8">
        <w:rPr>
          <w:rFonts w:hint="cs"/>
          <w:rtl/>
        </w:rPr>
        <w:t>כאו</w:t>
      </w:r>
      <w:r w:rsidRPr="00A757C8">
        <w:rPr>
          <w:rtl/>
        </w:rPr>
        <w:t>"</w:t>
      </w:r>
      <w:r w:rsidRPr="00A757C8">
        <w:rPr>
          <w:rFonts w:hint="cs"/>
          <w:rtl/>
        </w:rPr>
        <w:t xml:space="preserve">א </w:t>
      </w:r>
      <w:r w:rsidRPr="00A757C8">
        <w:rPr>
          <w:rtl/>
        </w:rPr>
        <w:t>משום מעילה</w:t>
      </w:r>
    </w:p>
    <w:p w:rsidR="00E403F0" w:rsidRPr="00AD695E" w:rsidRDefault="00E403F0" w:rsidP="00E403F0">
      <w:pPr>
        <w:pStyle w:val="afff3"/>
        <w:framePr w:wrap="around"/>
        <w:spacing w:line="240" w:lineRule="exact"/>
        <w:rPr>
          <w:rtl/>
        </w:rPr>
      </w:pPr>
      <w:r w:rsidRPr="009239E9">
        <w:rPr>
          <w:rFonts w:hint="cs"/>
          <w:szCs w:val="18"/>
          <w:rtl/>
        </w:rPr>
        <w:t>טז.</w:t>
      </w:r>
    </w:p>
    <w:p w:rsidR="00E403F0" w:rsidRPr="00AD695E" w:rsidRDefault="00E403F0" w:rsidP="00E403F0">
      <w:pPr>
        <w:rPr>
          <w:rtl/>
        </w:rPr>
      </w:pPr>
      <w:r>
        <w:rPr>
          <w:rtl/>
        </w:rPr>
        <w:t xml:space="preserve">ואילו על ספיקו מביא אשם תלוי </w:t>
      </w:r>
      <w:r>
        <w:rPr>
          <w:rtl/>
        </w:rPr>
        <w:t xml:space="preserve">לא</w:t>
      </w:r>
      <w:r>
        <w:rPr>
          <w:rtl/>
        </w:rPr>
        <w:t xml:space="preserve"> קתני, </w:t>
      </w:r>
    </w:p>
    <w:p>
      <w:pPr>
        <w:pStyle w:val="38"/>
        <w:rPr>
          <w:ins w:id="93781" w:author="מנוע מכני" w:date="2026-10-11T12:04:39Z"/>
        </w:rPr>
      </w:pPr>
      <w:r w:rsidRPr="00A757C8">
        <w:t xml:space="preserve">מני </w:t>
      </w:r>
      <w:ins w:id="92413" w:author="מנוע מכני" w:date="2026-10-11T12:04:39Z">
        <w:r>
          <w:t xml:space="preserve">אם </w:t>
        </w:r>
      </w:ins>
      <w:del w:id="92414" w:author="מנוע מכני" w:date="2026-10-11T12:04:39Z">
        <w:r w:rsidRPr="00A757C8">
          <w:delText xml:space="preserve">אי </w:delText>
        </w:r>
      </w:del>
      <w:r w:rsidRPr="00A757C8">
        <w:t xml:space="preserve">ר"ע </w:t>
      </w:r>
      <w:ins w:id="92699" w:author="מנוע מכני" w:date="2026-10-11T12:04:39Z">
        <w:r>
          <w:t xml:space="preserve">ישנה</w:t>
        </w:r>
      </w:ins>
      <w:del w:id="92700" w:author="מנוע מכני" w:date="2026-10-11T12:04:39Z">
        <w:r w:rsidRPr="00A757C8">
          <w:delText xml:space="preserve">ליתני</w:delText>
        </w:r>
      </w:del>
      <w:r w:rsidRPr="00A757C8">
        <w:t xml:space="preserve"> </w:t>
      </w:r>
      <w:ins w:id="90575" w:author="מנוע מכני" w:date="2026-10-11T12:04:39Z">
        <w:r>
          <w:t xml:space="preserve">גם</w:t>
        </w:r>
      </w:ins>
      <w:del w:id="90576" w:author="מנוע מכני" w:date="2026-10-11T12:04:39Z">
        <w:r w:rsidRPr="00A757C8">
          <w:delText xml:space="preserve">נמי</w:delText>
        </w:r>
      </w:del>
      <w:r w:rsidRPr="00A757C8">
        <w:t xml:space="preserve"> סיפא:</w:t>
      </w:r>
    </w:p>
    <w:p w:rsidR="00E403F0" w:rsidRPr="00AD695E" w:rsidRDefault="00E403F0" w:rsidP="00E403F0">
      <w:pPr>
        <w:rPr>
          <w:rtl/>
        </w:rPr>
      </w:pPr>
      <w:del w:id="93782" w:author="מנוע מכני" w:date="2026-10-11T12:04:39Z">
        <w:r w:rsidRPr="00A757C8">
          <w:rPr>
            <w:rtl/>
          </w:rPr>
          <w:delText xml:space="preserve"> </w:delText>
        </w:r>
      </w:del>
      <w:r w:rsidRPr="00A757C8">
        <w:rPr>
          <w:rtl/>
        </w:rPr>
        <w:t xml:space="preserve">ועל ספיקן מביא אשם תלוי, דהתנן: </w:t>
      </w:r>
      <w:r w:rsidRPr="00A757C8">
        <w:rPr>
          <w:rStyle w:val="2fb"/>
          <w:rtl/>
        </w:rPr>
        <w:t xml:space="preserve">ר"ע</w:t>
      </w:r>
      <w:r w:rsidRPr="00A757C8">
        <w:rPr>
          <w:rtl/>
        </w:rPr>
        <w:t xml:space="preserve"> מחייב על ספק מעילה אשם תלוי! </w:t>
      </w:r>
    </w:p>
    <w:p>
      <w:pPr>
        <w:pStyle w:val="38"/>
        <w:rPr>
          <w:ins w:id="93783" w:author="מנוע מכני" w:date="2026-10-11T12:04:39Z"/>
        </w:rPr>
      </w:pPr>
      <w:r>
        <w:t xml:space="preserve">אלא</w:t>
      </w:r>
    </w:p>
    <w:p w:rsidR="00E403F0" w:rsidRPr="00AD695E" w:rsidRDefault="00E403F0" w:rsidP="00E403F0">
      <w:pPr>
        <w:rPr>
          <w:rtl/>
        </w:rPr>
      </w:pPr>
      <w:del w:id="93784" w:author="מנוע מכני" w:date="2026-10-11T12:04:39Z">
        <w:r>
          <w:rPr>
            <w:rtl/>
          </w:rPr>
          <w:delText xml:space="preserve"> </w:delText>
        </w:r>
      </w:del>
      <w:ins w:id="90577" w:author="מנוע מכני" w:date="2026-10-11T12:04:39Z">
        <w:r>
          <w:rPr>
            <w:rtl/>
          </w:rPr>
          <w:t xml:space="preserve">לא</w:t>
        </w:r>
      </w:ins>
      <w:del w:id="90578" w:author="מנוע מכני" w:date="2026-10-11T12:04:39Z">
        <w:r>
          <w:rPr>
            <w:rtl/>
          </w:rPr>
          <w:delText xml:space="preserve">לאו</w:delText>
        </w:r>
      </w:del>
      <w:r>
        <w:rPr>
          <w:rtl/>
        </w:rPr>
        <w:t xml:space="preserve"> </w:t>
      </w:r>
      <w:r>
        <w:rPr>
          <w:rStyle w:val="2fb"/>
          <w:rtl/>
        </w:rPr>
        <w:t xml:space="preserve">רבי</w:t>
      </w:r>
      <w:r>
        <w:rPr>
          <w:rtl/>
        </w:rPr>
        <w:t xml:space="preserve"> יהושע היא, וקתני: בה' העלמות מביא ה</w:t>
      </w:r>
      <w:r w:rsidR="00D64BA8">
        <w:rPr>
          <w:rtl/>
        </w:rPr>
        <w:t>'</w:t>
      </w:r>
      <w:r>
        <w:rPr>
          <w:rtl/>
        </w:rPr>
        <w:t xml:space="preserve"> חטאות, וש"מ קיבלה </w:t>
      </w:r>
      <w:ins w:id="91321" w:author="מנוע מכני" w:date="2026-10-11T12:04:39Z">
        <w:r>
          <w:rPr>
            <w:rtl/>
          </w:rPr>
          <w:t xml:space="preserve">ממנו</w:t>
        </w:r>
      </w:ins>
      <w:del w:id="91322" w:author="מנוע מכני" w:date="2026-10-11T12:04:39Z">
        <w:r>
          <w:rPr>
            <w:rtl/>
          </w:rPr>
          <w:delText xml:space="preserve">מיניה</w:delText>
        </w:r>
      </w:del>
      <w:r>
        <w:rPr>
          <w:rtl/>
        </w:rPr>
        <w:t xml:space="preserve">.</w:t>
      </w:r>
    </w:p>
    <w:p>
      <w:pPr>
        <w:pStyle w:val="38"/>
        <w:rPr>
          <w:ins w:id="93785" w:author="מנוע מכני" w:date="2026-10-11T12:04:39Z"/>
        </w:rPr>
      </w:pPr>
      <w:r w:rsidRPr="00E87E21">
        <w:t xml:space="preserve">אלא אדרבה, מסיפא דקתני:</w:t>
      </w:r>
    </w:p>
    <w:p w:rsidR="00E403F0" w:rsidRPr="00E87E21" w:rsidRDefault="00E403F0" w:rsidP="00E403F0">
      <w:pPr>
        <w:rPr>
          <w:spacing w:val="-6"/>
          <w:rtl/>
        </w:rPr>
      </w:pPr>
      <w:del w:id="93786" w:author="מנוע מכני" w:date="2026-10-11T12:04:39Z">
        <w:r w:rsidRPr="00E87E21">
          <w:rPr>
            <w:spacing w:val="-6"/>
            <w:rtl/>
          </w:rPr>
          <w:delText xml:space="preserve"> </w:delText>
        </w:r>
      </w:del>
      <w:r w:rsidRPr="00E87E21">
        <w:rPr>
          <w:spacing w:val="-6"/>
          <w:rtl/>
        </w:rPr>
        <w:t xml:space="preserve">מה' זבחים </w:t>
      </w:r>
      <w:ins w:id="90133" w:author="מנוע מכני" w:date="2026-10-11T12:04:39Z">
        <w:r>
          <w:rPr>
            <w:spacing w:val="-6"/>
            <w:rtl/>
          </w:rPr>
          <w:t xml:space="preserve">אפי'</w:t>
        </w:r>
      </w:ins>
      <w:del w:id="90134" w:author="מנוע מכני" w:date="2026-10-11T12:04:39Z">
        <w:r w:rsidRPr="00E87E21">
          <w:rPr>
            <w:spacing w:val="-6"/>
            <w:rtl/>
          </w:rPr>
          <w:delText xml:space="preserve">אפילו</w:delText>
        </w:r>
      </w:del>
      <w:r w:rsidRPr="00E87E21">
        <w:rPr>
          <w:spacing w:val="-6"/>
          <w:rtl/>
        </w:rPr>
        <w:t xml:space="preserve"> בהעלם אחת - חייב עכאו"א, </w:t>
      </w:r>
      <w:r w:rsidRPr="00E87E21">
        <w:rPr>
          <w:spacing w:val="-6"/>
          <w:rtl/>
        </w:rPr>
        <w:t xml:space="preserve">ש"מ</w:t>
      </w:r>
      <w:r w:rsidRPr="00E87E21">
        <w:rPr>
          <w:spacing w:val="-6"/>
          <w:rtl/>
        </w:rPr>
        <w:t xml:space="preserve"> </w:t>
      </w:r>
      <w:r w:rsidRPr="00E87E21">
        <w:rPr>
          <w:spacing w:val="-6"/>
          <w:rtl/>
        </w:rPr>
        <w:t xml:space="preserve">לא</w:t>
      </w:r>
      <w:r w:rsidRPr="00E87E21">
        <w:rPr>
          <w:spacing w:val="-6"/>
          <w:rtl/>
        </w:rPr>
        <w:t xml:space="preserve"> קיבלה </w:t>
      </w:r>
      <w:ins w:id="91323" w:author="מנוע מכני" w:date="2026-10-11T12:04:39Z">
        <w:r>
          <w:rPr>
            <w:spacing w:val="-6"/>
            <w:rtl/>
          </w:rPr>
          <w:t xml:space="preserve">ממנו</w:t>
        </w:r>
      </w:ins>
      <w:del w:id="91324" w:author="מנוע מכני" w:date="2026-10-11T12:04:39Z">
        <w:r w:rsidRPr="00E87E21">
          <w:rPr>
            <w:spacing w:val="-6"/>
            <w:rtl/>
          </w:rPr>
          <w:delText xml:space="preserve">מיניה</w:delText>
        </w:r>
      </w:del>
      <w:r w:rsidRPr="00E87E21">
        <w:rPr>
          <w:spacing w:val="-6"/>
          <w:rtl/>
        </w:rPr>
        <w:t xml:space="preserve">! </w:t>
      </w:r>
    </w:p>
    <w:p w:rsidR="00E403F0" w:rsidRPr="00AD695E" w:rsidRDefault="00E403F0" w:rsidP="00E403F0">
      <w:pPr>
        <w:rPr>
          <w:rtl/>
        </w:rPr>
      </w:pPr>
      <w:r>
        <w:rPr>
          <w:rtl/>
        </w:rPr>
        <w:t xml:space="preserve">ואלא </w:t>
      </w:r>
      <w:ins w:id="91325" w:author="מנוע מכני" w:date="2026-10-11T12:04:39Z">
        <w:r>
          <w:rPr>
            <w:rtl/>
          </w:rPr>
          <w:t xml:space="preserve">מה</w:t>
        </w:r>
      </w:ins>
      <w:del w:id="91326" w:author="מנוע מכני" w:date="2026-10-11T12:04:39Z">
        <w:r>
          <w:rPr>
            <w:rtl/>
          </w:rPr>
          <w:delText xml:space="preserve">מאי</w:delText>
        </w:r>
      </w:del>
      <w:r>
        <w:rPr>
          <w:rtl/>
        </w:rPr>
        <w:t xml:space="preserve"> </w:t>
      </w:r>
      <w:ins w:id="91327" w:author="מנוע מכני" w:date="2026-10-11T12:04:39Z">
        <w:r>
          <w:rPr>
            <w:rtl/>
          </w:rPr>
          <w:t xml:space="preserve">יש</w:t>
        </w:r>
      </w:ins>
      <w:del w:id="91328" w:author="מנוע מכני" w:date="2026-10-11T12:04:39Z">
        <w:r>
          <w:rPr>
            <w:rtl/>
          </w:rPr>
          <w:delText xml:space="preserve">אית</w:delText>
        </w:r>
      </w:del>
      <w:r>
        <w:rPr>
          <w:rtl/>
        </w:rPr>
        <w:t xml:space="preserve"> </w:t>
      </w:r>
      <w:ins w:id="92901" w:author="מנוע מכני" w:date="2026-10-11T12:04:39Z">
        <w:r>
          <w:rPr>
            <w:rtl/>
          </w:rPr>
          <w:t xml:space="preserve">לומר</w:t>
        </w:r>
      </w:ins>
      <w:del w:id="92902" w:author="מנוע מכני" w:date="2026-10-11T12:04:39Z">
        <w:r>
          <w:rPr>
            <w:rtl/>
          </w:rPr>
          <w:delText xml:space="preserve">למימר</w:delText>
        </w:r>
      </w:del>
      <w:r>
        <w:rPr>
          <w:rtl/>
        </w:rPr>
        <w:t xml:space="preserve">? תנאי היא, </w:t>
      </w:r>
      <w:ins w:id="90579" w:author="מנוע מכני" w:date="2026-10-11T12:04:39Z">
        <w:r>
          <w:rPr>
            <w:rtl/>
          </w:rPr>
          <w:t xml:space="preserve">דיש</w:t>
        </w:r>
      </w:ins>
      <w:del w:id="90580" w:author="מנוע מכני" w:date="2026-10-11T12:04:39Z">
        <w:r>
          <w:rPr>
            <w:rtl/>
          </w:rPr>
          <w:delText xml:space="preserve">דאיכא</w:delText>
        </w:r>
      </w:del>
      <w:r>
        <w:rPr>
          <w:rtl/>
        </w:rPr>
        <w:t xml:space="preserve"> תנא דקיבלה, </w:t>
      </w:r>
      <w:ins w:id="90581" w:author="מנוע מכני" w:date="2026-10-11T12:04:39Z">
        <w:r>
          <w:rPr>
            <w:rtl/>
          </w:rPr>
          <w:t xml:space="preserve">ויש</w:t>
        </w:r>
      </w:ins>
      <w:del w:id="90582" w:author="מנוע מכני" w:date="2026-10-11T12:04:39Z">
        <w:r>
          <w:rPr>
            <w:rtl/>
          </w:rPr>
          <w:delText xml:space="preserve">ואיכא</w:delText>
        </w:r>
      </w:del>
      <w:r>
        <w:rPr>
          <w:rtl/>
        </w:rPr>
        <w:t xml:space="preserve"> תנא דלא קיבלה! </w:t>
      </w:r>
    </w:p>
    <w:p w:rsidR="00E403F0" w:rsidRPr="00AD695E" w:rsidRDefault="00E403F0" w:rsidP="00E403F0">
      <w:pPr>
        <w:pStyle w:val="affffb"/>
        <w:rPr>
          <w:rtl/>
        </w:rPr>
      </w:pPr>
      <w:r>
        <w:rPr>
          <w:rtl/>
        </w:rPr>
        <w:lastRenderedPageBreak/>
        <w:t xml:space="preserve">- אפי' </w:t>
      </w:r>
      <w:ins w:id="92703" w:author="מנוע מכני" w:date="2026-10-11T12:04:39Z">
        <w:r>
          <w:rPr>
            <w:rtl/>
          </w:rPr>
          <w:t xml:space="preserve">תאמר</w:t>
        </w:r>
      </w:ins>
      <w:del w:id="92704" w:author="מנוע מכני" w:date="2026-10-11T12:04:39Z">
        <w:r>
          <w:rPr>
            <w:rtl/>
          </w:rPr>
          <w:lastRenderedPageBreak/>
          <w:delText xml:space="preserve">תימא</w:delText>
        </w:r>
      </w:del>
      <w:r>
        <w:rPr>
          <w:rtl/>
        </w:rPr>
        <w:lastRenderedPageBreak/>
        <w:t xml:space="preserve"> </w:t>
      </w:r>
      <w:r>
        <w:rPr>
          <w:rStyle w:val="2fb"/>
          <w:rtl/>
        </w:rPr>
        <w:lastRenderedPageBreak/>
        <w:t xml:space="preserve">ר"ע</w:t>
      </w:r>
      <w:r>
        <w:rPr>
          <w:rtl/>
        </w:rPr>
        <w:lastRenderedPageBreak/>
        <w:t xml:space="preserve"> היא, </w:t>
      </w:r>
      <w:ins w:id="91331" w:author="מנוע מכני" w:date="2026-10-11T12:04:39Z">
        <w:r>
          <w:rPr>
            <w:rtl/>
          </w:rPr>
          <w:t xml:space="preserve">זה</w:t>
        </w:r>
      </w:ins>
      <w:del w:id="91332" w:author="מנוע מכני" w:date="2026-10-11T12:04:39Z">
        <w:r>
          <w:rPr>
            <w:rtl/>
          </w:rPr>
          <w:lastRenderedPageBreak/>
          <w:delText xml:space="preserve">האי</w:delText>
        </w:r>
      </w:del>
      <w:r>
        <w:rPr>
          <w:rtl/>
        </w:rPr>
        <w:lastRenderedPageBreak/>
        <w:t xml:space="preserve"> תנא סבר לה כותיה בהעלמה, </w:t>
      </w:r>
      <w:ins w:id="92701" w:author="מנוע מכני" w:date="2026-10-11T12:04:39Z">
        <w:r>
          <w:rPr>
            <w:rtl/>
          </w:rPr>
          <w:t xml:space="preserve">וחולק</w:t>
        </w:r>
      </w:ins>
      <w:del w:id="92702" w:author="מנוע מכני" w:date="2026-10-11T12:04:39Z">
        <w:r>
          <w:rPr>
            <w:rtl/>
          </w:rPr>
          <w:lastRenderedPageBreak/>
          <w:delText xml:space="preserve">ופליג</w:delText>
        </w:r>
      </w:del>
      <w:r>
        <w:rPr>
          <w:rtl/>
        </w:rPr>
        <w:lastRenderedPageBreak/>
        <w:t xml:space="preserve"> </w:t>
      </w:r>
      <w:ins w:id="91329" w:author="מנוע מכני" w:date="2026-10-11T12:04:39Z">
        <w:r>
          <w:rPr>
            <w:rtl/>
          </w:rPr>
          <w:t xml:space="preserve">עליו</w:t>
        </w:r>
      </w:ins>
      <w:del w:id="91330" w:author="מנוע מכני" w:date="2026-10-11T12:04:39Z">
        <w:r>
          <w:rPr>
            <w:rtl/>
          </w:rPr>
          <w:lastRenderedPageBreak/>
          <w:delText xml:space="preserve">עליה</w:delText>
        </w:r>
      </w:del>
      <w:r>
        <w:rPr>
          <w:rtl/>
        </w:rPr>
        <w:lastRenderedPageBreak/>
        <w:t xml:space="preserve"> במעילות.</w:t>
      </w:r>
    </w:p>
    <w:p w:rsidR="00E403F0" w:rsidRPr="00AD695E" w:rsidRDefault="00E403F0" w:rsidP="00E403F0">
      <w:pPr>
        <w:rPr>
          <w:rtl/>
        </w:rPr>
      </w:pPr>
    </w:p>
    <w:p>
      <w:pPr>
        <w:pStyle w:val="afffff8"/>
        <w:rPr>
          <w:ins w:id="90099" w:author="קלוד" w:date="2026-10-11T12:26:18Z"/>
        </w:rPr>
      </w:pPr>
      <w:ins w:id="90100" w:author="קלוד" w:date="2026-10-11T12:26:18Z">
        <w:r>
          <w:rPr>
            <w:color w:val="7B3F00"/>
          </w:rPr>
          <w:t xml:space="preserve">ה' מעילות באכילה אחת - כיצד</w:t>
        </w:r>
      </w:ins>
    </w:p>
    <w:p w:rsidR="00E403F0" w:rsidRPr="00AD695E" w:rsidRDefault="00E403F0" w:rsidP="00E403F0">
      <w:pPr>
        <w:rPr>
          <w:rtl/>
        </w:rPr>
      </w:pPr>
      <w:r w:rsidRPr="00217260">
        <w:rPr>
          <w:b/>
          <w:bCs/>
          <w:rtl/>
        </w:rPr>
        <w:t>ה"ד</w:t>
      </w:r>
      <w:r>
        <w:rPr>
          <w:b/>
          <w:bCs/>
          <w:rtl/>
        </w:rPr>
        <w:t xml:space="preserve"> ה</w:t>
      </w:r>
      <w:r w:rsidR="00D64BA8">
        <w:rPr>
          <w:b/>
          <w:bCs/>
          <w:rtl/>
        </w:rPr>
        <w:t>'</w:t>
      </w:r>
      <w:r>
        <w:rPr>
          <w:b/>
          <w:bCs/>
          <w:rtl/>
        </w:rPr>
        <w:t xml:space="preserve"> </w:t>
      </w:r>
      <w:r w:rsidRPr="00217260">
        <w:rPr>
          <w:b/>
          <w:bCs/>
          <w:rtl/>
        </w:rPr>
        <w:t xml:space="preserve">מעילות? </w:t>
      </w:r>
    </w:p>
    <w:p>
      <w:pPr>
        <w:pStyle w:val="38"/>
        <w:rPr>
          <w:ins w:id="93787" w:author="מנוע מכני" w:date="2026-10-11T12:04:39Z"/>
        </w:rPr>
      </w:pPr>
      <w:r w:rsidRPr="00E87E21">
        <w:t>א.</w:t>
      </w:r>
      <w:r w:rsidRPr="00E87E21">
        <w:t xml:space="preserve"> </w:t>
      </w:r>
      <w:r w:rsidRPr="00E87E21">
        <w:t xml:space="preserve">שמואל:</w:t>
      </w:r>
    </w:p>
    <w:p w:rsidR="00E403F0" w:rsidRPr="00E87E21" w:rsidRDefault="00E403F0" w:rsidP="00E403F0">
      <w:pPr>
        <w:rPr>
          <w:spacing w:val="-4"/>
          <w:rtl/>
        </w:rPr>
      </w:pPr>
      <w:del w:id="93788" w:author="מנוע מכני" w:date="2026-10-11T12:04:39Z">
        <w:r w:rsidRPr="00E87E21">
          <w:rPr>
            <w:spacing w:val="-4"/>
            <w:rtl/>
          </w:rPr>
          <w:delText xml:space="preserve"> </w:delText>
        </w:r>
      </w:del>
      <w:r w:rsidRPr="00E87E21">
        <w:rPr>
          <w:spacing w:val="-4"/>
          <w:rtl/>
        </w:rPr>
        <w:t xml:space="preserve">כאותה ששנינו, חמשה דברים בעולה מצטרפין: הבשר, והחלב, והיין, והסלת, והשמן.</w:t>
      </w:r>
    </w:p>
    <w:p>
      <w:pPr>
        <w:pStyle w:val="38"/>
        <w:rPr>
          <w:ins w:id="93789" w:author="מנוע מכני" w:date="2026-10-11T12:04:39Z"/>
        </w:rPr>
      </w:pPr>
      <w:r w:rsidRPr="00217260">
        <w:t>ב.</w:t>
      </w:r>
      <w:r>
        <w:t xml:space="preserve"> </w:t>
      </w:r>
      <w:r>
        <w:t xml:space="preserve">חזקיה:</w:t>
      </w:r>
    </w:p>
    <w:p w:rsidR="00E403F0" w:rsidRPr="00AD695E" w:rsidRDefault="00E403F0" w:rsidP="00E403F0">
      <w:pPr>
        <w:rPr>
          <w:rtl/>
        </w:rPr>
      </w:pPr>
      <w:del w:id="93790" w:author="מנוע מכני" w:date="2026-10-11T12:04:39Z">
        <w:r>
          <w:rPr>
            <w:rtl/>
          </w:rPr>
          <w:delText xml:space="preserve"> </w:delText>
        </w:r>
      </w:del>
      <w:r>
        <w:rPr>
          <w:rtl/>
        </w:rPr>
        <w:t xml:space="preserve">כגון שאכל מה' אברים.</w:t>
      </w:r>
    </w:p>
    <w:p>
      <w:pPr>
        <w:pStyle w:val="38"/>
        <w:rPr>
          <w:ins w:id="93791" w:author="מנוע מכני" w:date="2026-10-11T12:04:39Z"/>
        </w:rPr>
      </w:pPr>
      <w:r w:rsidRPr="00217260">
        <w:t>ג.</w:t>
      </w:r>
      <w:r>
        <w:t xml:space="preserve"> </w:t>
      </w:r>
      <w:r>
        <w:t xml:space="preserve">ר"ל:</w:t>
      </w:r>
    </w:p>
    <w:p w:rsidR="00E403F0" w:rsidRPr="00AD695E" w:rsidRDefault="00E403F0" w:rsidP="00E403F0">
      <w:pPr>
        <w:rPr>
          <w:rtl/>
        </w:rPr>
      </w:pPr>
      <w:del w:id="93792" w:author="מנוע מכני" w:date="2026-10-11T12:04:39Z">
        <w:r>
          <w:rPr>
            <w:rtl/>
          </w:rPr>
          <w:delText xml:space="preserve"> </w:delText>
        </w:r>
      </w:del>
      <w:ins w:id="90135" w:author="מנוע מכני" w:date="2026-10-11T12:04:39Z">
        <w:r>
          <w:rPr>
            <w:rtl/>
          </w:rPr>
          <w:t xml:space="preserve">אפי'</w:t>
        </w:r>
      </w:ins>
      <w:del w:id="90136" w:author="מנוע מכני" w:date="2026-10-11T12:04:39Z">
        <w:r>
          <w:rPr>
            <w:rtl/>
          </w:rPr>
          <w:delText xml:space="preserve">אפילו</w:delText>
        </w:r>
      </w:del>
      <w:r>
        <w:rPr>
          <w:rtl/>
        </w:rPr>
        <w:t xml:space="preserve"> </w:t>
      </w:r>
      <w:ins w:id="92705" w:author="מנוע מכני" w:date="2026-10-11T12:04:39Z">
        <w:r>
          <w:rPr>
            <w:rtl/>
          </w:rPr>
          <w:t xml:space="preserve">תאמר</w:t>
        </w:r>
      </w:ins>
      <w:del w:id="92706" w:author="מנוע מכני" w:date="2026-10-11T12:04:39Z">
        <w:r>
          <w:rPr>
            <w:rtl/>
          </w:rPr>
          <w:delText xml:space="preserve">תימא</w:delText>
        </w:r>
      </w:del>
      <w:r>
        <w:rPr>
          <w:rtl/>
        </w:rPr>
        <w:t xml:space="preserve"> באבר אחד, משכחת לה בכתף.</w:t>
      </w:r>
    </w:p>
    <w:p>
      <w:pPr>
        <w:pStyle w:val="38"/>
        <w:rPr>
          <w:ins w:id="93793" w:author="מנוע מכני" w:date="2026-10-11T12:04:39Z"/>
        </w:rPr>
      </w:pPr>
      <w:r w:rsidRPr="00217260">
        <w:t>ד.</w:t>
      </w:r>
      <w:r>
        <w:t xml:space="preserve"> </w:t>
      </w:r>
      <w:r>
        <w:t xml:space="preserve">רבי יצחק נפחא:</w:t>
      </w:r>
    </w:p>
    <w:p w:rsidR="00E403F0" w:rsidRPr="00AD695E" w:rsidRDefault="00E403F0" w:rsidP="00E403F0">
      <w:pPr>
        <w:rPr>
          <w:rtl/>
        </w:rPr>
      </w:pPr>
      <w:del w:id="93794" w:author="מנוע מכני" w:date="2026-10-11T12:04:39Z">
        <w:r>
          <w:rPr>
            <w:rtl/>
          </w:rPr>
          <w:delText xml:space="preserve"> </w:delText>
        </w:r>
      </w:del>
      <w:r>
        <w:rPr>
          <w:rtl/>
        </w:rPr>
        <w:t xml:space="preserve">כגון שאכל בה' מיני קדירה.</w:t>
      </w:r>
    </w:p>
    <w:p>
      <w:pPr>
        <w:pStyle w:val="38"/>
        <w:rPr>
          <w:ins w:id="93795" w:author="מנוע מכני" w:date="2026-10-11T12:04:39Z"/>
        </w:rPr>
      </w:pPr>
      <w:r w:rsidRPr="00217260">
        <w:t>ה.</w:t>
      </w:r>
      <w:r>
        <w:t xml:space="preserve"> </w:t>
      </w:r>
      <w:ins w:id="90137" w:author="מנוע מכני" w:date="2026-10-11T12:04:39Z">
        <w:r>
          <w:t xml:space="preserve">רי"ו</w:t>
        </w:r>
      </w:ins>
      <w:del w:id="90138" w:author="מנוע מכני" w:date="2026-10-11T12:04:39Z">
        <w:r>
          <w:delText xml:space="preserve">ר</w:delText>
        </w:r>
        <w:r>
          <w:delText xml:space="preserve">בי יוחנן</w:delText>
        </w:r>
      </w:del>
      <w:r>
        <w:t xml:space="preserve">:</w:t>
      </w:r>
    </w:p>
    <w:p w:rsidR="00E403F0" w:rsidRPr="00AD695E" w:rsidRDefault="00E403F0" w:rsidP="00E403F0">
      <w:pPr>
        <w:rPr>
          <w:rtl/>
        </w:rPr>
      </w:pPr>
      <w:del w:id="93796" w:author="מנוע מכני" w:date="2026-10-11T12:04:39Z">
        <w:r>
          <w:rPr>
            <w:rtl/>
          </w:rPr>
          <w:delText xml:space="preserve"> </w:delText>
        </w:r>
      </w:del>
      <w:r>
        <w:rPr>
          <w:rtl/>
        </w:rPr>
        <w:t xml:space="preserve">כגון שאכל בה' טעמים.</w:t>
      </w:r>
      <w:r>
        <w:rPr>
          <w:rFonts w:hint="cs"/>
          <w:rtl/>
        </w:rPr>
        <w:t xml:space="preserve"> [צלי מבושל כבוש שלוק וצלי קדר]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73" w:author="קלוד" w:date="2026-10-11T09:07:19Z"/>
        </w:rPr>
      </w:pPr>
      <w:ins w:id="20172" w:author="קלוד" w:date="2026-10-11T09:07:19Z">
        <w:r>
          <w:t xml:space="preserve">משנה י</w:t>
        </w:r>
      </w:ins>
    </w:p>
    <w:p w:rsidR="00E403F0" w:rsidRPr="00D65BEC" w:rsidRDefault="00E403F0" w:rsidP="00E403F0">
      <w:pPr>
        <w:pStyle w:val="afff9"/>
        <w:rPr>
          <w:del w:id="20107" w:author="קלוד" w:date="2026-10-11T09:07:19Z"/>
          <w:rtl/>
        </w:rPr>
      </w:pPr>
      <w:del w:id="20106" w:author="קלוד" w:date="2026-10-11T09:07:19Z">
        <w:r w:rsidRPr="00D65BEC">
          <w:rPr>
            <w:rtl/>
          </w:rPr>
          <w:delText xml:space="preserve">מתני'.</w:delText>
        </w:r>
      </w:del>
    </w:p>
    <w:p w:rsidR="00E403F0" w:rsidRPr="00D65BEC" w:rsidRDefault="00E403F0" w:rsidP="00E403F0">
      <w:pPr>
        <w:pStyle w:val="afff9"/>
        <w:spacing w:before="120"/>
        <w:rPr>
          <w:rtl/>
        </w:rPr>
        <w:pPrChange w:id="90021" w:author="קלוד" w:date="2026-10-11T12:09:42Z">
          <w:pPr>
            <w:pStyle w:val="afff9"/>
          </w:pPr>
        </w:pPrChange>
      </w:pPr>
      <w:r>
        <w:rPr>
          <w:rtl/>
        </w:rPr>
        <w:t xml:space="preserve">אמר </w:t>
      </w:r>
      <w:r>
        <w:rPr>
          <w:rStyle w:val="TanaimMishna"/>
          <w:rtl/>
          <w:rPrChange w:id="95577" w:author="Claude" w:date="2026-10-11T09:07:45Z">
            <w:rPr>
              <w:rtl/>
            </w:rPr>
          </w:rPrChange>
        </w:rPr>
        <w:t xml:space="preserve">ר' עקיבא</w:t>
      </w:r>
      <w:r>
        <w:rPr>
          <w:rtl/>
        </w:rPr>
        <w:t xml:space="preserve">, שאלתי את </w:t>
      </w:r>
      <w:r>
        <w:rPr>
          <w:rStyle w:val="TanaimMishna"/>
          <w:rtl/>
          <w:rPrChange w:id="20015" w:author="קלוד" w:date="2026-10-11T09:07:19Z">
            <w:rPr>
              <w:rtl/>
            </w:rPr>
          </w:rPrChange>
        </w:rPr>
        <w:t xml:space="preserve">רבי אליעזר</w:t>
      </w:r>
      <w:r>
        <w:rPr>
          <w:rStyle w:val="TanaimMishna"/>
          <w:rtl/>
          <w:rPrChange w:id="95578" w:author="Claude" w:date="2026-10-11T09:07:45Z">
            <w:rPr>
              <w:rtl/>
            </w:rPr>
          </w:rPrChange>
        </w:rPr>
        <w:t xml:space="preserve">:</w:t>
      </w:r>
      <w:r>
        <w:rPr>
          <w:rtl/>
        </w:rPr>
        <w:t xml:space="preserve"> בעושה מלאכות הרבה בשבתות הרבה מעין מלאכה אחת בהעלם אחת, מהו? </w:t>
      </w:r>
    </w:p>
    <w:p w:rsidR="00E403F0" w:rsidRPr="00D65BEC" w:rsidRDefault="00E403F0" w:rsidP="00E403F0">
      <w:pPr>
        <w:pStyle w:val="afff9"/>
        <w:rPr>
          <w:rtl/>
        </w:rPr>
      </w:pPr>
      <w:r w:rsidRPr="00D65BEC">
        <w:rPr>
          <w:rtl/>
        </w:rPr>
        <w:t xml:space="preserve">חייב אחת על כולן, או חייב עכאו"א? </w:t>
      </w:r>
    </w:p>
    <w:p w:rsidR="00E403F0" w:rsidRPr="00D64BA8" w:rsidRDefault="00E403F0" w:rsidP="00E403F0">
      <w:pPr>
        <w:pStyle w:val="afff9"/>
        <w:rPr>
          <w:spacing w:val="8"/>
          <w:rtl/>
        </w:rPr>
      </w:pPr>
      <w:r w:rsidRPr="00D64BA8">
        <w:rPr>
          <w:spacing w:val="8"/>
          <w:rtl/>
        </w:rPr>
        <w:t xml:space="preserve">אמר לו: חייב עכאו"א מק"ו, ומה נדה שאין בה תוצאות הרבה וחטאות הרבה - חייב עכאו"א, </w:t>
      </w:r>
    </w:p>
    <w:p w:rsidR="00E403F0" w:rsidRPr="00D65BEC" w:rsidRDefault="00E403F0" w:rsidP="00E403F0">
      <w:pPr>
        <w:pStyle w:val="afff9"/>
        <w:rPr>
          <w:rtl/>
        </w:rPr>
      </w:pPr>
      <w:r w:rsidRPr="00D65BEC">
        <w:rPr>
          <w:rtl/>
        </w:rPr>
        <w:t>שבת שיש בה תוצאות הרבה ומיתות הרבה - אינו דין שיהא חייב עכאו"א.</w:t>
      </w:r>
    </w:p>
    <w:p w:rsidR="00E403F0" w:rsidRPr="00D65BEC" w:rsidRDefault="00E403F0" w:rsidP="00E403F0">
      <w:pPr>
        <w:pStyle w:val="afff9"/>
        <w:rPr>
          <w:rtl/>
        </w:rPr>
      </w:pPr>
      <w:r w:rsidRPr="00D65BEC">
        <w:rPr>
          <w:rtl/>
        </w:rPr>
        <w:t xml:space="preserve">אמרתי לו: אם אמרת בנדה שיש בה שתי אזהרות, שהוא מוזהר על הנדה והנדה מוזהרת עליו, תאמר בשבת שאין בה אלא אזהרה אחת? </w:t>
      </w:r>
    </w:p>
    <w:p w:rsidR="00E403F0" w:rsidRPr="00D65BEC" w:rsidRDefault="00E403F0" w:rsidP="00E403F0">
      <w:pPr>
        <w:pStyle w:val="afff9"/>
        <w:rPr>
          <w:rtl/>
        </w:rPr>
      </w:pPr>
      <w:r w:rsidRPr="00D65BEC">
        <w:rPr>
          <w:rtl/>
        </w:rPr>
        <w:t>אמר לי: הבא על הקטנות יוכיח, שאין בה אלא אזהרה אחת וחייב עכאו"א.</w:t>
      </w:r>
    </w:p>
    <w:p w:rsidR="00E403F0" w:rsidRPr="00D65BEC" w:rsidRDefault="00E403F0" w:rsidP="00E403F0">
      <w:pPr>
        <w:pStyle w:val="afff9"/>
        <w:rPr>
          <w:rtl/>
        </w:rPr>
      </w:pPr>
      <w:r w:rsidRPr="00D65BEC">
        <w:rPr>
          <w:rtl/>
        </w:rPr>
        <w:t xml:space="preserve">אמרתי לו: אם אמרת בקטנות, שאף על פי שאין בהן עכשיו יש בהן לאחר זמן, תאמר בשבת שאין בה עכשיו ולא לאחר זמן? </w:t>
      </w:r>
    </w:p>
    <w:p w:rsidR="00E403F0" w:rsidRPr="00D65BEC" w:rsidRDefault="00E403F0" w:rsidP="00E403F0">
      <w:pPr>
        <w:pStyle w:val="afff9"/>
        <w:rPr>
          <w:rtl/>
        </w:rPr>
      </w:pPr>
      <w:r w:rsidRPr="00D65BEC">
        <w:rPr>
          <w:rtl/>
        </w:rPr>
        <w:t>אמר לי: הבא על הבהמה יוכיח.</w:t>
      </w:r>
    </w:p>
    <w:p w:rsidR="00E403F0" w:rsidRPr="00D65BEC" w:rsidRDefault="00E403F0" w:rsidP="00E403F0">
      <w:pPr>
        <w:pStyle w:val="afff9"/>
        <w:rPr>
          <w:rtl/>
        </w:rPr>
      </w:pPr>
      <w:r w:rsidRPr="00D65BEC">
        <w:rPr>
          <w:rtl/>
        </w:rPr>
        <w:t>אמרתי לו: הבהמה כשבת.</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97" w:author="קלוד" w:date="2026-10-11T12:26:18Z"/>
        </w:rPr>
      </w:pPr>
      <w:ins w:id="90098" w:author="קלוד" w:date="2026-10-11T12:26:18Z">
        <w:r>
          <w:rPr>
            <w:color w:val="7B3F00"/>
          </w:rPr>
          <w:t xml:space="preserve">שאלת ר"ע בשבתות הרבה ובולדי מלאכות</w:t>
        </w:r>
      </w:ins>
    </w:p>
    <w:p w:rsidR="00E403F0" w:rsidRPr="00AD695E" w:rsidRDefault="00E403F0" w:rsidP="00E403F0">
      <w:pPr>
        <w:rPr>
          <w:rtl/>
        </w:rPr>
      </w:pPr>
      <w:r>
        <w:rPr>
          <w:rtl/>
        </w:rPr>
        <w:t xml:space="preserve">קבעי </w:t>
      </w:r>
      <w:ins w:id="91333" w:author="מנוע מכני" w:date="2026-10-11T12:04:39Z">
        <w:r>
          <w:rPr>
            <w:rtl/>
          </w:rPr>
          <w:t xml:space="preserve">ממנו</w:t>
        </w:r>
      </w:ins>
      <w:del w:id="91334" w:author="מנוע מכני" w:date="2026-10-11T12:04:39Z">
        <w:r>
          <w:rPr>
            <w:rtl/>
          </w:rPr>
          <w:delText xml:space="preserve">מיניה</w:delText>
        </w:r>
      </w:del>
      <w:r>
        <w:rPr>
          <w:rtl/>
        </w:rPr>
        <w:t xml:space="preserve"> </w:t>
      </w:r>
      <w:ins w:id="92417" w:author="מנוע מכני" w:date="2026-10-11T12:04:39Z">
        <w:r>
          <w:rPr>
            <w:rtl/>
          </w:rPr>
          <w:t xml:space="preserve">אם </w:t>
        </w:r>
      </w:ins>
      <w:del w:id="92418" w:author="מנוע מכני" w:date="2026-10-11T12:04:39Z">
        <w:r>
          <w:rPr>
            <w:rtl/>
          </w:rPr>
          <w:delText xml:space="preserve">אי </w:delText>
        </w:r>
      </w:del>
      <w:r>
        <w:rPr>
          <w:rtl/>
        </w:rPr>
        <w:t xml:space="preserve">שבתות כגופין דמיין </w:t>
      </w:r>
      <w:ins w:id="92419" w:author="מנוע מכני" w:date="2026-10-11T12:04:39Z">
        <w:r>
          <w:rPr>
            <w:rtl/>
          </w:rPr>
          <w:t xml:space="preserve">ואם </w:t>
        </w:r>
      </w:ins>
      <w:del w:id="92420" w:author="מנוע מכני" w:date="2026-10-11T12:04:39Z">
        <w:r>
          <w:rPr>
            <w:rtl/>
          </w:rPr>
          <w:delText xml:space="preserve">ואי </w:delText>
        </w:r>
      </w:del>
      <w:ins w:id="92415" w:author="מנוע מכני" w:date="2026-10-11T12:04:39Z">
        <w:r>
          <w:rPr>
            <w:rtl/>
          </w:rPr>
          <w:t xml:space="preserve">לא</w:t>
        </w:r>
        <w:r>
          <w:rPr>
            <w:rtl/>
          </w:rPr>
          <w:t xml:space="preserve"> צריך</w:t>
        </w:r>
      </w:ins>
      <w:del w:id="92416" w:author="מנוע מכני" w:date="2026-10-11T12:04:39Z">
        <w:r>
          <w:rPr>
            <w:rtl/>
          </w:rPr>
          <w:delText xml:space="preserve">לא בעי</w:delText>
        </w:r>
      </w:del>
      <w:r>
        <w:rPr>
          <w:rtl/>
        </w:rPr>
        <w:t xml:space="preserve"> </w:t>
      </w:r>
      <w:ins w:id="91335" w:author="מנוע מכני" w:date="2026-10-11T12:04:39Z">
        <w:r>
          <w:rPr>
            <w:rtl/>
          </w:rPr>
          <w:t xml:space="preserve">ממנו</w:t>
        </w:r>
      </w:ins>
      <w:del w:id="91336" w:author="מנוע מכני" w:date="2026-10-11T12:04:39Z">
        <w:r>
          <w:rPr>
            <w:rtl/>
          </w:rPr>
          <w:delText xml:space="preserve">מיניה</w:delText>
        </w:r>
      </w:del>
      <w:r>
        <w:rPr>
          <w:rtl/>
        </w:rPr>
        <w:t xml:space="preserve">, ניבעי העושה מלאכה אחת בשבתות הרבה! אלא ולדי מלאכות </w:t>
      </w:r>
      <w:ins w:id="92421" w:author="מנוע מכני" w:date="2026-10-11T12:04:39Z">
        <w:r>
          <w:rPr>
            <w:rtl/>
          </w:rPr>
          <w:t xml:space="preserve">אם </w:t>
        </w:r>
      </w:ins>
      <w:del w:id="92422" w:author="מנוע מכני" w:date="2026-10-11T12:04:39Z">
        <w:r>
          <w:rPr>
            <w:rtl/>
          </w:rPr>
          <w:delText xml:space="preserve">אי </w:delText>
        </w:r>
      </w:del>
      <w:r>
        <w:rPr>
          <w:rtl/>
        </w:rPr>
        <w:t xml:space="preserve">כאבות דמיין </w:t>
      </w:r>
    </w:p>
    <w:p w:rsidR="00E403F0" w:rsidRPr="00AD695E" w:rsidRDefault="00E403F0" w:rsidP="00E403F0">
      <w:pPr>
        <w:rPr>
          <w:rtl/>
        </w:rPr>
      </w:pPr>
      <w:ins w:id="92425" w:author="מנוע מכני" w:date="2026-10-11T12:04:39Z">
        <w:r>
          <w:rPr>
            <w:rtl/>
          </w:rPr>
          <w:t xml:space="preserve">ואם </w:t>
        </w:r>
      </w:ins>
      <w:del w:id="92426" w:author="מנוע מכני" w:date="2026-10-11T12:04:39Z">
        <w:r>
          <w:rPr>
            <w:rtl/>
          </w:rPr>
          <w:delText xml:space="preserve">ואי </w:delText>
        </w:r>
      </w:del>
      <w:ins w:id="92423" w:author="מנוע מכני" w:date="2026-10-11T12:04:39Z">
        <w:r>
          <w:rPr>
            <w:rtl/>
          </w:rPr>
          <w:t xml:space="preserve">לא</w:t>
        </w:r>
        <w:r>
          <w:rPr>
            <w:rtl/>
          </w:rPr>
          <w:t xml:space="preserve"> צריך</w:t>
        </w:r>
      </w:ins>
      <w:del w:id="92424" w:author="מנוע מכני" w:date="2026-10-11T12:04:39Z">
        <w:r>
          <w:rPr>
            <w:rtl/>
          </w:rPr>
          <w:delText xml:space="preserve">לא בעי</w:delText>
        </w:r>
      </w:del>
      <w:r>
        <w:rPr>
          <w:rtl/>
        </w:rPr>
        <w:t xml:space="preserve"> </w:t>
      </w:r>
      <w:ins w:id="91337" w:author="מנוע מכני" w:date="2026-10-11T12:04:39Z">
        <w:r>
          <w:rPr>
            <w:rtl/>
          </w:rPr>
          <w:t xml:space="preserve">ממנו</w:t>
        </w:r>
      </w:ins>
      <w:del w:id="91338" w:author="מנוע מכני" w:date="2026-10-11T12:04:39Z">
        <w:r>
          <w:rPr>
            <w:rtl/>
          </w:rPr>
          <w:delText xml:space="preserve">מיניה</w:delText>
        </w:r>
      </w:del>
      <w:r>
        <w:rPr>
          <w:rtl/>
        </w:rPr>
        <w:t xml:space="preserve">, ניבעי </w:t>
      </w:r>
      <w:ins w:id="91339" w:author="מנוע מכני" w:date="2026-10-11T12:04:39Z">
        <w:r>
          <w:rPr>
            <w:rtl/>
          </w:rPr>
          <w:t xml:space="preserve">ממנו</w:t>
        </w:r>
      </w:ins>
      <w:del w:id="91340" w:author="מנוע מכני" w:date="2026-10-11T12:04:39Z">
        <w:r>
          <w:rPr>
            <w:rtl/>
          </w:rPr>
          <w:delText xml:space="preserve">מיניה</w:delText>
        </w:r>
      </w:del>
      <w:r>
        <w:rPr>
          <w:rtl/>
        </w:rPr>
        <w:t xml:space="preserve"> העושה מלאכות הרבה מעין מלאכה אחת בשבת! </w:t>
      </w:r>
    </w:p>
    <w:p>
      <w:pPr>
        <w:pStyle w:val="38"/>
        <w:rPr>
          <w:ins w:id="93797" w:author="מנוע מכני" w:date="2026-10-11T12:04:39Z"/>
        </w:rPr>
      </w:pPr>
      <w:r w:rsidRPr="00A757C8">
        <w:t xml:space="preserve">א. </w:t>
      </w:r>
      <w:r w:rsidRPr="00A757C8">
        <w:t xml:space="preserve">רבא:</w:t>
      </w:r>
    </w:p>
    <w:p w:rsidR="00E403F0" w:rsidRPr="00AD695E" w:rsidRDefault="00E403F0" w:rsidP="00E403F0">
      <w:pPr>
        <w:rPr>
          <w:rtl/>
        </w:rPr>
      </w:pPr>
      <w:del w:id="93798" w:author="מנוע מכני" w:date="2026-10-11T12:04:39Z">
        <w:r w:rsidRPr="00A757C8">
          <w:rPr>
            <w:rtl/>
          </w:rPr>
          <w:delText xml:space="preserve"> </w:delText>
        </w:r>
      </w:del>
      <w:r w:rsidRPr="00A757C8">
        <w:rPr>
          <w:rFonts w:hint="cs"/>
          <w:rtl/>
        </w:rPr>
        <w:t>מ</w:t>
      </w:r>
      <w:r w:rsidRPr="00A757C8">
        <w:rPr>
          <w:rtl/>
        </w:rPr>
        <w:t xml:space="preserve">בי </w:t>
      </w:r>
      <w:r w:rsidRPr="00A757C8">
        <w:rPr>
          <w:rStyle w:val="2fb"/>
          <w:rtl/>
        </w:rPr>
        <w:t xml:space="preserve">רב</w:t>
      </w:r>
      <w:r w:rsidRPr="00A757C8">
        <w:rPr>
          <w:rtl/>
        </w:rPr>
        <w:t xml:space="preserve">, תרתי </w:t>
      </w:r>
      <w:r w:rsidRPr="00A757C8">
        <w:rPr>
          <w:rFonts w:hint="cs"/>
          <w:rtl/>
        </w:rPr>
        <w:t>שאל</w:t>
      </w:r>
      <w:r w:rsidRPr="00A757C8">
        <w:rPr>
          <w:rtl/>
        </w:rPr>
        <w:t xml:space="preserve">: שבתות כגופין דמיין </w:t>
      </w:r>
      <w:ins w:id="92427" w:author="מנוע מכני" w:date="2026-10-11T12:04:39Z">
        <w:r>
          <w:rPr>
            <w:rtl/>
          </w:rPr>
          <w:t xml:space="preserve">ואם </w:t>
        </w:r>
      </w:ins>
      <w:del w:id="92428" w:author="מנוע מכני" w:date="2026-10-11T12:04:39Z">
        <w:r w:rsidRPr="00A757C8">
          <w:rPr>
            <w:rtl/>
          </w:rPr>
          <w:delText xml:space="preserve">ואי </w:delText>
        </w:r>
      </w:del>
      <w:r w:rsidRPr="00A757C8">
        <w:rPr>
          <w:rtl/>
        </w:rPr>
        <w:t xml:space="preserve">לא</w:t>
      </w:r>
      <w:r w:rsidRPr="00A757C8">
        <w:rPr>
          <w:rtl/>
        </w:rPr>
        <w:t xml:space="preserve"> בעא </w:t>
      </w:r>
      <w:ins w:id="91341" w:author="מנוע מכני" w:date="2026-10-11T12:04:39Z">
        <w:r>
          <w:rPr>
            <w:rtl/>
          </w:rPr>
          <w:t xml:space="preserve">ממנו</w:t>
        </w:r>
      </w:ins>
      <w:del w:id="91342" w:author="מנוע מכני" w:date="2026-10-11T12:04:39Z">
        <w:r w:rsidRPr="00A757C8">
          <w:rPr>
            <w:rtl/>
          </w:rPr>
          <w:delText xml:space="preserve">מיניה</w:delText>
        </w:r>
      </w:del>
      <w:r w:rsidRPr="00A757C8">
        <w:rPr>
          <w:rtl/>
        </w:rPr>
        <w:t xml:space="preserve">, ולדי מלאכות כמלאכות דמיין </w:t>
      </w:r>
      <w:ins w:id="92429" w:author="מנוע מכני" w:date="2026-10-11T12:04:39Z">
        <w:r>
          <w:rPr>
            <w:rtl/>
          </w:rPr>
          <w:t xml:space="preserve">אם </w:t>
        </w:r>
      </w:ins>
      <w:del w:id="92430" w:author="מנוע מכני" w:date="2026-10-11T12:04:39Z">
        <w:r w:rsidRPr="00A757C8">
          <w:rPr>
            <w:rtl/>
          </w:rPr>
          <w:delText xml:space="preserve">אי </w:delText>
        </w:r>
      </w:del>
      <w:r w:rsidRPr="00A757C8">
        <w:rPr>
          <w:rtl/>
        </w:rPr>
        <w:t xml:space="preserve">לא</w:t>
      </w:r>
      <w:r w:rsidRPr="00A757C8">
        <w:rPr>
          <w:rtl/>
        </w:rPr>
        <w:t xml:space="preserve">.</w:t>
      </w:r>
    </w:p>
    <w:p w:rsidR="00E403F0" w:rsidRPr="00E87E21" w:rsidRDefault="00E403F0" w:rsidP="00E403F0">
      <w:pPr>
        <w:rPr>
          <w:spacing w:val="-6"/>
          <w:rtl/>
        </w:rPr>
      </w:pPr>
      <w:r w:rsidRPr="00E87E21">
        <w:rPr>
          <w:spacing w:val="-6"/>
          <w:rtl/>
        </w:rPr>
        <w:t xml:space="preserve">ושבתות </w:t>
      </w:r>
      <w:ins w:id="92905" w:author="מנוע מכני" w:date="2026-10-11T12:04:39Z">
        <w:r>
          <w:rPr>
            <w:spacing w:val="-6"/>
            <w:rtl/>
          </w:rPr>
          <w:t xml:space="preserve">איך</w:t>
        </w:r>
      </w:ins>
      <w:del w:id="92906" w:author="מנוע מכני" w:date="2026-10-11T12:04:39Z">
        <w:r w:rsidRPr="00E87E21">
          <w:rPr>
            <w:spacing w:val="-6"/>
            <w:rtl/>
          </w:rPr>
          <w:delText xml:space="preserve">היכי</w:delText>
        </w:r>
      </w:del>
      <w:r w:rsidRPr="00E87E21">
        <w:rPr>
          <w:spacing w:val="-6"/>
          <w:rtl/>
        </w:rPr>
        <w:t xml:space="preserve"> </w:t>
      </w:r>
      <w:ins w:id="92903" w:author="מנוע מכני" w:date="2026-10-11T12:04:39Z">
        <w:r>
          <w:rPr>
            <w:spacing w:val="-6"/>
            <w:rtl/>
          </w:rPr>
          <w:t xml:space="preserve">צריך</w:t>
        </w:r>
      </w:ins>
      <w:del w:id="92904" w:author="מנוע מכני" w:date="2026-10-11T12:04:39Z">
        <w:r w:rsidRPr="00E87E21">
          <w:rPr>
            <w:spacing w:val="-6"/>
            <w:rtl/>
          </w:rPr>
          <w:delText xml:space="preserve">מיבעי</w:delText>
        </w:r>
      </w:del>
      <w:r w:rsidRPr="00E87E21">
        <w:rPr>
          <w:spacing w:val="-6"/>
          <w:rtl/>
        </w:rPr>
        <w:t xml:space="preserve"> </w:t>
      </w:r>
      <w:ins w:id="91343" w:author="מנוע מכני" w:date="2026-10-11T12:04:39Z">
        <w:r>
          <w:rPr>
            <w:spacing w:val="-6"/>
            <w:rtl/>
          </w:rPr>
          <w:t xml:space="preserve">לו</w:t>
        </w:r>
      </w:ins>
      <w:del w:id="91344" w:author="מנוע מכני" w:date="2026-10-11T12:04:39Z">
        <w:r w:rsidRPr="00E87E21">
          <w:rPr>
            <w:spacing w:val="-6"/>
            <w:rtl/>
          </w:rPr>
          <w:delText xml:space="preserve">ליה</w:delText>
        </w:r>
      </w:del>
      <w:r w:rsidRPr="00E87E21">
        <w:rPr>
          <w:spacing w:val="-6"/>
          <w:rtl/>
        </w:rPr>
        <w:t xml:space="preserve">? שגגת שבת וזדון מלאכות פשיטא </w:t>
      </w:r>
      <w:ins w:id="91345" w:author="מנוע מכני" w:date="2026-10-11T12:04:39Z">
        <w:r>
          <w:rPr>
            <w:spacing w:val="-6"/>
            <w:rtl/>
          </w:rPr>
          <w:t xml:space="preserve">לו</w:t>
        </w:r>
      </w:ins>
      <w:del w:id="91346" w:author="מנוע מכני" w:date="2026-10-11T12:04:39Z">
        <w:r w:rsidRPr="00E87E21">
          <w:rPr>
            <w:spacing w:val="-6"/>
            <w:rtl/>
          </w:rPr>
          <w:delText xml:space="preserve">ליה</w:delText>
        </w:r>
      </w:del>
      <w:r w:rsidRPr="00E87E21">
        <w:rPr>
          <w:spacing w:val="-6"/>
          <w:rtl/>
        </w:rPr>
        <w:t xml:space="preserve"> דימים שבינתיים הויין ידיעה לחלק, </w:t>
      </w:r>
    </w:p>
    <w:p w:rsidR="00E403F0" w:rsidRPr="00AD695E" w:rsidRDefault="00E403F0" w:rsidP="00E403F0">
      <w:pPr>
        <w:rPr>
          <w:rtl/>
        </w:rPr>
      </w:pPr>
      <w:r>
        <w:rPr>
          <w:rtl/>
        </w:rPr>
        <w:t xml:space="preserve">וזדון שבת ושגגת מלאכות הוא דבעי </w:t>
      </w:r>
      <w:ins w:id="91347" w:author="מנוע מכני" w:date="2026-10-11T12:04:39Z">
        <w:r>
          <w:rPr>
            <w:rtl/>
          </w:rPr>
          <w:t xml:space="preserve">ממנו</w:t>
        </w:r>
      </w:ins>
      <w:del w:id="91348" w:author="מנוע מכני" w:date="2026-10-11T12:04:39Z">
        <w:r>
          <w:rPr>
            <w:rtl/>
          </w:rPr>
          <w:delText xml:space="preserve">מיניה</w:delText>
        </w:r>
      </w:del>
      <w:r>
        <w:rPr>
          <w:rtl/>
        </w:rPr>
        <w:t xml:space="preserve"> </w:t>
      </w:r>
      <w:ins w:id="92431" w:author="מנוע מכני" w:date="2026-10-11T12:04:39Z">
        <w:r>
          <w:rPr>
            <w:rtl/>
          </w:rPr>
          <w:t xml:space="preserve">אם </w:t>
        </w:r>
      </w:ins>
      <w:del w:id="92432" w:author="מנוע מכני" w:date="2026-10-11T12:04:39Z">
        <w:r>
          <w:rPr>
            <w:rtl/>
          </w:rPr>
          <w:delText xml:space="preserve">אי </w:delText>
        </w:r>
      </w:del>
      <w:r>
        <w:rPr>
          <w:rtl/>
        </w:rPr>
        <w:t xml:space="preserve">כגופין דמיין </w:t>
      </w:r>
      <w:ins w:id="92433" w:author="מנוע מכני" w:date="2026-10-11T12:04:39Z">
        <w:r>
          <w:rPr>
            <w:rtl/>
          </w:rPr>
          <w:t xml:space="preserve">אם </w:t>
        </w:r>
      </w:ins>
      <w:del w:id="92434" w:author="מנוע מכני" w:date="2026-10-11T12:04:39Z">
        <w:r>
          <w:rPr>
            <w:rtl/>
          </w:rPr>
          <w:delText xml:space="preserve">אי </w:delText>
        </w:r>
      </w:del>
      <w:r>
        <w:rPr>
          <w:rtl/>
        </w:rPr>
        <w:t xml:space="preserve">לא</w:t>
      </w:r>
      <w:r>
        <w:rPr>
          <w:rtl/>
        </w:rPr>
        <w:t xml:space="preserve">, </w:t>
      </w:r>
    </w:p>
    <w:p w:rsidR="00E403F0" w:rsidRPr="00AD695E" w:rsidRDefault="00E403F0" w:rsidP="00E403F0">
      <w:pPr>
        <w:rPr>
          <w:rtl/>
        </w:rPr>
      </w:pPr>
      <w:r w:rsidRPr="00217260">
        <w:rPr>
          <w:b/>
          <w:bCs/>
          <w:rtl/>
        </w:rPr>
        <w:t>או"ד</w:t>
      </w:r>
      <w:r>
        <w:rPr>
          <w:rtl/>
        </w:rPr>
        <w:t xml:space="preserve"> זדון שבת ושגגת מלאכות פשיטא </w:t>
      </w:r>
      <w:ins w:id="91349" w:author="מנוע מכני" w:date="2026-10-11T12:04:39Z">
        <w:r>
          <w:rPr>
            <w:rtl/>
          </w:rPr>
          <w:t xml:space="preserve">לו</w:t>
        </w:r>
      </w:ins>
      <w:del w:id="91350" w:author="מנוע מכני" w:date="2026-10-11T12:04:39Z">
        <w:r>
          <w:rPr>
            <w:rtl/>
          </w:rPr>
          <w:delText xml:space="preserve">ליה</w:delText>
        </w:r>
      </w:del>
      <w:r>
        <w:rPr>
          <w:rtl/>
        </w:rPr>
        <w:t xml:space="preserve"> דכגופין דמיין, </w:t>
      </w:r>
    </w:p>
    <w:p w:rsidR="00E403F0" w:rsidRPr="00E87E21" w:rsidRDefault="00E403F0" w:rsidP="00E403F0">
      <w:pPr>
        <w:rPr>
          <w:spacing w:val="-4"/>
          <w:rtl/>
        </w:rPr>
      </w:pPr>
      <w:r w:rsidRPr="00E87E21">
        <w:rPr>
          <w:spacing w:val="-4"/>
          <w:rtl/>
        </w:rPr>
        <w:tab/>
        <w:t xml:space="preserve">ושגגת שבת וזדון מלאכות הוא דבעי </w:t>
      </w:r>
      <w:ins w:id="91351" w:author="מנוע מכני" w:date="2026-10-11T12:04:39Z">
        <w:r>
          <w:rPr>
            <w:spacing w:val="-4"/>
            <w:rtl/>
          </w:rPr>
          <w:t xml:space="preserve">ממנו</w:t>
        </w:r>
      </w:ins>
      <w:del w:id="91352" w:author="מנוע מכני" w:date="2026-10-11T12:04:39Z">
        <w:r w:rsidRPr="00E87E21">
          <w:rPr>
            <w:spacing w:val="-4"/>
            <w:rtl/>
          </w:rPr>
          <w:tab/>
          <w:delText xml:space="preserve">מיניה</w:delText>
        </w:r>
      </w:del>
      <w:r w:rsidRPr="00E87E21">
        <w:rPr>
          <w:spacing w:val="-4"/>
          <w:rtl/>
        </w:rPr>
        <w:tab/>
        <w:t xml:space="preserve">, דימים שבינתים </w:t>
      </w:r>
      <w:ins w:id="92435" w:author="מנוע מכני" w:date="2026-10-11T12:04:39Z">
        <w:r>
          <w:rPr>
            <w:spacing w:val="-4"/>
            <w:rtl/>
          </w:rPr>
          <w:t xml:space="preserve">אם </w:t>
        </w:r>
      </w:ins>
      <w:del w:id="92436" w:author="מנוע מכני" w:date="2026-10-11T12:04:39Z">
        <w:r w:rsidRPr="00E87E21">
          <w:rPr>
            <w:spacing w:val="-4"/>
            <w:rtl/>
          </w:rPr>
          <w:tab/>
          <w:delText xml:space="preserve">אי </w:delText>
        </w:r>
      </w:del>
      <w:r w:rsidRPr="00E87E21">
        <w:rPr>
          <w:spacing w:val="-4"/>
          <w:rtl/>
        </w:rPr>
        <w:tab/>
        <w:t xml:space="preserve">הויין ידיעה לחלק </w:t>
      </w:r>
      <w:ins w:id="92437" w:author="מנוע מכני" w:date="2026-10-11T12:04:39Z">
        <w:r>
          <w:rPr>
            <w:spacing w:val="-4"/>
            <w:rtl/>
          </w:rPr>
          <w:t xml:space="preserve">אם </w:t>
        </w:r>
      </w:ins>
      <w:del w:id="92438" w:author="מנוע מכני" w:date="2026-10-11T12:04:39Z">
        <w:r w:rsidRPr="00E87E21">
          <w:rPr>
            <w:spacing w:val="-4"/>
            <w:rtl/>
          </w:rPr>
          <w:tab/>
          <w:delText xml:space="preserve">אי </w:delText>
        </w:r>
      </w:del>
      <w:r w:rsidRPr="00E87E21">
        <w:rPr>
          <w:spacing w:val="-4"/>
          <w:rtl/>
        </w:rPr>
        <w:tab/>
        <w:t xml:space="preserve">לא</w:t>
      </w:r>
      <w:r w:rsidRPr="00E87E21">
        <w:rPr>
          <w:spacing w:val="-4"/>
          <w:rtl/>
        </w:rPr>
        <w:tab/>
        <w:t xml:space="preserve">? </w:t>
      </w:r>
    </w:p>
    <w:p w:rsidR="00E403F0" w:rsidRPr="00AD695E" w:rsidRDefault="00E403F0" w:rsidP="00E403F0">
      <w:pPr>
        <w:pStyle w:val="afff3"/>
        <w:framePr w:wrap="around"/>
        <w:spacing w:line="240" w:lineRule="exact"/>
        <w:rPr>
          <w:rtl/>
        </w:rPr>
      </w:pPr>
      <w:r w:rsidRPr="009239E9">
        <w:rPr>
          <w:rFonts w:hint="cs"/>
          <w:szCs w:val="18"/>
          <w:rtl/>
        </w:rPr>
        <w:t>טז:</w:t>
      </w:r>
    </w:p>
    <w:p>
      <w:pPr>
        <w:pStyle w:val="38"/>
        <w:rPr>
          <w:ins w:id="93799" w:author="מנוע מכני" w:date="2026-10-11T12:04:39Z"/>
        </w:rPr>
      </w:pPr>
      <w:r w:rsidRPr="00217260">
        <w:t>רבה</w:t>
      </w:r>
      <w:r>
        <w:t xml:space="preserve">:</w:t>
      </w:r>
    </w:p>
    <w:p w:rsidR="00E403F0" w:rsidRPr="00AD695E" w:rsidRDefault="00E403F0" w:rsidP="00E403F0">
      <w:pPr>
        <w:rPr>
          <w:rtl/>
        </w:rPr>
      </w:pPr>
      <w:del w:id="93800" w:author="מנוע מכני" w:date="2026-10-11T12:04:39Z">
        <w:r>
          <w:rPr>
            <w:rtl/>
          </w:rPr>
          <w:delText xml:space="preserve"> </w:delText>
        </w:r>
      </w:del>
      <w:ins w:id="92907" w:author="מנוע מכני" w:date="2026-10-11T12:04:39Z">
        <w:r>
          <w:rPr>
            <w:rtl/>
          </w:rPr>
          <w:t xml:space="preserve">מסתבר</w:t>
        </w:r>
      </w:ins>
      <w:del w:id="92908" w:author="מנוע מכני" w:date="2026-10-11T12:04:39Z">
        <w:r>
          <w:rPr>
            <w:rtl/>
          </w:rPr>
          <w:delText xml:space="preserve">מסתברא</w:delText>
        </w:r>
      </w:del>
      <w:r>
        <w:rPr>
          <w:rtl/>
        </w:rPr>
        <w:t xml:space="preserve">, שגגת שבת וזדון מלאכות פשיטא </w:t>
      </w:r>
      <w:ins w:id="91353" w:author="מנוע מכני" w:date="2026-10-11T12:04:39Z">
        <w:r>
          <w:rPr>
            <w:rtl/>
          </w:rPr>
          <w:t xml:space="preserve">לו</w:t>
        </w:r>
      </w:ins>
      <w:del w:id="91354" w:author="מנוע מכני" w:date="2026-10-11T12:04:39Z">
        <w:r>
          <w:rPr>
            <w:rtl/>
          </w:rPr>
          <w:delText xml:space="preserve">ליה</w:delText>
        </w:r>
      </w:del>
      <w:r>
        <w:rPr>
          <w:rtl/>
        </w:rPr>
        <w:t xml:space="preserve"> דימים שבינתיים הויין ידיעה לחלק, </w:t>
      </w:r>
    </w:p>
    <w:p w:rsidR="00E403F0" w:rsidRPr="00AD695E" w:rsidRDefault="00E403F0" w:rsidP="00E403F0">
      <w:pPr>
        <w:rPr>
          <w:rtl/>
        </w:rPr>
      </w:pPr>
      <w:r w:rsidRPr="00217260">
        <w:rPr>
          <w:b/>
          <w:bCs/>
          <w:rtl/>
        </w:rPr>
        <w:tab/>
      </w:r>
      <w:r>
        <w:rPr>
          <w:rtl/>
        </w:rPr>
        <w:t xml:space="preserve">וזדון שבת ושגגת מלאכות הוא דבעי </w:t>
      </w:r>
      <w:ins w:id="91355" w:author="מנוע מכני" w:date="2026-10-11T12:04:39Z">
        <w:r>
          <w:rPr>
            <w:rtl/>
          </w:rPr>
          <w:t xml:space="preserve">ממנו</w:t>
        </w:r>
      </w:ins>
      <w:del w:id="91356" w:author="מנוע מכני" w:date="2026-10-11T12:04:39Z">
        <w:r>
          <w:rPr>
            <w:rtl/>
          </w:rPr>
          <w:delText xml:space="preserve">מיניה</w:delText>
        </w:r>
      </w:del>
      <w:r>
        <w:rPr>
          <w:rtl/>
        </w:rPr>
        <w:t xml:space="preserve"> כגופין דמיין או </w:t>
      </w:r>
      <w:ins w:id="90583" w:author="מנוע מכני" w:date="2026-10-11T12:04:39Z">
        <w:r>
          <w:rPr>
            <w:rtl/>
          </w:rPr>
          <w:t xml:space="preserve">לא</w:t>
        </w:r>
      </w:ins>
      <w:del w:id="90584" w:author="מנוע מכני" w:date="2026-10-11T12:04:39Z">
        <w:r>
          <w:rPr>
            <w:rtl/>
          </w:rPr>
          <w:delText xml:space="preserve">לאו</w:delText>
        </w:r>
      </w:del>
      <w:r>
        <w:rPr>
          <w:rtl/>
        </w:rPr>
        <w:t xml:space="preserve">, </w:t>
      </w:r>
    </w:p>
    <w:p w:rsidR="00E403F0" w:rsidRPr="00AD695E" w:rsidRDefault="00E403F0" w:rsidP="00E403F0">
      <w:pPr>
        <w:rPr>
          <w:rtl/>
        </w:rPr>
      </w:pPr>
      <w:r>
        <w:rPr>
          <w:rtl/>
        </w:rPr>
        <w:tab/>
        <w:t xml:space="preserve">ופשיט </w:t>
      </w:r>
      <w:ins w:id="91359" w:author="מנוע מכני" w:date="2026-10-11T12:04:39Z">
        <w:r>
          <w:rPr>
            <w:rtl/>
          </w:rPr>
          <w:t xml:space="preserve">לו</w:t>
        </w:r>
      </w:ins>
      <w:del w:id="91360" w:author="מנוע מכני" w:date="2026-10-11T12:04:39Z">
        <w:r>
          <w:rPr>
            <w:rtl/>
          </w:rPr>
          <w:tab/>
          <w:delText xml:space="preserve">ליה</w:delText>
        </w:r>
      </w:del>
      <w:r>
        <w:rPr>
          <w:rtl/>
        </w:rPr>
        <w:tab/>
        <w:t xml:space="preserve"> דזדון שבת ושגגת מלאכות כגופין דמיין, ולא קביל </w:t>
      </w:r>
      <w:ins w:id="91357" w:author="מנוע מכני" w:date="2026-10-11T12:04:39Z">
        <w:r>
          <w:rPr>
            <w:rtl/>
          </w:rPr>
          <w:t xml:space="preserve">ממנו</w:t>
        </w:r>
      </w:ins>
      <w:del w:id="91358" w:author="מנוע מכני" w:date="2026-10-11T12:04:39Z">
        <w:r>
          <w:rPr>
            <w:rtl/>
          </w:rPr>
          <w:tab/>
          <w:delText xml:space="preserve">מיניה</w:delText>
        </w:r>
      </w:del>
      <w:r>
        <w:rPr>
          <w:rtl/>
        </w:rPr>
        <w:tab/>
        <w:t xml:space="preserve">, </w:t>
      </w:r>
    </w:p>
    <w:p w:rsidR="00E403F0" w:rsidRPr="00AD695E" w:rsidRDefault="00E403F0" w:rsidP="00E403F0">
      <w:pPr>
        <w:rPr>
          <w:rtl/>
        </w:rPr>
      </w:pPr>
      <w:r>
        <w:rPr>
          <w:rtl/>
        </w:rPr>
        <w:tab/>
        <w:t xml:space="preserve">ופשט </w:t>
      </w:r>
      <w:ins w:id="91363" w:author="מנוע מכני" w:date="2026-10-11T12:04:39Z">
        <w:r>
          <w:rPr>
            <w:rtl/>
          </w:rPr>
          <w:t xml:space="preserve">לו</w:t>
        </w:r>
      </w:ins>
      <w:del w:id="91364" w:author="מנוע מכני" w:date="2026-10-11T12:04:39Z">
        <w:r>
          <w:rPr>
            <w:rtl/>
          </w:rPr>
          <w:tab/>
          <w:delText xml:space="preserve">ליה</w:delText>
        </w:r>
      </w:del>
      <w:r>
        <w:rPr>
          <w:rtl/>
        </w:rPr>
        <w:tab/>
        <w:t xml:space="preserve"> דולדי מלאכות כמלאכות דמיין, ולא קביל </w:t>
      </w:r>
      <w:ins w:id="91361" w:author="מנוע מכני" w:date="2026-10-11T12:04:39Z">
        <w:r>
          <w:rPr>
            <w:rtl/>
          </w:rPr>
          <w:t xml:space="preserve">ממנו</w:t>
        </w:r>
      </w:ins>
      <w:del w:id="91362" w:author="מנוע מכני" w:date="2026-10-11T12:04:39Z">
        <w:r>
          <w:rPr>
            <w:rtl/>
          </w:rPr>
          <w:tab/>
          <w:delText xml:space="preserve">מיניה</w:delText>
        </w:r>
      </w:del>
      <w:r>
        <w:rPr>
          <w:rtl/>
        </w:rPr>
        <w:tab/>
        <w:t xml:space="preserve">.</w:t>
      </w:r>
    </w:p>
    <w:p w:rsidR="00E403F0" w:rsidRPr="00AD695E" w:rsidRDefault="00E403F0" w:rsidP="00E403F0">
      <w:pPr>
        <w:rPr>
          <w:rtl/>
        </w:rPr>
      </w:pPr>
    </w:p>
    <w:p>
      <w:pPr>
        <w:pStyle w:val="38"/>
        <w:rPr>
          <w:ins w:id="93801" w:author="מנוע מכני" w:date="2026-10-11T12:04:39Z"/>
        </w:rPr>
      </w:pPr>
      <w:del w:id="90052" w:author="מנוע מכני" w:date="2026-10-11T12:04:39Z">
        <w:r w:rsidRPr="00217260">
          <w:delText xml:space="preserve"> </w:delText>
        </w:r>
      </w:del>
      <w:r w:rsidRPr="00217260">
        <w:t>רבה</w:t>
      </w:r>
      <w:r>
        <w:t xml:space="preserve">:</w:t>
      </w:r>
    </w:p>
    <w:p w:rsidR="00E403F0" w:rsidRPr="00AD695E" w:rsidRDefault="00E403F0" w:rsidP="00E403F0">
      <w:pPr>
        <w:rPr>
          <w:rtl/>
        </w:rPr>
      </w:pPr>
      <w:del w:id="93802" w:author="מנוע מכני" w:date="2026-10-11T12:04:39Z">
        <w:r>
          <w:rPr>
            <w:rtl/>
          </w:rPr>
          <w:delText xml:space="preserve"> </w:delText>
        </w:r>
      </w:del>
      <w:r>
        <w:rPr>
          <w:rtl/>
        </w:rPr>
        <w:t xml:space="preserve">מדתנן, כלל גדול אמרו בשבת: כל השוכח עיקר שבת ועשה מלאכות הרבה בשבתות הרבה - אינו חייב אלא אחת, </w:t>
      </w:r>
    </w:p>
    <w:p w:rsidR="00E403F0" w:rsidRPr="00AD695E" w:rsidRDefault="00E403F0" w:rsidP="00E403F0">
      <w:pPr>
        <w:rPr>
          <w:rtl/>
        </w:rPr>
      </w:pPr>
      <w:r>
        <w:rPr>
          <w:rtl/>
        </w:rPr>
        <w:t xml:space="preserve">היודע עיקר שבת ועשה מלאכות הרבה בשבתות הרבה - חייב על כל שבת ושבת, </w:t>
      </w:r>
    </w:p>
    <w:p w:rsidR="00E403F0" w:rsidRPr="00AD695E" w:rsidRDefault="00E403F0" w:rsidP="00E403F0">
      <w:pPr>
        <w:rPr>
          <w:rtl/>
        </w:rPr>
      </w:pPr>
      <w:r>
        <w:rPr>
          <w:rtl/>
        </w:rPr>
        <w:t xml:space="preserve">היודע שהוא שבת ועשה מלאכות הרבה בשבתות הרבה - חייב על כל אב מלאכה ומלאכה</w:t>
      </w:r>
      <w:ins w:id="91953" w:author="מנוע מכני" w:date="2026-10-11T12:04:39Z">
        <w:r>
          <w:rPr>
            <w:rtl/>
          </w:rPr>
          <w:t xml:space="preserve">,</w:t>
        </w:r>
      </w:ins>
      <w:del w:id="91954" w:author="מנוע מכני" w:date="2026-10-11T12:04:39Z">
        <w:r>
          <w:rPr>
            <w:rtl/>
          </w:rPr>
          <w:delText xml:space="preserve">;</w:delText>
        </w:r>
      </w:del>
    </w:p>
    <w:p w:rsidR="00E403F0" w:rsidRPr="00AD695E" w:rsidRDefault="00E403F0" w:rsidP="00E403F0">
      <w:pPr>
        <w:rPr>
          <w:rtl/>
        </w:rPr>
      </w:pPr>
      <w:r>
        <w:rPr>
          <w:rtl/>
        </w:rPr>
        <w:lastRenderedPageBreak/>
        <w:t xml:space="preserve">ואילו חייב על כל אב מלאכה של כל שבת ושבת </w:t>
      </w:r>
      <w:r>
        <w:rPr>
          <w:rtl/>
        </w:rPr>
        <w:lastRenderedPageBreak/>
        <w:t xml:space="preserve">לא</w:t>
      </w:r>
      <w:r>
        <w:rPr>
          <w:rtl/>
        </w:rPr>
        <w:lastRenderedPageBreak/>
        <w:t xml:space="preserve"> קתני, מני הא? </w:t>
      </w:r>
    </w:p>
    <w:p w:rsidR="00E403F0" w:rsidRPr="00AD695E" w:rsidRDefault="00E403F0" w:rsidP="00E403F0">
      <w:pPr>
        <w:rPr>
          <w:rtl/>
        </w:rPr>
      </w:pPr>
      <w:r>
        <w:rPr>
          <w:rFonts w:hint="cs"/>
          <w:rtl/>
        </w:rPr>
        <w:t xml:space="preserve">לא</w:t>
      </w:r>
      <w:r>
        <w:rPr>
          <w:rFonts w:hint="cs"/>
          <w:rtl/>
        </w:rPr>
        <w:t xml:space="preserve"> </w:t>
      </w:r>
      <w:r>
        <w:rPr>
          <w:rStyle w:val="2fb"/>
          <w:rFonts w:hint="cs"/>
          <w:rtl/>
        </w:rPr>
        <w:t xml:space="preserve">ר</w:t>
      </w:r>
      <w:r>
        <w:rPr>
          <w:rStyle w:val="2fb"/>
          <w:rtl/>
        </w:rPr>
        <w:t>"</w:t>
      </w:r>
      <w:r>
        <w:rPr>
          <w:rStyle w:val="2fb"/>
          <w:rFonts w:hint="cs"/>
          <w:rtl/>
        </w:rPr>
        <w:t xml:space="preserve">א</w:t>
      </w:r>
      <w:r>
        <w:rPr>
          <w:rFonts w:hint="cs"/>
          <w:rtl/>
        </w:rPr>
        <w:t xml:space="preserve"> </w:t>
      </w:r>
      <w:ins w:id="90585" w:author="מנוע מכני" w:date="2026-10-11T12:04:39Z">
        <w:r>
          <w:rPr>
            <w:rFonts w:hint="cs"/>
            <w:rtl/>
          </w:rPr>
          <w:t xml:space="preserve">שהרי</w:t>
        </w:r>
      </w:ins>
      <w:del w:id="90586" w:author="מנוע מכני" w:date="2026-10-11T12:04:39Z">
        <w:r>
          <w:rPr>
            <w:rFonts w:hint="cs"/>
            <w:rtl/>
          </w:rPr>
          <w:delText xml:space="preserve">דהא</w:delText>
        </w:r>
      </w:del>
      <w:r>
        <w:rPr>
          <w:rFonts w:hint="cs"/>
          <w:rtl/>
        </w:rPr>
        <w:t xml:space="preserve"> סיפא על הרבה מלאכות כעין מלאכה אחת אין חייב אלא אחת </w:t>
      </w:r>
    </w:p>
    <w:p>
      <w:pPr>
        <w:pStyle w:val="38"/>
        <w:rPr>
          <w:ins w:id="93803" w:author="מנוע מכני" w:date="2026-10-11T12:04:39Z"/>
        </w:rPr>
      </w:pPr>
      <w:r w:rsidRPr="002B4E05">
        <w:t xml:space="preserve">אלא ר"ע היא, וש"מ:</w:t>
      </w:r>
    </w:p>
    <w:p w:rsidR="00E403F0" w:rsidRPr="002B4E05" w:rsidRDefault="00E403F0" w:rsidP="00E403F0">
      <w:pPr>
        <w:rPr>
          <w:spacing w:val="-2"/>
          <w:rtl/>
        </w:rPr>
      </w:pPr>
      <w:del w:id="93804" w:author="מנוע מכני" w:date="2026-10-11T12:04:39Z">
        <w:r w:rsidRPr="002B4E05">
          <w:rPr>
            <w:b/>
            <w:bCs/>
            <w:spacing w:val="-2"/>
            <w:rtl/>
          </w:rPr>
          <w:delText xml:space="preserve"> </w:delText>
        </w:r>
      </w:del>
      <w:r w:rsidRPr="002B4E05">
        <w:rPr>
          <w:b/>
          <w:bCs/>
          <w:spacing w:val="-2"/>
          <w:rtl/>
        </w:rPr>
        <w:t xml:space="preserve">שגגת שבת וזדון מלאכות פשיטא </w:t>
      </w:r>
      <w:ins w:id="91365" w:author="מנוע מכני" w:date="2026-10-11T12:04:39Z">
        <w:r>
          <w:rPr>
            <w:b/>
            <w:bCs/>
            <w:spacing w:val="-2"/>
            <w:rtl/>
          </w:rPr>
          <w:t xml:space="preserve">לו</w:t>
        </w:r>
      </w:ins>
      <w:del w:id="91366" w:author="מנוע מכני" w:date="2026-10-11T12:04:39Z">
        <w:r w:rsidRPr="002B4E05">
          <w:rPr>
            <w:b/>
            <w:bCs/>
            <w:spacing w:val="-2"/>
            <w:rtl/>
          </w:rPr>
          <w:delText xml:space="preserve">ליה</w:delText>
        </w:r>
      </w:del>
      <w:r w:rsidRPr="002B4E05">
        <w:rPr>
          <w:b/>
          <w:bCs/>
          <w:spacing w:val="-2"/>
          <w:rtl/>
        </w:rPr>
        <w:t xml:space="preserve"> דימים שבינתיים הויין ידיעה לחלק, </w:t>
      </w:r>
    </w:p>
    <w:p w:rsidR="00E403F0" w:rsidRPr="00AD695E" w:rsidRDefault="00E403F0" w:rsidP="00E403F0">
      <w:pPr>
        <w:rPr>
          <w:rtl/>
        </w:rPr>
      </w:pPr>
      <w:r>
        <w:rPr>
          <w:rtl/>
        </w:rPr>
        <w:t xml:space="preserve">זדון שבת ושגגת מלאכות הוא דבעי </w:t>
      </w:r>
      <w:ins w:id="92439" w:author="מנוע מכני" w:date="2026-10-11T12:04:39Z">
        <w:r>
          <w:rPr>
            <w:rtl/>
          </w:rPr>
          <w:t xml:space="preserve">אם </w:t>
        </w:r>
      </w:ins>
      <w:del w:id="92440" w:author="מנוע מכני" w:date="2026-10-11T12:04:39Z">
        <w:r>
          <w:rPr>
            <w:rtl/>
          </w:rPr>
          <w:delText xml:space="preserve">אי </w:delText>
        </w:r>
      </w:del>
      <w:r>
        <w:rPr>
          <w:rtl/>
        </w:rPr>
        <w:t xml:space="preserve">כגופין דמיין, ופשט </w:t>
      </w:r>
      <w:ins w:id="91367" w:author="מנוע מכני" w:date="2026-10-11T12:04:39Z">
        <w:r>
          <w:rPr>
            <w:rtl/>
          </w:rPr>
          <w:t xml:space="preserve">לו</w:t>
        </w:r>
      </w:ins>
      <w:del w:id="91368" w:author="מנוע מכני" w:date="2026-10-11T12:04:39Z">
        <w:r>
          <w:rPr>
            <w:rtl/>
          </w:rPr>
          <w:delText xml:space="preserve">ליה</w:delText>
        </w:r>
      </w:del>
      <w:r>
        <w:rPr>
          <w:rtl/>
        </w:rPr>
        <w:t xml:space="preserve"> דכגופין דמיין, </w:t>
      </w:r>
    </w:p>
    <w:p w:rsidR="00E403F0" w:rsidRPr="00AD695E" w:rsidRDefault="00E403F0" w:rsidP="00E403F0">
      <w:pPr>
        <w:rPr>
          <w:rtl/>
        </w:rPr>
      </w:pPr>
      <w:r>
        <w:rPr>
          <w:rtl/>
        </w:rPr>
        <w:t xml:space="preserve">ולדי מלאכות כמלאכות דמיין, </w:t>
      </w:r>
      <w:ins w:id="90587" w:author="מנוע מכני" w:date="2026-10-11T12:04:39Z">
        <w:r>
          <w:rPr>
            <w:rtl/>
          </w:rPr>
          <w:t xml:space="preserve">ושניהם</w:t>
        </w:r>
      </w:ins>
      <w:del w:id="90588" w:author="מנוע מכני" w:date="2026-10-11T12:04:39Z">
        <w:r>
          <w:rPr>
            <w:rtl/>
          </w:rPr>
          <w:delText xml:space="preserve">ותרוייהו</w:delText>
        </w:r>
      </w:del>
      <w:r>
        <w:rPr>
          <w:rtl/>
        </w:rPr>
        <w:t xml:space="preserve"> </w:t>
      </w:r>
      <w:r>
        <w:rPr>
          <w:rtl/>
        </w:rPr>
        <w:t xml:space="preserve">לא</w:t>
      </w:r>
      <w:r>
        <w:rPr>
          <w:rtl/>
        </w:rPr>
        <w:t xml:space="preserve"> קביל </w:t>
      </w:r>
      <w:ins w:id="91369" w:author="מנוע מכני" w:date="2026-10-11T12:04:39Z">
        <w:r>
          <w:rPr>
            <w:rtl/>
          </w:rPr>
          <w:t xml:space="preserve">ממנו</w:t>
        </w:r>
      </w:ins>
      <w:del w:id="91370" w:author="מנוע מכני" w:date="2026-10-11T12:04:39Z">
        <w:r>
          <w:rPr>
            <w:rtl/>
          </w:rPr>
          <w:delText xml:space="preserve">מיניה</w:delText>
        </w:r>
      </w:del>
      <w:r>
        <w:rPr>
          <w:rtl/>
        </w:rPr>
        <w:t xml:space="preserve">.</w:t>
      </w:r>
    </w:p>
    <w:p>
      <w:pPr>
        <w:pStyle w:val="38"/>
        <w:rPr>
          <w:ins w:id="93805" w:author="מנוע מכני" w:date="2026-10-11T12:04:39Z"/>
        </w:rPr>
      </w:pPr>
      <w:del w:id="90053" w:author="מנוע מכני" w:date="2026-10-11T12:04:39Z">
        <w:r w:rsidRPr="00217260">
          <w:delText xml:space="preserve"> </w:delText>
        </w:r>
      </w:del>
      <w:del w:id="94538" w:author="מנוע מכני" w:date="2026-10-11T12:04:39Z">
        <w:r w:rsidRPr="00217260">
          <w:delText xml:space="preserve">א</w:delText>
        </w:r>
        <w:r w:rsidRPr="00217260">
          <w:delText xml:space="preserve">"</w:delText>
        </w:r>
        <w:r w:rsidRPr="00217260">
          <w:delText xml:space="preserve">ל</w:delText>
        </w:r>
        <w:r w:rsidRPr="00217260">
          <w:delText xml:space="preserve"> </w:delText>
        </w:r>
      </w:del>
      <w:r w:rsidRPr="00217260">
        <w:t xml:space="preserve">אביי</w:t>
      </w:r>
      <w:r>
        <w:t xml:space="preserve"> לעולם:</w:t>
      </w:r>
    </w:p>
    <w:p w:rsidR="00E403F0" w:rsidRPr="00AD695E" w:rsidRDefault="00E403F0" w:rsidP="00E403F0">
      <w:pPr>
        <w:rPr>
          <w:rtl/>
        </w:rPr>
      </w:pPr>
      <w:del w:id="93806" w:author="מנוע מכני" w:date="2026-10-11T12:04:39Z">
        <w:r>
          <w:rPr>
            <w:rtl/>
          </w:rPr>
          <w:delText xml:space="preserve"> </w:delText>
        </w:r>
      </w:del>
      <w:r>
        <w:rPr>
          <w:rtl/>
        </w:rPr>
        <w:t xml:space="preserve">זדון שבת ושגגת מלאכות פשיטא </w:t>
      </w:r>
      <w:ins w:id="91373" w:author="מנוע מכני" w:date="2026-10-11T12:04:39Z">
        <w:r>
          <w:rPr>
            <w:rtl/>
          </w:rPr>
          <w:t xml:space="preserve">לו</w:t>
        </w:r>
      </w:ins>
      <w:del w:id="91374" w:author="מנוע מכני" w:date="2026-10-11T12:04:39Z">
        <w:r>
          <w:rPr>
            <w:rtl/>
          </w:rPr>
          <w:delText xml:space="preserve">ליה</w:delText>
        </w:r>
      </w:del>
      <w:r>
        <w:rPr>
          <w:rtl/>
        </w:rPr>
        <w:t xml:space="preserve"> </w:t>
      </w:r>
      <w:r>
        <w:rPr>
          <w:rStyle w:val="2fb"/>
          <w:rtl/>
        </w:rPr>
        <w:t xml:space="preserve">לר"ע</w:t>
      </w:r>
      <w:r>
        <w:rPr>
          <w:rtl/>
        </w:rPr>
        <w:t xml:space="preserve"> דשבתות </w:t>
      </w:r>
      <w:ins w:id="90589" w:author="מנוע מכני" w:date="2026-10-11T12:04:39Z">
        <w:r>
          <w:rPr>
            <w:rtl/>
          </w:rPr>
          <w:t xml:space="preserve">לא</w:t>
        </w:r>
      </w:ins>
      <w:del w:id="90590" w:author="מנוע מכני" w:date="2026-10-11T12:04:39Z">
        <w:r>
          <w:rPr>
            <w:rtl/>
          </w:rPr>
          <w:delText xml:space="preserve">לאו</w:delText>
        </w:r>
      </w:del>
      <w:r>
        <w:rPr>
          <w:rtl/>
        </w:rPr>
        <w:t xml:space="preserve"> כגופין דמיין, </w:t>
      </w:r>
      <w:r w:rsidRPr="00E87E21">
        <w:rPr>
          <w:spacing w:val="-4"/>
          <w:rtl/>
        </w:rPr>
        <w:t xml:space="preserve">ושגגת שבת וזדון מלאכות הוא דבעי </w:t>
      </w:r>
      <w:ins w:id="91371" w:author="מנוע מכני" w:date="2026-10-11T12:04:39Z">
        <w:r>
          <w:rPr>
            <w:spacing w:val="-4"/>
            <w:rtl/>
          </w:rPr>
          <w:t xml:space="preserve">ממנו</w:t>
        </w:r>
      </w:ins>
      <w:del w:id="91372" w:author="מנוע מכני" w:date="2026-10-11T12:04:39Z">
        <w:r w:rsidRPr="00E87E21">
          <w:rPr>
            <w:spacing w:val="-4"/>
            <w:rtl/>
          </w:rPr>
          <w:delText xml:space="preserve">מיניה</w:delText>
        </w:r>
      </w:del>
      <w:r w:rsidRPr="00E87E21">
        <w:rPr>
          <w:spacing w:val="-4"/>
          <w:rtl/>
        </w:rPr>
        <w:t xml:space="preserve"> דימים שבינתיים מי הויין ידיעה לחלק או </w:t>
      </w:r>
      <w:r w:rsidRPr="00E87E21">
        <w:rPr>
          <w:spacing w:val="-4"/>
          <w:rtl/>
        </w:rPr>
        <w:t xml:space="preserve">לא</w:t>
      </w:r>
      <w:r w:rsidRPr="00E87E21">
        <w:rPr>
          <w:spacing w:val="-4"/>
          <w:rtl/>
        </w:rPr>
        <w:t xml:space="preserve">, </w:t>
      </w:r>
    </w:p>
    <w:p w:rsidR="00E403F0" w:rsidRPr="00AD695E" w:rsidRDefault="00E403F0" w:rsidP="00E403F0">
      <w:pPr>
        <w:rPr>
          <w:rtl/>
        </w:rPr>
      </w:pPr>
      <w:r w:rsidRPr="00217260">
        <w:rPr>
          <w:b/>
          <w:bCs/>
          <w:rtl/>
        </w:rPr>
        <w:tab/>
        <w:t xml:space="preserve">ופשיט </w:t>
      </w:r>
      <w:ins w:id="91377" w:author="מנוע מכני" w:date="2026-10-11T12:04:39Z">
        <w:r>
          <w:rPr>
            <w:b/>
            <w:bCs/>
            <w:rtl/>
          </w:rPr>
          <w:t xml:space="preserve">לו</w:t>
        </w:r>
      </w:ins>
      <w:del w:id="91378" w:author="מנוע מכני" w:date="2026-10-11T12:04:39Z">
        <w:r w:rsidRPr="00217260">
          <w:rPr>
            <w:b/>
            <w:bCs/>
            <w:rtl/>
          </w:rPr>
          <w:tab/>
          <w:delText xml:space="preserve">ליה</w:delText>
        </w:r>
      </w:del>
      <w:r w:rsidRPr="00217260">
        <w:rPr>
          <w:b/>
          <w:bCs/>
          <w:rtl/>
        </w:rPr>
        <w:tab/>
        <w:t xml:space="preserve"> דימים שבינתיים לחלק, וקביל </w:t>
      </w:r>
      <w:ins w:id="91375" w:author="מנוע מכני" w:date="2026-10-11T12:04:39Z">
        <w:r>
          <w:rPr>
            <w:b/>
            <w:bCs/>
            <w:rtl/>
          </w:rPr>
          <w:t xml:space="preserve">ממנו</w:t>
        </w:r>
      </w:ins>
      <w:del w:id="91376" w:author="מנוע מכני" w:date="2026-10-11T12:04:39Z">
        <w:r w:rsidRPr="00217260">
          <w:rPr>
            <w:b/>
            <w:bCs/>
            <w:rtl/>
          </w:rPr>
          <w:tab/>
          <w:delText xml:space="preserve">מיניה</w:delText>
        </w:r>
      </w:del>
      <w:r w:rsidRPr="00217260">
        <w:rPr>
          <w:b/>
          <w:bCs/>
          <w:rtl/>
        </w:rPr>
        <w:tab/>
        <w:t xml:space="preserve">, </w:t>
      </w:r>
    </w:p>
    <w:p w:rsidR="00E403F0" w:rsidRPr="00AD695E" w:rsidRDefault="00E403F0" w:rsidP="00E403F0">
      <w:pPr>
        <w:rPr>
          <w:rtl/>
        </w:rPr>
      </w:pPr>
      <w:r w:rsidRPr="00217260">
        <w:rPr>
          <w:b/>
          <w:bCs/>
          <w:rtl/>
        </w:rPr>
        <w:tab/>
        <w:t xml:space="preserve">ופשט </w:t>
      </w:r>
      <w:ins w:id="91381" w:author="מנוע מכני" w:date="2026-10-11T12:04:39Z">
        <w:r>
          <w:rPr>
            <w:b/>
            <w:bCs/>
            <w:rtl/>
          </w:rPr>
          <w:t xml:space="preserve">לו</w:t>
        </w:r>
      </w:ins>
      <w:del w:id="91382" w:author="מנוע מכני" w:date="2026-10-11T12:04:39Z">
        <w:r w:rsidRPr="00217260">
          <w:rPr>
            <w:b/>
            <w:bCs/>
            <w:rtl/>
          </w:rPr>
          <w:tab/>
          <w:delText xml:space="preserve">ליה</w:delText>
        </w:r>
      </w:del>
      <w:r w:rsidRPr="00217260">
        <w:rPr>
          <w:b/>
          <w:bCs/>
          <w:rtl/>
        </w:rPr>
        <w:tab/>
        <w:t xml:space="preserve"> ולדי מלאכות כמלאכות דמיין, ולא קביל </w:t>
      </w:r>
      <w:ins w:id="91379" w:author="מנוע מכני" w:date="2026-10-11T12:04:39Z">
        <w:r>
          <w:rPr>
            <w:b/>
            <w:bCs/>
            <w:rtl/>
          </w:rPr>
          <w:t xml:space="preserve">ממנו</w:t>
        </w:r>
      </w:ins>
      <w:del w:id="91380" w:author="מנוע מכני" w:date="2026-10-11T12:04:39Z">
        <w:r w:rsidRPr="00217260">
          <w:rPr>
            <w:b/>
            <w:bCs/>
            <w:rtl/>
          </w:rPr>
          <w:tab/>
          <w:delText xml:space="preserve">מיניה</w:delText>
        </w:r>
      </w:del>
      <w:r w:rsidRPr="00217260">
        <w:rPr>
          <w:b/>
          <w:bCs/>
          <w:rtl/>
        </w:rPr>
        <w:tab/>
        <w:t xml:space="preserve">.</w:t>
      </w:r>
    </w:p>
    <w:p>
      <w:pPr>
        <w:pStyle w:val="38"/>
        <w:rPr>
          <w:ins w:id="93807" w:author="מנוע מכני" w:date="2026-10-11T12:04:39Z"/>
        </w:rPr>
      </w:pPr>
      <w:r w:rsidRPr="00217260">
        <w:t>ר</w:t>
      </w:r>
      <w:r w:rsidRPr="00217260">
        <w:t>"</w:t>
      </w:r>
      <w:r w:rsidRPr="00217260">
        <w:t>ח</w:t>
      </w:r>
      <w:r w:rsidRPr="00217260">
        <w:t>:</w:t>
      </w:r>
    </w:p>
    <w:p w:rsidR="00E403F0" w:rsidRPr="00AD695E" w:rsidRDefault="00E403F0" w:rsidP="00E403F0">
      <w:pPr>
        <w:rPr>
          <w:rtl/>
        </w:rPr>
      </w:pPr>
      <w:del w:id="93808" w:author="מנוע מכני" w:date="2026-10-11T12:04:39Z">
        <w:r>
          <w:rPr>
            <w:rtl/>
          </w:rPr>
          <w:delText xml:space="preserve"> </w:delText>
        </w:r>
      </w:del>
      <w:r>
        <w:rPr>
          <w:rtl/>
        </w:rPr>
        <w:t xml:space="preserve">זדון שבת ושגגת מלאכות </w:t>
      </w:r>
      <w:ins w:id="90139" w:author="מנוע מכני" w:date="2026-10-11T12:04:39Z">
        <w:r>
          <w:rPr>
            <w:rtl/>
          </w:rPr>
          <w:t xml:space="preserve">אפי'</w:t>
        </w:r>
      </w:ins>
      <w:del w:id="90140" w:author="מנוע מכני" w:date="2026-10-11T12:04:39Z">
        <w:r>
          <w:rPr>
            <w:rtl/>
          </w:rPr>
          <w:delText xml:space="preserve">אפילו</w:delText>
        </w:r>
      </w:del>
      <w:r>
        <w:rPr>
          <w:rtl/>
        </w:rPr>
        <w:t xml:space="preserve"> </w:t>
      </w:r>
      <w:r>
        <w:rPr>
          <w:rStyle w:val="2fb"/>
          <w:rtl/>
        </w:rPr>
        <w:t xml:space="preserve">ר"ע</w:t>
      </w:r>
      <w:r>
        <w:rPr>
          <w:rtl/>
        </w:rPr>
        <w:t xml:space="preserve"> </w:t>
      </w:r>
      <w:ins w:id="92567" w:author="מנוע מכני" w:date="2026-10-11T12:04:39Z">
        <w:r>
          <w:rPr>
            <w:rtl/>
          </w:rPr>
          <w:t xml:space="preserve">סבר</w:t>
        </w:r>
      </w:ins>
      <w:del w:id="92568" w:author="מנוע מכני" w:date="2026-10-11T12:04:39Z">
        <w:r>
          <w:rPr>
            <w:rtl/>
          </w:rPr>
          <w:delText xml:space="preserve">ס"ל</w:delText>
        </w:r>
      </w:del>
      <w:r>
        <w:rPr>
          <w:rtl/>
        </w:rPr>
        <w:t xml:space="preserve"> דכגופין דמיין, </w:t>
      </w:r>
    </w:p>
    <w:p w:rsidR="00E403F0" w:rsidRPr="00AD695E" w:rsidRDefault="00E403F0" w:rsidP="00E403F0">
      <w:pPr>
        <w:rPr>
          <w:rtl/>
        </w:rPr>
      </w:pPr>
      <w:r w:rsidRPr="00217260">
        <w:rPr>
          <w:b/>
          <w:bCs/>
          <w:rtl/>
        </w:rPr>
        <w:tab/>
      </w:r>
      <w:r>
        <w:rPr>
          <w:rFonts w:hint="cs"/>
          <w:rtl/>
        </w:rPr>
        <w:t>ו</w:t>
      </w:r>
      <w:r>
        <w:rPr>
          <w:rtl/>
        </w:rPr>
        <w:t xml:space="preserve">שגגת שבת וזדון מלאכות הוא דבעי </w:t>
      </w:r>
      <w:ins w:id="91383" w:author="מנוע מכני" w:date="2026-10-11T12:04:39Z">
        <w:r>
          <w:rPr>
            <w:rtl/>
          </w:rPr>
          <w:t xml:space="preserve">ממנו</w:t>
        </w:r>
      </w:ins>
      <w:del w:id="91384" w:author="מנוע מכני" w:date="2026-10-11T12:04:39Z">
        <w:r>
          <w:rPr>
            <w:rtl/>
          </w:rPr>
          <w:delText xml:space="preserve">מיניה</w:delText>
        </w:r>
      </w:del>
      <w:r>
        <w:rPr>
          <w:rtl/>
        </w:rPr>
        <w:t xml:space="preserve"> דימים שבינתיים </w:t>
      </w:r>
      <w:ins w:id="92441" w:author="מנוע מכני" w:date="2026-10-11T12:04:39Z">
        <w:r>
          <w:rPr>
            <w:rtl/>
          </w:rPr>
          <w:t xml:space="preserve">אם </w:t>
        </w:r>
      </w:ins>
      <w:del w:id="92442" w:author="מנוע מכני" w:date="2026-10-11T12:04:39Z">
        <w:r>
          <w:rPr>
            <w:rtl/>
          </w:rPr>
          <w:delText xml:space="preserve">אי </w:delText>
        </w:r>
      </w:del>
      <w:r>
        <w:rPr>
          <w:rtl/>
        </w:rPr>
        <w:t xml:space="preserve">הויין ידיעה לחלק, </w:t>
      </w:r>
    </w:p>
    <w:p w:rsidR="00E403F0" w:rsidRPr="00AD695E" w:rsidRDefault="00E403F0" w:rsidP="00E403F0">
      <w:pPr>
        <w:rPr>
          <w:rtl/>
        </w:rPr>
      </w:pPr>
      <w:r w:rsidRPr="00217260">
        <w:rPr>
          <w:b/>
          <w:bCs/>
          <w:rtl/>
        </w:rPr>
        <w:tab/>
      </w:r>
      <w:r>
        <w:rPr>
          <w:rtl/>
        </w:rPr>
        <w:t xml:space="preserve">ופשיט </w:t>
      </w:r>
      <w:ins w:id="91387" w:author="מנוע מכני" w:date="2026-10-11T12:04:39Z">
        <w:r>
          <w:rPr>
            <w:rtl/>
          </w:rPr>
          <w:t xml:space="preserve">לו</w:t>
        </w:r>
      </w:ins>
      <w:del w:id="91388" w:author="מנוע מכני" w:date="2026-10-11T12:04:39Z">
        <w:r>
          <w:rPr>
            <w:rtl/>
          </w:rPr>
          <w:delText xml:space="preserve">ליה</w:delText>
        </w:r>
      </w:del>
      <w:r>
        <w:rPr>
          <w:rtl/>
        </w:rPr>
        <w:t xml:space="preserve"> ימים שבינתיים הויין ידיעה לחלק, וקביל </w:t>
      </w:r>
      <w:ins w:id="91385" w:author="מנוע מכני" w:date="2026-10-11T12:04:39Z">
        <w:r>
          <w:rPr>
            <w:rtl/>
          </w:rPr>
          <w:t xml:space="preserve">ממנו</w:t>
        </w:r>
      </w:ins>
      <w:del w:id="91386" w:author="מנוע מכני" w:date="2026-10-11T12:04:39Z">
        <w:r>
          <w:rPr>
            <w:rtl/>
          </w:rPr>
          <w:delText xml:space="preserve">מיניה</w:delText>
        </w:r>
      </w:del>
      <w:r>
        <w:rPr>
          <w:rtl/>
        </w:rPr>
        <w:t xml:space="preserve">, </w:t>
      </w:r>
    </w:p>
    <w:p w:rsidR="00E403F0" w:rsidRPr="00AD695E" w:rsidRDefault="00E403F0" w:rsidP="00E403F0">
      <w:pPr>
        <w:rPr>
          <w:rtl/>
        </w:rPr>
      </w:pPr>
      <w:r>
        <w:rPr>
          <w:rtl/>
        </w:rPr>
        <w:tab/>
        <w:t xml:space="preserve">ופשט </w:t>
      </w:r>
      <w:ins w:id="91391" w:author="מנוע מכני" w:date="2026-10-11T12:04:39Z">
        <w:r>
          <w:rPr>
            <w:rtl/>
          </w:rPr>
          <w:t xml:space="preserve">לו</w:t>
        </w:r>
      </w:ins>
      <w:del w:id="91392" w:author="מנוע מכני" w:date="2026-10-11T12:04:39Z">
        <w:r>
          <w:rPr>
            <w:rtl/>
          </w:rPr>
          <w:tab/>
          <w:delText xml:space="preserve">ליה</w:delText>
        </w:r>
      </w:del>
      <w:r>
        <w:rPr>
          <w:rtl/>
        </w:rPr>
        <w:tab/>
        <w:t xml:space="preserve"> דולדי מלאכות כמלאכות דמיין, ולא קביל </w:t>
      </w:r>
      <w:ins w:id="91389" w:author="מנוע מכני" w:date="2026-10-11T12:04:39Z">
        <w:r>
          <w:rPr>
            <w:rtl/>
          </w:rPr>
          <w:t xml:space="preserve">ממנו</w:t>
        </w:r>
      </w:ins>
      <w:del w:id="91390" w:author="מנוע מכני" w:date="2026-10-11T12:04:39Z">
        <w:r>
          <w:rPr>
            <w:rtl/>
          </w:rPr>
          <w:tab/>
          <w:delText xml:space="preserve">מיניה</w:delText>
        </w:r>
      </w:del>
      <w:r>
        <w:rPr>
          <w:rtl/>
        </w:rPr>
        <w:tab/>
        <w:t xml:space="preserve">.</w:t>
      </w:r>
    </w:p>
    <w:p>
      <w:pPr>
        <w:pStyle w:val="afffff8"/>
        <w:rPr>
          <w:ins w:id="90095" w:author="קלוד" w:date="2026-10-11T12:26:18Z"/>
        </w:rPr>
      </w:pPr>
      <w:ins w:id="90096" w:author="קלוד" w:date="2026-10-11T12:26:18Z">
        <w:r>
          <w:rPr>
            <w:color w:val="7B3F00"/>
          </w:rPr>
          <w:t xml:space="preserve">ר"ג - הכותב אות בשבת זו ואות בשבת אחרת</w:t>
        </w:r>
      </w:ins>
    </w:p>
    <w:p>
      <w:pPr>
        <w:pStyle w:val="38"/>
        <w:rPr>
          <w:ins w:id="93809" w:author="מנוע מכני" w:date="2026-10-11T12:04:39Z"/>
        </w:rPr>
      </w:pPr>
      <w:del w:id="90054" w:author="מנוע מכני" w:date="2026-10-11T12:04:39Z">
        <w:r w:rsidRPr="00E87E21">
          <w:delText xml:space="preserve"> </w:delText>
        </w:r>
      </w:del>
      <w:r w:rsidRPr="00E87E21">
        <w:t>א</w:t>
      </w:r>
      <w:r w:rsidRPr="00E87E21">
        <w:t>ר</w:t>
      </w:r>
      <w:r w:rsidRPr="00E87E21">
        <w:t>"</w:t>
      </w:r>
      <w:r w:rsidRPr="00E87E21">
        <w:t>ח</w:t>
      </w:r>
      <w:r w:rsidRPr="00E87E21">
        <w:t xml:space="preserve">:</w:t>
      </w:r>
    </w:p>
    <w:p w:rsidR="00E403F0" w:rsidRPr="00E87E21" w:rsidRDefault="00E403F0" w:rsidP="00E403F0">
      <w:pPr>
        <w:rPr>
          <w:spacing w:val="-4"/>
          <w:rtl/>
        </w:rPr>
      </w:pPr>
      <w:del w:id="93810" w:author="מנוע מכני" w:date="2026-10-11T12:04:39Z">
        <w:r w:rsidRPr="00E87E21">
          <w:rPr>
            <w:spacing w:val="-4"/>
            <w:rtl/>
          </w:rPr>
          <w:delText xml:space="preserve"> </w:delText>
        </w:r>
      </w:del>
      <w:r w:rsidRPr="00E87E21">
        <w:rPr>
          <w:spacing w:val="-4"/>
          <w:rtl/>
        </w:rPr>
        <w:t xml:space="preserve">מ</w:t>
      </w:r>
      <w:r w:rsidRPr="00E87E21">
        <w:rPr>
          <w:rFonts w:hint="cs"/>
          <w:spacing w:val="-4"/>
          <w:rtl/>
        </w:rPr>
        <w:t>ד</w:t>
      </w:r>
      <w:r w:rsidRPr="00E87E21">
        <w:rPr>
          <w:spacing w:val="-4"/>
          <w:rtl/>
        </w:rPr>
        <w:t xml:space="preserve">תניא: הכותב שתי אותיות בהעלם אחת חייב, בב' העלמות </w:t>
      </w:r>
      <w:r w:rsidRPr="00E87E21">
        <w:rPr>
          <w:rStyle w:val="2fb"/>
          <w:rFonts w:hint="cs"/>
          <w:spacing w:val="-4"/>
          <w:rtl/>
        </w:rPr>
        <w:t>ר</w:t>
      </w:r>
      <w:r w:rsidRPr="00E87E21">
        <w:rPr>
          <w:rStyle w:val="2fb"/>
          <w:spacing w:val="-4"/>
          <w:rtl/>
        </w:rPr>
        <w:t>"</w:t>
      </w:r>
      <w:r w:rsidRPr="00E87E21">
        <w:rPr>
          <w:rStyle w:val="2fb"/>
          <w:rFonts w:hint="cs"/>
          <w:spacing w:val="-4"/>
          <w:rtl/>
        </w:rPr>
        <w:t>ג</w:t>
      </w:r>
      <w:r w:rsidRPr="00E87E21">
        <w:rPr>
          <w:spacing w:val="-4"/>
          <w:rtl/>
        </w:rPr>
        <w:t xml:space="preserve"> מחייב, וחכמים פוטרין</w:t>
      </w:r>
      <w:ins w:id="91955" w:author="מנוע מכני" w:date="2026-10-11T12:04:39Z">
        <w:r>
          <w:rPr>
            <w:spacing w:val="-4"/>
            <w:rtl/>
          </w:rPr>
          <w:t xml:space="preserve">,</w:t>
        </w:r>
      </w:ins>
      <w:del w:id="91956" w:author="מנוע מכני" w:date="2026-10-11T12:04:39Z">
        <w:r w:rsidRPr="00E87E21">
          <w:rPr>
            <w:spacing w:val="-4"/>
            <w:rtl/>
          </w:rPr>
          <w:delText xml:space="preserve">;</w:delText>
        </w:r>
      </w:del>
    </w:p>
    <w:p w:rsidR="00E403F0" w:rsidRPr="00AD695E" w:rsidRDefault="00E403F0" w:rsidP="00E403F0">
      <w:pPr>
        <w:rPr>
          <w:rtl/>
        </w:rPr>
      </w:pPr>
      <w:r>
        <w:rPr>
          <w:rtl/>
        </w:rPr>
        <w:t xml:space="preserve">ומודה </w:t>
      </w:r>
      <w:ins w:id="90141" w:author="מנוע מכני" w:date="2026-10-11T12:04:39Z">
        <w:r>
          <w:rPr>
            <w:rStyle w:val="2fb"/>
            <w:rtl/>
          </w:rPr>
          <w:t xml:space="preserve">ר"ג</w:t>
        </w:r>
      </w:ins>
      <w:del w:id="90142" w:author="מנוע מכני" w:date="2026-10-11T12:04:39Z">
        <w:r>
          <w:rPr>
            <w:rtl/>
          </w:rPr>
          <w:delText xml:space="preserve">רבן גמליאל</w:delText>
        </w:r>
      </w:del>
      <w:r>
        <w:rPr>
          <w:rtl/>
        </w:rPr>
        <w:t xml:space="preserve">, שאם כתב אות אחת בשבת זו ואות אחת בשבת אחרת - פטור</w:t>
      </w:r>
      <w:ins w:id="91957" w:author="מנוע מכני" w:date="2026-10-11T12:04:39Z">
        <w:r>
          <w:rPr>
            <w:rtl/>
          </w:rPr>
          <w:t xml:space="preserve">,</w:t>
        </w:r>
      </w:ins>
      <w:del w:id="91958" w:author="מנוע מכני" w:date="2026-10-11T12:04:39Z">
        <w:r>
          <w:rPr>
            <w:rtl/>
          </w:rPr>
          <w:delText xml:space="preserve">;</w:delText>
        </w:r>
      </w:del>
    </w:p>
    <w:p>
      <w:pPr>
        <w:pStyle w:val="38"/>
        <w:rPr>
          <w:ins w:id="93811" w:author="מנוע מכני" w:date="2026-10-11T12:04:39Z"/>
        </w:rPr>
      </w:pPr>
      <w:r w:rsidRPr="00A757C8">
        <w:t xml:space="preserve">ותניא אחריתי:</w:t>
      </w:r>
    </w:p>
    <w:p w:rsidR="00E403F0" w:rsidRPr="00AD695E" w:rsidRDefault="00E403F0" w:rsidP="00E403F0">
      <w:pPr>
        <w:rPr>
          <w:rtl/>
        </w:rPr>
      </w:pPr>
      <w:del w:id="93812" w:author="מנוע מכני" w:date="2026-10-11T12:04:39Z">
        <w:r w:rsidRPr="00A757C8">
          <w:rPr>
            <w:rtl/>
          </w:rPr>
          <w:delText xml:space="preserve"> </w:delText>
        </w:r>
      </w:del>
      <w:r w:rsidRPr="00A757C8">
        <w:rPr>
          <w:rtl/>
        </w:rPr>
        <w:t xml:space="preserve">הכותב שתי אותיות בשתי שבתות, אחד בשבת זו ואחד בשבת זו </w:t>
      </w:r>
      <w:r w:rsidRPr="00A757C8">
        <w:rPr>
          <w:rStyle w:val="2fb"/>
          <w:rtl/>
        </w:rPr>
        <w:t xml:space="preserve">ר"ג</w:t>
      </w:r>
      <w:r w:rsidRPr="00A757C8">
        <w:rPr>
          <w:rtl/>
        </w:rPr>
        <w:t xml:space="preserve"> מחייב, וחכמים פוטרין</w:t>
      </w:r>
      <w:ins w:id="91959" w:author="מנוע מכני" w:date="2026-10-11T12:04:39Z">
        <w:r>
          <w:rPr>
            <w:rtl/>
          </w:rPr>
          <w:t xml:space="preserve">,</w:t>
        </w:r>
      </w:ins>
      <w:del w:id="91960" w:author="מנוע מכני" w:date="2026-10-11T12:04:39Z">
        <w:r w:rsidRPr="00A757C8">
          <w:rPr>
            <w:rtl/>
          </w:rPr>
          <w:delText xml:space="preserve">;</w:delText>
        </w:r>
      </w:del>
    </w:p>
    <w:p w:rsidR="00E403F0" w:rsidRPr="00AD695E" w:rsidRDefault="00E403F0" w:rsidP="00E403F0">
      <w:pPr>
        <w:rPr>
          <w:rtl/>
        </w:rPr>
      </w:pPr>
      <w:r>
        <w:rPr>
          <w:rFonts w:hint="cs"/>
          <w:rtl/>
        </w:rPr>
        <w:t>קס</w:t>
      </w:r>
      <w:r>
        <w:rPr>
          <w:rtl/>
        </w:rPr>
        <w:t>"</w:t>
      </w:r>
      <w:r>
        <w:rPr>
          <w:rFonts w:hint="cs"/>
          <w:rtl/>
        </w:rPr>
        <w:t xml:space="preserve">ד </w:t>
      </w:r>
      <w:r>
        <w:rPr>
          <w:rStyle w:val="2fb"/>
          <w:rtl/>
        </w:rPr>
        <w:t xml:space="preserve">דר"ג</w:t>
      </w:r>
      <w:r>
        <w:rPr>
          <w:rtl/>
        </w:rPr>
        <w:t xml:space="preserve"> </w:t>
      </w:r>
      <w:r>
        <w:rPr>
          <w:rStyle w:val="2fb"/>
          <w:rtl/>
        </w:rPr>
        <w:t xml:space="preserve">כר"ע</w:t>
      </w:r>
      <w:r>
        <w:rPr>
          <w:rtl/>
        </w:rPr>
        <w:t xml:space="preserve"> סבירא </w:t>
      </w:r>
      <w:ins w:id="91395" w:author="מנוע מכני" w:date="2026-10-11T12:04:39Z">
        <w:r>
          <w:rPr>
            <w:rtl/>
          </w:rPr>
          <w:t xml:space="preserve">לו</w:t>
        </w:r>
      </w:ins>
      <w:del w:id="91396" w:author="מנוע מכני" w:date="2026-10-11T12:04:39Z">
        <w:r>
          <w:rPr>
            <w:rtl/>
          </w:rPr>
          <w:delText xml:space="preserve">ליה</w:delText>
        </w:r>
      </w:del>
      <w:r>
        <w:rPr>
          <w:rtl/>
        </w:rPr>
        <w:t xml:space="preserve">, בשלמא </w:t>
      </w:r>
      <w:ins w:id="91393" w:author="מנוע מכני" w:date="2026-10-11T12:04:39Z">
        <w:r>
          <w:rPr>
            <w:rtl/>
          </w:rPr>
          <w:t xml:space="preserve">לי</w:t>
        </w:r>
      </w:ins>
      <w:del w:id="91394" w:author="מנוע מכני" w:date="2026-10-11T12:04:39Z">
        <w:r>
          <w:rPr>
            <w:rtl/>
          </w:rPr>
          <w:delText xml:space="preserve">לדידי</w:delText>
        </w:r>
      </w:del>
      <w:r>
        <w:rPr>
          <w:rtl/>
        </w:rPr>
        <w:t xml:space="preserve"> דאמינא: זדון שבת ושגגת מלאכות </w:t>
      </w:r>
      <w:ins w:id="90143" w:author="מנוע מכני" w:date="2026-10-11T12:04:39Z">
        <w:r>
          <w:rPr>
            <w:rtl/>
          </w:rPr>
          <w:t xml:space="preserve">אפי'</w:t>
        </w:r>
      </w:ins>
      <w:del w:id="90144" w:author="מנוע מכני" w:date="2026-10-11T12:04:39Z">
        <w:r>
          <w:rPr>
            <w:rtl/>
          </w:rPr>
          <w:delText xml:space="preserve">אפילו</w:delText>
        </w:r>
      </w:del>
      <w:r>
        <w:rPr>
          <w:rtl/>
        </w:rPr>
        <w:t xml:space="preserve"> </w:t>
      </w:r>
      <w:r>
        <w:rPr>
          <w:rStyle w:val="2fb"/>
          <w:rtl/>
        </w:rPr>
        <w:t xml:space="preserve">ר"ע</w:t>
      </w:r>
      <w:r>
        <w:rPr>
          <w:rtl/>
        </w:rPr>
        <w:t xml:space="preserve"> אומר דשבתות כגופין דמיין, הא </w:t>
      </w:r>
      <w:r>
        <w:rPr>
          <w:rtl/>
        </w:rPr>
        <w:t xml:space="preserve">דתניא</w:t>
      </w:r>
      <w:r>
        <w:rPr>
          <w:rtl/>
        </w:rPr>
        <w:t xml:space="preserve"> פטור בזדון שבת ושגגת מלאכות, דשבתות כגופין דמיין, </w:t>
      </w:r>
    </w:p>
    <w:p w:rsidR="00E403F0" w:rsidRPr="00AD695E" w:rsidRDefault="00E403F0" w:rsidP="00E403F0">
      <w:pPr>
        <w:pStyle w:val="afff3"/>
        <w:framePr w:wrap="around"/>
        <w:spacing w:line="240" w:lineRule="exact"/>
        <w:rPr>
          <w:rtl/>
        </w:rPr>
      </w:pPr>
      <w:r w:rsidRPr="009239E9">
        <w:rPr>
          <w:rFonts w:hint="cs"/>
          <w:szCs w:val="18"/>
          <w:rtl/>
        </w:rPr>
        <w:t>יז.</w:t>
      </w:r>
    </w:p>
    <w:p w:rsidR="00E403F0" w:rsidRPr="00AD695E" w:rsidRDefault="00E403F0" w:rsidP="00E403F0">
      <w:pPr>
        <w:rPr>
          <w:rtl/>
        </w:rPr>
      </w:pPr>
      <w:r>
        <w:rPr>
          <w:rtl/>
        </w:rPr>
        <w:t xml:space="preserve">והא </w:t>
      </w:r>
      <w:r>
        <w:rPr>
          <w:rtl/>
        </w:rPr>
        <w:t xml:space="preserve">דתניא</w:t>
      </w:r>
      <w:r>
        <w:rPr>
          <w:rtl/>
        </w:rPr>
        <w:t xml:space="preserve"> חייב</w:t>
      </w:r>
      <w:r>
        <w:rPr>
          <w:rFonts w:hint="cs"/>
          <w:rtl/>
        </w:rPr>
        <w:t xml:space="preserve"> </w:t>
      </w:r>
      <w:r>
        <w:rPr>
          <w:rtl/>
        </w:rPr>
        <w:t xml:space="preserve">בשגגת שבת וזדון מלאכות</w:t>
      </w:r>
      <w:ins w:id="91963" w:author="מנוע מכני" w:date="2026-10-11T12:04:39Z">
        <w:r>
          <w:rPr>
            <w:rtl/>
          </w:rPr>
          <w:t xml:space="preserve"> </w:t>
        </w:r>
      </w:ins>
      <w:del w:id="91964" w:author="מנוע מכני" w:date="2026-10-11T12:04:39Z">
        <w:r>
          <w:rPr>
            <w:rtl/>
          </w:rPr>
          <w:delText xml:space="preserve">  </w:delText>
        </w:r>
      </w:del>
      <w:r>
        <w:rPr>
          <w:rtl/>
        </w:rPr>
        <w:t xml:space="preserve">דסבר: אין ידיעה לחצי שיעור</w:t>
      </w:r>
      <w:ins w:id="91961" w:author="מנוע מכני" w:date="2026-10-11T12:04:39Z">
        <w:r>
          <w:rPr>
            <w:rtl/>
          </w:rPr>
          <w:t xml:space="preserve">,</w:t>
        </w:r>
      </w:ins>
      <w:del w:id="91962" w:author="מנוע מכני" w:date="2026-10-11T12:04:39Z">
        <w:r>
          <w:rPr>
            <w:rtl/>
          </w:rPr>
          <w:delText xml:space="preserve">;</w:delText>
        </w:r>
      </w:del>
    </w:p>
    <w:p>
      <w:pPr>
        <w:pStyle w:val="38"/>
        <w:rPr>
          <w:ins w:id="93813" w:author="מנוע מכני" w:date="2026-10-11T12:04:39Z"/>
        </w:rPr>
      </w:pPr>
      <w:r w:rsidRPr="00217260">
        <w:t xml:space="preserve">אלא</w:t>
      </w:r>
    </w:p>
    <w:p w:rsidR="00E403F0" w:rsidRPr="00AD695E" w:rsidRDefault="00E403F0" w:rsidP="00E403F0">
      <w:pPr>
        <w:rPr>
          <w:rtl/>
        </w:rPr>
      </w:pPr>
      <w:del w:id="93814" w:author="מנוע מכני" w:date="2026-10-11T12:04:39Z">
        <w:r w:rsidRPr="00217260">
          <w:rPr>
            <w:b/>
            <w:bCs/>
            <w:rtl/>
          </w:rPr>
          <w:delText xml:space="preserve"> </w:delText>
        </w:r>
      </w:del>
      <w:r w:rsidRPr="00217260">
        <w:rPr>
          <w:rStyle w:val="2fb"/>
          <w:b/>
          <w:bCs/>
          <w:rtl/>
        </w:rPr>
        <w:t xml:space="preserve">לרבא</w:t>
      </w:r>
      <w:r w:rsidRPr="00217260">
        <w:rPr>
          <w:b/>
          <w:bCs/>
          <w:rtl/>
        </w:rPr>
        <w:t xml:space="preserve"> </w:t>
      </w:r>
      <w:ins w:id="92569" w:author="מנוע מכני" w:date="2026-10-11T12:04:39Z">
        <w:r>
          <w:rPr>
            <w:b/>
            <w:bCs/>
            <w:rtl/>
          </w:rPr>
          <w:t xml:space="preserve">דסבר</w:t>
        </w:r>
      </w:ins>
      <w:del w:id="92570" w:author="מנוע מכני" w:date="2026-10-11T12:04:39Z">
        <w:r w:rsidRPr="00217260">
          <w:rPr>
            <w:b/>
            <w:bCs/>
            <w:rtl/>
          </w:rPr>
          <w:delText xml:space="preserve">דס"ל</w:delText>
        </w:r>
      </w:del>
      <w:r w:rsidRPr="00217260">
        <w:rPr>
          <w:b/>
          <w:bCs/>
          <w:rtl/>
        </w:rPr>
        <w:t xml:space="preserve"> </w:t>
      </w:r>
      <w:r w:rsidRPr="00217260">
        <w:rPr>
          <w:rStyle w:val="2fb"/>
          <w:b/>
          <w:bCs/>
          <w:rtl/>
        </w:rPr>
        <w:t xml:space="preserve">לר"ע</w:t>
      </w:r>
      <w:r>
        <w:rPr>
          <w:rtl/>
        </w:rPr>
        <w:t xml:space="preserve"> </w:t>
      </w:r>
      <w:r w:rsidRPr="00217260">
        <w:rPr>
          <w:b/>
          <w:bCs/>
          <w:rtl/>
        </w:rPr>
        <w:t>דשבתות כגוף אחד הן,</w:t>
      </w:r>
      <w:r>
        <w:rPr>
          <w:rtl/>
        </w:rPr>
        <w:t xml:space="preserve"> בשלמא הא </w:t>
      </w:r>
      <w:r>
        <w:rPr>
          <w:rtl/>
        </w:rPr>
        <w:t xml:space="preserve">דתניא</w:t>
      </w:r>
      <w:r>
        <w:rPr>
          <w:rtl/>
        </w:rPr>
        <w:t xml:space="preserve"> חייב, משכח"</w:t>
      </w:r>
      <w:r>
        <w:rPr>
          <w:rFonts w:hint="cs"/>
          <w:rtl/>
        </w:rPr>
        <w:t>ל ב</w:t>
      </w:r>
      <w:r>
        <w:rPr>
          <w:rtl/>
        </w:rPr>
        <w:t xml:space="preserve">ין בזדון שבת ושגגת מלאכות דשבתות כגוף אחד הן, ובין בשגגת שבת וזדון מלאכות, </w:t>
      </w:r>
    </w:p>
    <w:p w:rsidR="00E403F0" w:rsidRPr="00E87E21" w:rsidRDefault="00E403F0" w:rsidP="00E403F0">
      <w:pPr>
        <w:rPr>
          <w:spacing w:val="-6"/>
          <w:rtl/>
        </w:rPr>
      </w:pPr>
      <w:r w:rsidRPr="00E87E21">
        <w:rPr>
          <w:spacing w:val="-6"/>
          <w:rtl/>
        </w:rPr>
        <w:tab/>
        <w:t xml:space="preserve">דסבר: אין ידיעה לחצי שיעור, ואלא הדתניא פטור במאי מוקמת לה? </w:t>
      </w:r>
      <w:r w:rsidRPr="00E87E21">
        <w:rPr>
          <w:spacing w:val="-6"/>
          <w:rtl/>
        </w:rPr>
        <w:tab/>
        <w:t xml:space="preserve">לא</w:t>
      </w:r>
      <w:r w:rsidRPr="00E87E21">
        <w:rPr>
          <w:spacing w:val="-6"/>
          <w:rtl/>
        </w:rPr>
        <w:tab/>
        <w:t xml:space="preserve"> </w:t>
      </w:r>
      <w:ins w:id="92707" w:author="מנוע מכני" w:date="2026-10-11T12:04:39Z">
        <w:r>
          <w:rPr>
            <w:spacing w:val="-6"/>
            <w:rtl/>
          </w:rPr>
          <w:t xml:space="preserve">באחת</w:t>
        </w:r>
      </w:ins>
      <w:del w:id="92708" w:author="מנוע מכני" w:date="2026-10-11T12:04:39Z">
        <w:r w:rsidRPr="00E87E21">
          <w:rPr>
            <w:spacing w:val="-6"/>
            <w:rtl/>
          </w:rPr>
          <w:tab/>
          <w:delText xml:space="preserve">בחדא</w:delText>
        </w:r>
      </w:del>
      <w:r w:rsidRPr="00E87E21">
        <w:rPr>
          <w:spacing w:val="-6"/>
          <w:rtl/>
        </w:rPr>
        <w:tab/>
        <w:t xml:space="preserve"> ולא </w:t>
      </w:r>
      <w:ins w:id="92709" w:author="מנוע מכני" w:date="2026-10-11T12:04:39Z">
        <w:r>
          <w:rPr>
            <w:spacing w:val="-6"/>
            <w:rtl/>
          </w:rPr>
          <w:t xml:space="preserve">באחת</w:t>
        </w:r>
      </w:ins>
      <w:del w:id="92710" w:author="מנוע מכני" w:date="2026-10-11T12:04:39Z">
        <w:r w:rsidRPr="00E87E21">
          <w:rPr>
            <w:spacing w:val="-6"/>
            <w:rtl/>
          </w:rPr>
          <w:tab/>
          <w:delText xml:space="preserve">בחדא</w:delText>
        </w:r>
      </w:del>
      <w:r w:rsidRPr="00E87E21">
        <w:rPr>
          <w:spacing w:val="-6"/>
          <w:rtl/>
        </w:rPr>
        <w:tab/>
        <w:t xml:space="preserve">! </w:t>
      </w:r>
    </w:p>
    <w:p>
      <w:pPr>
        <w:pStyle w:val="38"/>
        <w:rPr>
          <w:ins w:id="93815" w:author="מנוע מכני" w:date="2026-10-11T12:04:39Z"/>
        </w:rPr>
      </w:pPr>
      <w:r>
        <w:t xml:space="preserve">- </w:t>
      </w:r>
      <w:r w:rsidRPr="00217260">
        <w:t xml:space="preserve">אמר</w:t>
      </w:r>
      <w:r w:rsidRPr="00217260">
        <w:t xml:space="preserve"> לך רבא:</w:t>
      </w:r>
    </w:p>
    <w:p w:rsidR="00E403F0" w:rsidRPr="00AD695E" w:rsidRDefault="00E403F0" w:rsidP="00E403F0">
      <w:pPr>
        <w:pStyle w:val="affffb"/>
        <w:rPr>
          <w:rtl/>
        </w:rPr>
      </w:pPr>
      <w:del w:id="93816" w:author="מנוע מכני" w:date="2026-10-11T12:04:39Z">
        <w:r w:rsidRPr="00217260">
          <w:rPr>
            <w:bCs/>
            <w:rtl/>
          </w:rPr>
          <w:delText xml:space="preserve"> </w:delText>
        </w:r>
      </w:del>
      <w:ins w:id="90145" w:author="מנוע מכני" w:date="2026-10-11T12:04:39Z">
        <w:r>
          <w:rPr>
            <w:rStyle w:val="2fb"/>
            <w:bCs/>
            <w:rtl/>
          </w:rPr>
          <w:t xml:space="preserve">ר"ג</w:t>
        </w:r>
      </w:ins>
      <w:del w:id="90146" w:author="מנוע מכני" w:date="2026-10-11T12:04:39Z">
        <w:r w:rsidRPr="00217260">
          <w:rPr>
            <w:bCs/>
            <w:rtl/>
          </w:rPr>
          <w:delText xml:space="preserve">ר</w:delText>
        </w:r>
        <w:r>
          <w:rPr>
            <w:rtl/>
          </w:rPr>
          <w:delText xml:space="preserve">בן גמליאל</w:delText>
        </w:r>
      </w:del>
      <w:r>
        <w:rPr>
          <w:rtl/>
        </w:rPr>
        <w:t xml:space="preserve"> </w:t>
      </w:r>
      <w:ins w:id="92571" w:author="מנוע מכני" w:date="2026-10-11T12:04:39Z">
        <w:r>
          <w:rPr>
            <w:rtl/>
          </w:rPr>
          <w:t xml:space="preserve">סבר</w:t>
        </w:r>
      </w:ins>
      <w:del w:id="92572" w:author="מנוע מכני" w:date="2026-10-11T12:04:39Z">
        <w:r>
          <w:rPr>
            <w:rtl/>
          </w:rPr>
          <w:delText xml:space="preserve">ס"ל</w:delText>
        </w:r>
      </w:del>
      <w:r>
        <w:rPr>
          <w:rtl/>
        </w:rPr>
        <w:t xml:space="preserve"> </w:t>
      </w:r>
      <w:r>
        <w:rPr>
          <w:rStyle w:val="2fb"/>
          <w:rtl/>
        </w:rPr>
        <w:t xml:space="preserve">כר' אליעזר</w:t>
      </w:r>
      <w:r>
        <w:rPr>
          <w:rtl/>
        </w:rPr>
        <w:t xml:space="preserve">, דאמר: שבתות כגופין דמיין.</w:t>
      </w:r>
    </w:p>
    <w:p>
      <w:pPr>
        <w:pStyle w:val="38"/>
        <w:rPr>
          <w:ins w:id="93817" w:author="מנוע מכני" w:date="2026-10-11T12:04:39Z"/>
        </w:rPr>
      </w:pPr>
      <w:r w:rsidRPr="00A757C8">
        <w:t xml:space="preserve">והא מדקתני:</w:t>
      </w:r>
    </w:p>
    <w:p w:rsidR="00E403F0" w:rsidRPr="00AD695E" w:rsidRDefault="00E403F0" w:rsidP="00E403F0">
      <w:pPr>
        <w:rPr>
          <w:rtl/>
        </w:rPr>
      </w:pPr>
      <w:del w:id="93818" w:author="מנוע מכני" w:date="2026-10-11T12:04:39Z">
        <w:r w:rsidRPr="00A757C8">
          <w:rPr>
            <w:rtl/>
          </w:rPr>
          <w:delText xml:space="preserve"> </w:delText>
        </w:r>
      </w:del>
      <w:r w:rsidRPr="00A757C8">
        <w:rPr>
          <w:rtl/>
        </w:rPr>
        <w:t xml:space="preserve">ומודה </w:t>
      </w:r>
      <w:r w:rsidRPr="00A757C8">
        <w:rPr>
          <w:rStyle w:val="2fb"/>
          <w:rtl/>
        </w:rPr>
        <w:t xml:space="preserve">ר"</w:t>
      </w:r>
      <w:r w:rsidRPr="00A757C8">
        <w:rPr>
          <w:rStyle w:val="2fb"/>
          <w:rFonts w:hint="cs"/>
          <w:rtl/>
        </w:rPr>
        <w:t>ג</w:t>
      </w:r>
      <w:r w:rsidRPr="00A757C8">
        <w:rPr>
          <w:rtl/>
        </w:rPr>
        <w:t xml:space="preserve">, מכלל </w:t>
      </w:r>
      <w:ins w:id="90591" w:author="מנוע מכני" w:date="2026-10-11T12:04:39Z">
        <w:r>
          <w:rPr>
            <w:rtl/>
          </w:rPr>
          <w:t xml:space="preserve">דחלקו</w:t>
        </w:r>
      </w:ins>
      <w:del w:id="90592" w:author="מנוע מכני" w:date="2026-10-11T12:04:39Z">
        <w:r w:rsidRPr="00A757C8">
          <w:rPr>
            <w:rtl/>
          </w:rPr>
          <w:delText xml:space="preserve">דפליגי</w:delText>
        </w:r>
      </w:del>
      <w:r w:rsidRPr="00A757C8">
        <w:rPr>
          <w:rtl/>
        </w:rPr>
        <w:t xml:space="preserve"> אאחרנייתא, </w:t>
      </w:r>
      <w:ins w:id="92443" w:author="מנוע מכני" w:date="2026-10-11T12:04:39Z">
        <w:r>
          <w:rPr>
            <w:rtl/>
          </w:rPr>
          <w:t xml:space="preserve">אם </w:t>
        </w:r>
      </w:ins>
      <w:del w:id="92444" w:author="מנוע מכני" w:date="2026-10-11T12:04:39Z">
        <w:r w:rsidRPr="00A757C8">
          <w:rPr>
            <w:rtl/>
          </w:rPr>
          <w:delText xml:space="preserve">אי </w:delText>
        </w:r>
      </w:del>
      <w:ins w:id="92573" w:author="מנוע מכני" w:date="2026-10-11T12:04:39Z">
        <w:r>
          <w:rPr>
            <w:rFonts w:hint="cs"/>
            <w:rtl/>
          </w:rPr>
          <w:t xml:space="preserve">סבר</w:t>
        </w:r>
      </w:ins>
      <w:del w:id="92574" w:author="מנוע מכני" w:date="2026-10-11T12:04:39Z">
        <w:r w:rsidRPr="00A757C8">
          <w:rPr>
            <w:rFonts w:hint="cs"/>
            <w:rtl/>
          </w:rPr>
          <w:delText xml:space="preserve">ס</w:delText>
        </w:r>
        <w:r w:rsidRPr="00A757C8">
          <w:rPr>
            <w:rtl/>
          </w:rPr>
          <w:delText xml:space="preserve">"</w:delText>
        </w:r>
        <w:r w:rsidRPr="00A757C8">
          <w:rPr>
            <w:rFonts w:hint="cs"/>
            <w:rtl/>
          </w:rPr>
          <w:delText xml:space="preserve">ל</w:delText>
        </w:r>
      </w:del>
      <w:r w:rsidRPr="00A757C8">
        <w:rPr>
          <w:rFonts w:hint="cs"/>
          <w:rtl/>
        </w:rPr>
        <w:t xml:space="preserve"> </w:t>
      </w:r>
      <w:r w:rsidRPr="00A757C8">
        <w:rPr>
          <w:rStyle w:val="2fb"/>
          <w:rFonts w:hint="cs"/>
          <w:rtl/>
        </w:rPr>
        <w:t xml:space="preserve">כר</w:t>
      </w:r>
      <w:r w:rsidRPr="00A757C8">
        <w:rPr>
          <w:rStyle w:val="2fb"/>
          <w:rtl/>
        </w:rPr>
        <w:t>"</w:t>
      </w:r>
      <w:r w:rsidRPr="00A757C8">
        <w:rPr>
          <w:rStyle w:val="2fb"/>
          <w:rFonts w:hint="cs"/>
          <w:rtl/>
        </w:rPr>
        <w:t>ע</w:t>
      </w:r>
      <w:r w:rsidRPr="00A757C8">
        <w:rPr>
          <w:rtl/>
        </w:rPr>
        <w:t xml:space="preserve">, היינו </w:t>
      </w:r>
      <w:ins w:id="90593" w:author="מנוע מכני" w:date="2026-10-11T12:04:39Z">
        <w:r>
          <w:rPr>
            <w:rtl/>
          </w:rPr>
          <w:t xml:space="preserve">דחלקו</w:t>
        </w:r>
      </w:ins>
      <w:del w:id="90594" w:author="מנוע מכני" w:date="2026-10-11T12:04:39Z">
        <w:r w:rsidRPr="00A757C8">
          <w:rPr>
            <w:rtl/>
          </w:rPr>
          <w:delText xml:space="preserve">דפליגי</w:delText>
        </w:r>
      </w:del>
      <w:r w:rsidRPr="00A757C8">
        <w:rPr>
          <w:rtl/>
        </w:rPr>
        <w:t xml:space="preserve"> בשגגת שבת וזדון מלאכות, </w:t>
      </w:r>
    </w:p>
    <w:p>
      <w:pPr>
        <w:pStyle w:val="38"/>
        <w:rPr>
          <w:ins w:id="93819" w:author="מנוע מכני" w:date="2026-10-11T12:04:39Z"/>
        </w:rPr>
      </w:pPr>
      <w:r w:rsidRPr="00A757C8">
        <w:t>דר"</w:t>
      </w:r>
      <w:r w:rsidRPr="00A757C8">
        <w:t>ג</w:t>
      </w:r>
      <w:r w:rsidRPr="00A757C8">
        <w:t xml:space="preserve"> סבר:</w:t>
      </w:r>
    </w:p>
    <w:p w:rsidR="00E403F0" w:rsidRPr="00AD695E" w:rsidRDefault="00E403F0" w:rsidP="00E403F0">
      <w:pPr>
        <w:rPr>
          <w:rtl/>
        </w:rPr>
      </w:pPr>
      <w:del w:id="93820" w:author="מנוע מכני" w:date="2026-10-11T12:04:39Z">
        <w:r w:rsidRPr="00A757C8">
          <w:rPr>
            <w:rtl/>
          </w:rPr>
          <w:delText xml:space="preserve"> </w:delText>
        </w:r>
      </w:del>
      <w:r w:rsidRPr="00A757C8">
        <w:rPr>
          <w:rtl/>
        </w:rPr>
        <w:t xml:space="preserve">אין ידיעה לחצי שיעור ומודה בזדון שבת ושגגת מלאכות שהוא פטור, </w:t>
      </w:r>
      <w:ins w:id="92187" w:author="מנוע מכני" w:date="2026-10-11T12:04:39Z">
        <w:r>
          <w:rPr>
            <w:rtl/>
          </w:rPr>
          <w:t xml:space="preserve">ומשמע ש</w:t>
        </w:r>
      </w:ins>
      <w:del w:id="92188" w:author="מנוע מכני" w:date="2026-10-11T12:04:39Z">
        <w:r w:rsidRPr="00A757C8">
          <w:rPr>
            <w:rtl/>
          </w:rPr>
          <w:delText xml:space="preserve">אלמא </w:delText>
        </w:r>
      </w:del>
      <w:r w:rsidRPr="00A757C8">
        <w:rPr>
          <w:rtl/>
        </w:rPr>
        <w:t xml:space="preserve">שבתות כגופין דמיין</w:t>
      </w:r>
    </w:p>
    <w:p>
      <w:pPr>
        <w:pStyle w:val="38"/>
        <w:rPr>
          <w:ins w:id="93821" w:author="מנוע מכני" w:date="2026-10-11T12:04:39Z"/>
        </w:rPr>
      </w:pPr>
      <w:r>
        <w:t xml:space="preserve">אלא</w:t>
      </w:r>
    </w:p>
    <w:p w:rsidR="00E403F0" w:rsidRPr="00AD695E" w:rsidRDefault="00E403F0" w:rsidP="00E403F0">
      <w:pPr>
        <w:rPr>
          <w:rtl/>
        </w:rPr>
      </w:pPr>
      <w:del w:id="93822" w:author="מנוע מכני" w:date="2026-10-11T12:04:39Z">
        <w:r>
          <w:rPr>
            <w:rtl/>
          </w:rPr>
          <w:delText xml:space="preserve"> </w:delText>
        </w:r>
      </w:del>
      <w:ins w:id="92445" w:author="מנוע מכני" w:date="2026-10-11T12:04:39Z">
        <w:r>
          <w:rPr>
            <w:rtl/>
          </w:rPr>
          <w:t xml:space="preserve">אם </w:t>
        </w:r>
      </w:ins>
      <w:del w:id="92446" w:author="מנוע מכני" w:date="2026-10-11T12:04:39Z">
        <w:r>
          <w:rPr>
            <w:rtl/>
          </w:rPr>
          <w:delText xml:space="preserve">אי </w:delText>
        </w:r>
      </w:del>
      <w:r>
        <w:rPr>
          <w:rStyle w:val="2fb"/>
          <w:rtl/>
        </w:rPr>
        <w:t xml:space="preserve">ר"</w:t>
      </w:r>
      <w:r>
        <w:rPr>
          <w:rStyle w:val="2fb"/>
          <w:rFonts w:hint="cs"/>
          <w:rtl/>
        </w:rPr>
        <w:t>ג</w:t>
      </w:r>
      <w:r>
        <w:rPr>
          <w:rtl/>
        </w:rPr>
        <w:t xml:space="preserve"> </w:t>
      </w:r>
      <w:r>
        <w:rPr>
          <w:rStyle w:val="2fb"/>
          <w:rtl/>
        </w:rPr>
        <w:t xml:space="preserve">כר"</w:t>
      </w:r>
      <w:r>
        <w:rPr>
          <w:rStyle w:val="2fb"/>
          <w:rFonts w:hint="cs"/>
          <w:rtl/>
        </w:rPr>
        <w:t>א</w:t>
      </w:r>
      <w:r>
        <w:rPr>
          <w:rtl/>
        </w:rPr>
        <w:t xml:space="preserve"> </w:t>
      </w:r>
      <w:ins w:id="92575" w:author="מנוע מכני" w:date="2026-10-11T12:04:39Z">
        <w:r>
          <w:rPr>
            <w:rtl/>
          </w:rPr>
          <w:t xml:space="preserve">סבר</w:t>
        </w:r>
      </w:ins>
      <w:del w:id="92576" w:author="מנוע מכני" w:date="2026-10-11T12:04:39Z">
        <w:r>
          <w:rPr>
            <w:rtl/>
          </w:rPr>
          <w:delText xml:space="preserve">ס"ל</w:delText>
        </w:r>
      </w:del>
      <w:r>
        <w:rPr>
          <w:rtl/>
        </w:rPr>
        <w:t xml:space="preserve">, מכלל </w:t>
      </w:r>
      <w:ins w:id="90595" w:author="מנוע מכני" w:date="2026-10-11T12:04:39Z">
        <w:r>
          <w:rPr>
            <w:rtl/>
          </w:rPr>
          <w:t xml:space="preserve">דחלקו</w:t>
        </w:r>
      </w:ins>
      <w:del w:id="90596" w:author="מנוע מכני" w:date="2026-10-11T12:04:39Z">
        <w:r>
          <w:rPr>
            <w:rtl/>
          </w:rPr>
          <w:delText xml:space="preserve">דפליגי</w:delText>
        </w:r>
      </w:del>
      <w:r>
        <w:rPr>
          <w:rtl/>
        </w:rPr>
        <w:t xml:space="preserve">, במאי? </w:t>
      </w:r>
      <w:ins w:id="92447" w:author="מנוע מכני" w:date="2026-10-11T12:04:39Z">
        <w:r>
          <w:rPr>
            <w:rtl/>
          </w:rPr>
          <w:t xml:space="preserve">אם </w:t>
        </w:r>
      </w:ins>
      <w:del w:id="92448" w:author="מנוע מכני" w:date="2026-10-11T12:04:39Z">
        <w:r>
          <w:rPr>
            <w:rtl/>
          </w:rPr>
          <w:delText xml:space="preserve">אי </w:delText>
        </w:r>
      </w:del>
      <w:r>
        <w:rPr>
          <w:rtl/>
        </w:rPr>
        <w:t xml:space="preserve">בשגגת שבת וזדון מלאכות, </w:t>
      </w:r>
    </w:p>
    <w:p w:rsidR="00E403F0" w:rsidRPr="00E87E21" w:rsidRDefault="00E403F0" w:rsidP="00E403F0">
      <w:pPr>
        <w:rPr>
          <w:spacing w:val="-4"/>
          <w:rtl/>
        </w:rPr>
      </w:pPr>
      <w:ins w:id="90147" w:author="מנוע מכני" w:date="2026-10-11T12:04:39Z">
        <w:r>
          <w:rPr>
            <w:spacing w:val="-4"/>
            <w:rtl/>
          </w:rPr>
          <w:t xml:space="preserve">אפי'</w:t>
        </w:r>
      </w:ins>
      <w:del w:id="90148" w:author="מנוע מכני" w:date="2026-10-11T12:04:39Z">
        <w:r w:rsidRPr="00E87E21">
          <w:rPr>
            <w:spacing w:val="-4"/>
            <w:rtl/>
          </w:rPr>
          <w:tab/>
          <w:delText xml:space="preserve">אפילו</w:delText>
        </w:r>
      </w:del>
      <w:r w:rsidRPr="00E87E21">
        <w:rPr>
          <w:spacing w:val="-4"/>
          <w:rtl/>
        </w:rPr>
        <w:tab/>
        <w:t xml:space="preserve"> </w:t>
      </w:r>
      <w:r w:rsidRPr="00E87E21">
        <w:rPr>
          <w:rStyle w:val="2fb"/>
          <w:spacing w:val="-4"/>
          <w:rtl/>
        </w:rPr>
        <w:tab/>
        <w:t xml:space="preserve">ר"</w:t>
      </w:r>
      <w:r w:rsidRPr="00E87E21">
        <w:rPr>
          <w:rStyle w:val="2fb"/>
          <w:rFonts w:hint="cs"/>
          <w:spacing w:val="-4"/>
          <w:rtl/>
        </w:rPr>
        <w:t>א</w:t>
      </w:r>
      <w:r w:rsidRPr="00E87E21">
        <w:rPr>
          <w:spacing w:val="-4"/>
          <w:rtl/>
        </w:rPr>
        <w:t xml:space="preserve"> </w:t>
      </w:r>
      <w:r w:rsidRPr="00E87E21">
        <w:rPr>
          <w:rStyle w:val="2fb"/>
          <w:spacing w:val="-4"/>
          <w:rtl/>
        </w:rPr>
        <w:t xml:space="preserve">כר"</w:t>
      </w:r>
      <w:r w:rsidRPr="00E87E21">
        <w:rPr>
          <w:rStyle w:val="2fb"/>
          <w:rFonts w:hint="cs"/>
          <w:spacing w:val="-4"/>
          <w:rtl/>
        </w:rPr>
        <w:t>ג</w:t>
      </w:r>
      <w:r w:rsidRPr="00E87E21">
        <w:rPr>
          <w:spacing w:val="-4"/>
          <w:rtl/>
        </w:rPr>
        <w:t xml:space="preserve"> </w:t>
      </w:r>
      <w:ins w:id="92577" w:author="מנוע מכני" w:date="2026-10-11T12:04:39Z">
        <w:r>
          <w:rPr>
            <w:spacing w:val="-4"/>
            <w:rtl/>
          </w:rPr>
          <w:t xml:space="preserve">סבר</w:t>
        </w:r>
      </w:ins>
      <w:del w:id="92578" w:author="מנוע מכני" w:date="2026-10-11T12:04:39Z">
        <w:r w:rsidRPr="00E87E21">
          <w:rPr>
            <w:spacing w:val="-4"/>
            <w:rtl/>
          </w:rPr>
          <w:delText xml:space="preserve">ס"ל</w:delText>
        </w:r>
      </w:del>
      <w:r w:rsidRPr="00E87E21">
        <w:rPr>
          <w:spacing w:val="-4"/>
          <w:rtl/>
        </w:rPr>
        <w:t xml:space="preserve"> דאין ידיעה לחצי שיעור, </w:t>
      </w:r>
      <w:r w:rsidRPr="00E87E21">
        <w:rPr>
          <w:spacing w:val="-4"/>
          <w:rtl/>
        </w:rPr>
        <w:t xml:space="preserve">דתניא</w:t>
      </w:r>
      <w:r w:rsidRPr="00E87E21">
        <w:rPr>
          <w:spacing w:val="-4"/>
          <w:rtl/>
        </w:rPr>
        <w:t xml:space="preserve">: הכותב שתי אותיות בשתי שבתות, </w:t>
      </w:r>
    </w:p>
    <w:p w:rsidR="00E403F0" w:rsidRPr="00AD695E" w:rsidRDefault="00E403F0" w:rsidP="00E403F0">
      <w:pPr>
        <w:rPr>
          <w:rtl/>
        </w:rPr>
      </w:pPr>
      <w:r>
        <w:rPr>
          <w:rtl/>
        </w:rPr>
        <w:tab/>
      </w:r>
      <w:r>
        <w:rPr>
          <w:rtl/>
        </w:rPr>
        <w:tab/>
      </w:r>
      <w:r>
        <w:rPr>
          <w:rtl/>
        </w:rPr>
        <w:tab/>
      </w:r>
      <w:r>
        <w:rPr>
          <w:rtl/>
        </w:rPr>
        <w:tab/>
      </w:r>
      <w:r>
        <w:rPr>
          <w:rtl/>
        </w:rPr>
        <w:tab/>
      </w:r>
      <w:r>
        <w:rPr>
          <w:rtl/>
        </w:rPr>
        <w:tab/>
        <w:t xml:space="preserve">אות אחת בשבת זו ואות אחת בשבת זו - </w:t>
      </w:r>
      <w:r w:rsidRPr="00217260">
        <w:rPr>
          <w:rStyle w:val="2fb"/>
          <w:b/>
          <w:bCs/>
          <w:rtl/>
        </w:rPr>
        <w:t xml:space="preserve">ר' אליעזר</w:t>
      </w:r>
      <w:r w:rsidRPr="00217260">
        <w:rPr>
          <w:b/>
          <w:bCs/>
          <w:rtl/>
        </w:rPr>
        <w:t xml:space="preserve"> מחייב</w:t>
      </w:r>
      <w:r>
        <w:rPr>
          <w:rtl/>
        </w:rPr>
        <w:t xml:space="preserve">! </w:t>
      </w:r>
    </w:p>
    <w:p w:rsidR="00E403F0" w:rsidRPr="00AD695E" w:rsidRDefault="00E403F0" w:rsidP="00E403F0">
      <w:pPr>
        <w:rPr>
          <w:rtl/>
        </w:rPr>
      </w:pPr>
      <w:r w:rsidRPr="00A757C8">
        <w:rPr>
          <w:rtl/>
        </w:rPr>
        <w:t xml:space="preserve">ואלא באחת על האריג חיובי מחייב, </w:t>
      </w:r>
      <w:r w:rsidRPr="00A757C8">
        <w:rPr>
          <w:rtl/>
        </w:rPr>
        <w:t xml:space="preserve">דתנן</w:t>
      </w:r>
      <w:r w:rsidRPr="00A757C8">
        <w:rPr>
          <w:rtl/>
        </w:rPr>
        <w:t xml:space="preserve">, </w:t>
      </w:r>
      <w:r w:rsidRPr="00A757C8">
        <w:rPr>
          <w:rStyle w:val="2fb"/>
          <w:rtl/>
        </w:rPr>
        <w:t xml:space="preserve">ר"א</w:t>
      </w:r>
      <w:r w:rsidRPr="00A757C8">
        <w:rPr>
          <w:rtl/>
        </w:rPr>
        <w:t xml:space="preserve"> אומר: האורג שלשה חוטין בתחלה, ואחד על האריג</w:t>
      </w:r>
      <w:r w:rsidRPr="00A757C8">
        <w:rPr>
          <w:rFonts w:hint="cs"/>
          <w:rtl/>
        </w:rPr>
        <w:t xml:space="preserve"> </w:t>
      </w:r>
      <w:r w:rsidRPr="00A757C8">
        <w:rPr>
          <w:rtl/>
        </w:rPr>
        <w:t xml:space="preserve">חייב! </w:t>
      </w:r>
    </w:p>
    <w:p>
      <w:pPr>
        <w:pStyle w:val="38"/>
        <w:rPr>
          <w:ins w:id="93823" w:author="מנוע מכני" w:date="2026-10-11T12:04:39Z"/>
        </w:rPr>
      </w:pPr>
      <w:r>
        <w:t xml:space="preserve">רבא:</w:t>
      </w:r>
    </w:p>
    <w:p w:rsidR="00E403F0" w:rsidRPr="00AD695E" w:rsidRDefault="00E403F0" w:rsidP="00E403F0">
      <w:pPr>
        <w:rPr>
          <w:rtl/>
        </w:rPr>
      </w:pPr>
      <w:del w:id="93824" w:author="מנוע מכני" w:date="2026-10-11T12:04:39Z">
        <w:r>
          <w:rPr>
            <w:rtl/>
          </w:rPr>
          <w:delText xml:space="preserve"> </w:delText>
        </w:r>
      </w:del>
      <w:r>
        <w:rPr>
          <w:rtl/>
        </w:rPr>
        <w:t xml:space="preserve">מכלל דפליג </w:t>
      </w:r>
      <w:ins w:id="92711" w:author="מנוע מכני" w:date="2026-10-11T12:04:39Z">
        <w:r>
          <w:rPr>
            <w:rtl/>
          </w:rPr>
          <w:t xml:space="preserve">באחת</w:t>
        </w:r>
      </w:ins>
      <w:del w:id="92712" w:author="מנוע מכני" w:date="2026-10-11T12:04:39Z">
        <w:r>
          <w:rPr>
            <w:rtl/>
          </w:rPr>
          <w:delText xml:space="preserve">בחדא</w:delText>
        </w:r>
      </w:del>
      <w:r>
        <w:rPr>
          <w:rtl/>
        </w:rPr>
        <w:t xml:space="preserve">, </w:t>
      </w:r>
      <w:r>
        <w:rPr>
          <w:rtl/>
        </w:rPr>
        <w:t xml:space="preserve">דתניא</w:t>
      </w:r>
      <w:r>
        <w:rPr>
          <w:rtl/>
        </w:rPr>
        <w:t xml:space="preserve">: הוציא חצי גרוגרת וחזר והוציא חצי גרוגרת, בהעלם אחת - חייב, בשתי העלמות - פטור</w:t>
      </w:r>
      <w:ins w:id="91965" w:author="מנוע מכני" w:date="2026-10-11T12:04:39Z">
        <w:r>
          <w:rPr>
            <w:rtl/>
          </w:rPr>
          <w:t xml:space="preserve">,</w:t>
        </w:r>
      </w:ins>
      <w:del w:id="91966" w:author="מנוע מכני" w:date="2026-10-11T12:04:39Z">
        <w:r>
          <w:rPr>
            <w:rtl/>
          </w:rPr>
          <w:delText xml:space="preserve">;</w:delText>
        </w:r>
      </w:del>
    </w:p>
    <w:p>
      <w:pPr>
        <w:pStyle w:val="38"/>
        <w:rPr>
          <w:ins w:id="93825" w:author="מנוע מכני" w:date="2026-10-11T12:04:39Z"/>
        </w:rPr>
      </w:pPr>
      <w:r>
        <w:t xml:space="preserve">רבי יוסי</w:t>
      </w:r>
      <w:del w:id="94506" w:author="מנוע מכני" w:date="2026-10-11T12:04:39Z">
        <w:r>
          <w:delText xml:space="preserve"> אומר</w:delText>
        </w:r>
      </w:del>
      <w:r>
        <w:t xml:space="preserve">:</w:t>
      </w:r>
    </w:p>
    <w:p w:rsidR="00E403F0" w:rsidRPr="00AD695E" w:rsidRDefault="00E403F0" w:rsidP="00E403F0">
      <w:pPr>
        <w:rPr>
          <w:rtl/>
        </w:rPr>
      </w:pPr>
      <w:del w:id="93826" w:author="מנוע מכני" w:date="2026-10-11T12:04:39Z">
        <w:r>
          <w:rPr>
            <w:rtl/>
          </w:rPr>
          <w:delText xml:space="preserve"> </w:delText>
        </w:r>
      </w:del>
      <w:r>
        <w:rPr>
          <w:rtl/>
        </w:rPr>
        <w:t xml:space="preserve">בהעלם אחד ברשות אחד - חייב, בשתי רשויות - פטור</w:t>
      </w:r>
      <w:ins w:id="91967" w:author="מנוע מכני" w:date="2026-10-11T12:04:39Z">
        <w:r>
          <w:rPr>
            <w:rtl/>
          </w:rPr>
          <w:t xml:space="preserve">,</w:t>
        </w:r>
      </w:ins>
      <w:del w:id="91968" w:author="מנוע מכני" w:date="2026-10-11T12:04:39Z">
        <w:r>
          <w:rPr>
            <w:rtl/>
          </w:rPr>
          <w:delText xml:space="preserve">;</w:delText>
        </w:r>
      </w:del>
    </w:p>
    <w:p w:rsidR="00E403F0" w:rsidRPr="00AD695E" w:rsidRDefault="00E403F0" w:rsidP="00E403F0">
      <w:pPr>
        <w:rPr>
          <w:rtl/>
        </w:rPr>
      </w:pPr>
      <w:r>
        <w:rPr>
          <w:rtl/>
        </w:rPr>
        <w:t xml:space="preserve">דר' גמליאל </w:t>
      </w:r>
      <w:r>
        <w:rPr>
          <w:rStyle w:val="2fb"/>
          <w:rtl/>
        </w:rPr>
        <w:t xml:space="preserve">כת"ק</w:t>
      </w:r>
      <w:r>
        <w:rPr>
          <w:rtl/>
        </w:rPr>
        <w:t xml:space="preserve">, </w:t>
      </w:r>
      <w:r>
        <w:rPr>
          <w:rStyle w:val="2fb"/>
          <w:rtl/>
        </w:rPr>
        <w:t xml:space="preserve">ור' אליעזר</w:t>
      </w:r>
      <w:r>
        <w:rPr>
          <w:rtl/>
        </w:rPr>
        <w:t xml:space="preserve"> </w:t>
      </w:r>
      <w:r>
        <w:rPr>
          <w:rStyle w:val="2fb"/>
          <w:rtl/>
        </w:rPr>
        <w:t xml:space="preserve">כרבי יוסי</w:t>
      </w:r>
      <w:r>
        <w:rPr>
          <w:rtl/>
        </w:rPr>
        <w:t xml:space="preserve">.</w:t>
      </w:r>
    </w:p>
    <w:p w:rsidR="00E403F0" w:rsidRPr="00AD695E" w:rsidRDefault="00E403F0" w:rsidP="00E403F0">
      <w:pPr>
        <w:rPr>
          <w:rtl/>
        </w:rPr>
      </w:pPr>
    </w:p>
    <w:p>
      <w:pPr>
        <w:pStyle w:val="afffff8"/>
        <w:rPr>
          <w:ins w:id="90093" w:author="קלוד" w:date="2026-10-11T12:26:18Z"/>
        </w:rPr>
      </w:pPr>
      <w:ins w:id="90094" w:author="קלוד" w:date="2026-10-11T12:26:18Z">
        <w:r>
          <w:rPr>
            <w:color w:val="7B3F00"/>
          </w:rPr>
          <w:t xml:space="preserve">שאלת ר"ע לר"א - נדה ושבת, אזהרה אחת או שתים</w:t>
        </w:r>
      </w:ins>
    </w:p>
    <w:p>
      <w:pPr>
        <w:pStyle w:val="38"/>
        <w:rPr>
          <w:ins w:id="93827" w:author="מנוע מכני" w:date="2026-10-11T12:04:39Z"/>
        </w:rPr>
      </w:pPr>
      <w:r w:rsidRPr="00A757C8">
        <w:t xml:space="preserve">ת"ש, </w:t>
      </w:r>
      <w:r w:rsidRPr="00A757C8">
        <w:t xml:space="preserve">אמר</w:t>
      </w:r>
      <w:r w:rsidRPr="00A757C8">
        <w:t xml:space="preserve"> לו:</w:t>
      </w:r>
    </w:p>
    <w:p w:rsidR="00E403F0" w:rsidRPr="00AD695E" w:rsidRDefault="00E403F0" w:rsidP="00E403F0">
      <w:pPr>
        <w:rPr>
          <w:rtl/>
        </w:rPr>
      </w:pPr>
      <w:del w:id="93828" w:author="מנוע מכני" w:date="2026-10-11T12:04:39Z">
        <w:r w:rsidRPr="00A757C8">
          <w:rPr>
            <w:rtl/>
          </w:rPr>
          <w:delText xml:space="preserve"> </w:delText>
        </w:r>
      </w:del>
      <w:r w:rsidRPr="00A757C8">
        <w:rPr>
          <w:rtl/>
        </w:rPr>
        <w:t xml:space="preserve">חייב עכאו"א </w:t>
      </w:r>
      <w:r w:rsidRPr="00A757C8">
        <w:rPr>
          <w:rtl/>
        </w:rPr>
        <w:t xml:space="preserve">מק"ו</w:t>
      </w:r>
      <w:r w:rsidRPr="00A757C8">
        <w:rPr>
          <w:rtl/>
        </w:rPr>
        <w:t xml:space="preserve">, ומה נדה שאין בה תוצאות הרבה [כו']</w:t>
      </w:r>
      <w:ins w:id="91969" w:author="מנוע מכני" w:date="2026-10-11T12:04:39Z">
        <w:r>
          <w:rPr>
            <w:rtl/>
          </w:rPr>
          <w:t xml:space="preserve">,</w:t>
        </w:r>
      </w:ins>
      <w:del w:id="91970" w:author="מנוע מכני" w:date="2026-10-11T12:04:39Z">
        <w:r w:rsidRPr="00A757C8">
          <w:rPr>
            <w:rtl/>
          </w:rPr>
          <w:delText xml:space="preserve">;</w:delText>
        </w:r>
      </w:del>
    </w:p>
    <w:p w:rsidR="00E403F0" w:rsidRPr="00AD695E" w:rsidRDefault="00E403F0" w:rsidP="00E403F0">
      <w:pPr>
        <w:rPr>
          <w:rtl/>
        </w:rPr>
      </w:pPr>
      <w:r>
        <w:rPr>
          <w:rtl/>
        </w:rPr>
        <w:lastRenderedPageBreak/>
        <w:t xml:space="preserve">בשלמא </w:t>
      </w:r>
      <w:r>
        <w:rPr>
          <w:rStyle w:val="2fb"/>
          <w:rtl/>
        </w:rPr>
        <w:lastRenderedPageBreak/>
        <w:t xml:space="preserve">לר"</w:t>
      </w:r>
      <w:r>
        <w:rPr>
          <w:rStyle w:val="2fb"/>
          <w:rFonts w:hint="cs"/>
          <w:rtl/>
        </w:rPr>
        <w:t xml:space="preserve">ח</w:t>
      </w:r>
      <w:r>
        <w:rPr>
          <w:rFonts w:hint="cs"/>
          <w:rtl/>
        </w:rPr>
        <w:t xml:space="preserve"> </w:t>
      </w:r>
      <w:r>
        <w:rPr>
          <w:rtl/>
        </w:rPr>
        <w:t xml:space="preserve">דשגגת שבת וזדון מלאכות בעי </w:t>
      </w:r>
      <w:ins w:id="91397" w:author="מנוע מכני" w:date="2026-10-11T12:04:39Z">
        <w:r>
          <w:rPr>
            <w:rtl/>
          </w:rPr>
          <w:t xml:space="preserve">ממנו</w:t>
        </w:r>
      </w:ins>
      <w:del w:id="91398" w:author="מנוע מכני" w:date="2026-10-11T12:04:39Z">
        <w:r>
          <w:rPr>
            <w:rtl/>
          </w:rPr>
          <w:delText xml:space="preserve">מיניה</w:delText>
        </w:r>
      </w:del>
      <w:r>
        <w:rPr>
          <w:rtl/>
        </w:rPr>
        <w:t xml:space="preserve"> דימים שבינתים מי הויין ידיעה לחלק או </w:t>
      </w:r>
      <w:r>
        <w:rPr>
          <w:rtl/>
        </w:rPr>
        <w:t xml:space="preserve">לא</w:t>
      </w:r>
      <w:r>
        <w:rPr>
          <w:rtl/>
        </w:rPr>
        <w:t xml:space="preserve">, היינו </w:t>
      </w:r>
      <w:ins w:id="91399" w:author="מנוע מכני" w:date="2026-10-11T12:04:39Z">
        <w:r>
          <w:rPr>
            <w:rtl/>
          </w:rPr>
          <w:t xml:space="preserve">דאומר</w:t>
        </w:r>
      </w:ins>
      <w:del w:id="91400" w:author="מנוע מכני" w:date="2026-10-11T12:04:39Z">
        <w:r>
          <w:rPr>
            <w:rtl/>
          </w:rPr>
          <w:delText xml:space="preserve">דקאמר</w:delText>
        </w:r>
      </w:del>
      <w:r>
        <w:rPr>
          <w:rtl/>
        </w:rPr>
        <w:t xml:space="preserve"> </w:t>
      </w:r>
      <w:ins w:id="91401" w:author="מנוע מכני" w:date="2026-10-11T12:04:39Z">
        <w:r>
          <w:rPr>
            <w:rtl/>
          </w:rPr>
          <w:t xml:space="preserve">לו</w:t>
        </w:r>
      </w:ins>
      <w:del w:id="91402" w:author="מנוע מכני" w:date="2026-10-11T12:04:39Z">
        <w:r>
          <w:rPr>
            <w:rtl/>
          </w:rPr>
          <w:delText xml:space="preserve">ליה</w:delText>
        </w:r>
      </w:del>
      <w:r>
        <w:rPr>
          <w:rtl/>
        </w:rPr>
        <w:t xml:space="preserve"> ומה נדה, </w:t>
      </w:r>
    </w:p>
    <w:p>
      <w:pPr>
        <w:pStyle w:val="38"/>
        <w:rPr>
          <w:ins w:id="93829" w:author="מנוע מכני" w:date="2026-10-11T12:04:39Z"/>
        </w:rPr>
      </w:pPr>
      <w:r w:rsidRPr="002B4E05">
        <w:t xml:space="preserve">אלא</w:t>
      </w:r>
    </w:p>
    <w:p w:rsidR="00E403F0" w:rsidRPr="002B4E05" w:rsidRDefault="00E403F0" w:rsidP="00E403F0">
      <w:pPr>
        <w:rPr>
          <w:spacing w:val="-2"/>
          <w:rtl/>
        </w:rPr>
      </w:pPr>
      <w:del w:id="93830" w:author="מנוע מכני" w:date="2026-10-11T12:04:39Z">
        <w:r w:rsidRPr="002B4E05">
          <w:rPr>
            <w:spacing w:val="-2"/>
            <w:rtl/>
          </w:rPr>
          <w:delText xml:space="preserve"> </w:delText>
        </w:r>
      </w:del>
      <w:r w:rsidRPr="002B4E05">
        <w:rPr>
          <w:rStyle w:val="2fb"/>
          <w:spacing w:val="-2"/>
          <w:rtl/>
        </w:rPr>
        <w:t xml:space="preserve">לרבא</w:t>
      </w:r>
      <w:r w:rsidRPr="002B4E05">
        <w:rPr>
          <w:spacing w:val="-2"/>
          <w:rtl/>
        </w:rPr>
        <w:t xml:space="preserve"> דזדון שבת ושגגת מלאכות דבעי </w:t>
      </w:r>
      <w:ins w:id="91403" w:author="מנוע מכני" w:date="2026-10-11T12:04:39Z">
        <w:r>
          <w:rPr>
            <w:spacing w:val="-2"/>
            <w:rtl/>
          </w:rPr>
          <w:t xml:space="preserve">ממנו</w:t>
        </w:r>
      </w:ins>
      <w:del w:id="91404" w:author="מנוע מכני" w:date="2026-10-11T12:04:39Z">
        <w:r w:rsidRPr="002B4E05">
          <w:rPr>
            <w:spacing w:val="-2"/>
            <w:rtl/>
          </w:rPr>
          <w:delText xml:space="preserve">מיניה</w:delText>
        </w:r>
      </w:del>
      <w:r w:rsidRPr="002B4E05">
        <w:rPr>
          <w:spacing w:val="-2"/>
          <w:rtl/>
        </w:rPr>
        <w:t xml:space="preserve"> דשבתות </w:t>
      </w:r>
      <w:ins w:id="92449" w:author="מנוע מכני" w:date="2026-10-11T12:04:39Z">
        <w:r>
          <w:rPr>
            <w:spacing w:val="-2"/>
            <w:rtl/>
          </w:rPr>
          <w:t xml:space="preserve">אם </w:t>
        </w:r>
      </w:ins>
      <w:del w:id="92450" w:author="מנוע מכני" w:date="2026-10-11T12:04:39Z">
        <w:r w:rsidRPr="002B4E05">
          <w:rPr>
            <w:spacing w:val="-2"/>
            <w:rtl/>
          </w:rPr>
          <w:delText xml:space="preserve">אי </w:delText>
        </w:r>
      </w:del>
      <w:r w:rsidRPr="002B4E05">
        <w:rPr>
          <w:spacing w:val="-2"/>
          <w:rtl/>
        </w:rPr>
        <w:t xml:space="preserve">כגופין דמיין </w:t>
      </w:r>
      <w:ins w:id="92451" w:author="מנוע מכני" w:date="2026-10-11T12:04:39Z">
        <w:r>
          <w:rPr>
            <w:spacing w:val="-2"/>
            <w:rtl/>
          </w:rPr>
          <w:t xml:space="preserve">ואם </w:t>
        </w:r>
      </w:ins>
      <w:del w:id="92452" w:author="מנוע מכני" w:date="2026-10-11T12:04:39Z">
        <w:r w:rsidRPr="002B4E05">
          <w:rPr>
            <w:spacing w:val="-2"/>
            <w:rtl/>
          </w:rPr>
          <w:delText xml:space="preserve">ואי </w:delText>
        </w:r>
      </w:del>
      <w:r w:rsidRPr="002B4E05">
        <w:rPr>
          <w:spacing w:val="-2"/>
          <w:rtl/>
        </w:rPr>
        <w:t xml:space="preserve">לא</w:t>
      </w:r>
      <w:r w:rsidRPr="002B4E05">
        <w:rPr>
          <w:spacing w:val="-2"/>
          <w:rtl/>
        </w:rPr>
        <w:t xml:space="preserve">, </w:t>
      </w:r>
      <w:ins w:id="92713" w:author="מנוע מכני" w:date="2026-10-11T12:04:39Z">
        <w:r>
          <w:rPr>
            <w:spacing w:val="-2"/>
            <w:rtl/>
          </w:rPr>
          <w:t xml:space="preserve">ישנה</w:t>
        </w:r>
      </w:ins>
      <w:del w:id="92714" w:author="מנוע מכני" w:date="2026-10-11T12:04:39Z">
        <w:r w:rsidRPr="002B4E05">
          <w:rPr>
            <w:spacing w:val="-2"/>
            <w:rtl/>
          </w:rPr>
          <w:delText xml:space="preserve">ליתני</w:delText>
        </w:r>
      </w:del>
      <w:r w:rsidRPr="002B4E05">
        <w:rPr>
          <w:spacing w:val="-2"/>
          <w:rtl/>
        </w:rPr>
        <w:t xml:space="preserve"> נדות! </w:t>
      </w:r>
    </w:p>
    <w:p>
      <w:pPr>
        <w:pStyle w:val="38"/>
        <w:rPr>
          <w:ins w:id="93831" w:author="מנוע מכני" w:date="2026-10-11T12:04:39Z"/>
        </w:rPr>
      </w:pPr>
      <w:r>
        <w:t xml:space="preserve">- </w:t>
      </w:r>
      <w:r>
        <w:t xml:space="preserve">אמר</w:t>
      </w:r>
      <w:r>
        <w:t xml:space="preserve"> לך רבא</w:t>
      </w:r>
      <w:r>
        <w:t xml:space="preserve"> וכן תני רנב</w:t>
      </w:r>
      <w:r>
        <w:t>"</w:t>
      </w:r>
      <w:r>
        <w:t>א</w:t>
      </w:r>
      <w:r w:rsidRPr="00217260">
        <w:t xml:space="preserve">:</w:t>
      </w:r>
    </w:p>
    <w:p w:rsidR="00E403F0" w:rsidRPr="00AD695E" w:rsidRDefault="00E403F0" w:rsidP="00E403F0">
      <w:pPr>
        <w:pStyle w:val="affffb"/>
        <w:rPr>
          <w:rtl/>
        </w:rPr>
      </w:pPr>
      <w:del w:id="93832" w:author="מנוע מכני" w:date="2026-10-11T12:04:39Z">
        <w:r w:rsidRPr="00217260">
          <w:rPr>
            <w:bCs/>
            <w:rtl/>
          </w:rPr>
          <w:delText xml:space="preserve"> </w:delText>
        </w:r>
      </w:del>
      <w:r w:rsidRPr="00217260">
        <w:rPr>
          <w:bCs/>
          <w:rtl/>
        </w:rPr>
        <w:t xml:space="preserve">תני נדות.</w:t>
      </w:r>
      <w:ins w:id="91971" w:author="מנוע מכני" w:date="2026-10-11T12:04:39Z">
        <w:ins w:id="91973" w:author="מנוע מכני" w:date="2026-10-11T12:04:39Z">
          <w:ins w:id="91975" w:author="מנוע מכני" w:date="2026-10-11T12:04:39Z">
            <w:ins w:id="91977" w:author="מנוע מכני" w:date="2026-10-11T12:04:39Z">
              <w:ins w:id="91979" w:author="מנוע מכני" w:date="2026-10-11T12:04:39Z">
                <w:ins w:id="91981" w:author="מנוע מכני" w:date="2026-10-11T12:04:39Z">
                  <w:r>
                    <w:rPr>
                      <w:rFonts w:hint="cs"/>
                      <w:rtl/>
                    </w:rPr>
                    <w:t xml:space="preserve"> </w:t>
                  </w:r>
                </w:ins>
                <w:del w:id="91982" w:author="מנוע מכני" w:date="2026-10-11T12:04:39Z">
                  <w:r>
                    <w:rPr>
                      <w:rFonts w:hint="cs"/>
                      <w:rtl/>
                    </w:rPr>
                    <w:delText xml:space="preserve"> </w:delText>
                  </w:r>
                  <w:r>
                    <w:rPr>
                      <w:rFonts w:hint="cs"/>
                      <w:rtl/>
                    </w:rPr>
                    <w:delText xml:space="preserve"> </w:delText>
                  </w:r>
                </w:del>
              </w:ins>
              <w:del w:id="91980" w:author="מנוע מכני" w:date="2026-10-11T12:04:39Z">
                <w:r>
                  <w:rPr>
                    <w:rFonts w:hint="cs"/>
                    <w:rtl/>
                  </w:rPr>
                  <w:delText xml:space="preserve"> </w:delText>
                </w:r>
                <w:r>
                  <w:rPr>
                    <w:rFonts w:hint="cs"/>
                    <w:rtl/>
                  </w:rPr>
                  <w:delText xml:space="preserve"> </w:delText>
                </w:r>
              </w:del>
            </w:ins>
            <w:del w:id="91978" w:author="מנוע מכני" w:date="2026-10-11T12:04:39Z">
              <w:r>
                <w:rPr>
                  <w:rFonts w:hint="cs"/>
                  <w:rtl/>
                </w:rPr>
                <w:delText xml:space="preserve"> </w:delText>
              </w:r>
              <w:r>
                <w:rPr>
                  <w:rFonts w:hint="cs"/>
                  <w:rtl/>
                </w:rPr>
                <w:delText xml:space="preserve"> </w:delText>
              </w:r>
            </w:del>
          </w:ins>
          <w:del w:id="91976" w:author="מנוע מכני" w:date="2026-10-11T12:04:39Z">
            <w:r>
              <w:rPr>
                <w:rFonts w:hint="cs"/>
                <w:rtl/>
              </w:rPr>
              <w:delText xml:space="preserve"> </w:delText>
            </w:r>
            <w:r>
              <w:rPr>
                <w:rFonts w:hint="cs"/>
                <w:rtl/>
              </w:rPr>
              <w:delText xml:space="preserve"> </w:delText>
            </w:r>
          </w:del>
        </w:ins>
        <w:del w:id="91974" w:author="מנוע מכני" w:date="2026-10-11T12:04:39Z">
          <w:r>
            <w:rPr>
              <w:rFonts w:hint="cs"/>
              <w:rtl/>
            </w:rPr>
            <w:delText xml:space="preserve"> </w:delText>
          </w:r>
          <w:r>
            <w:rPr>
              <w:rFonts w:hint="cs"/>
              <w:rtl/>
            </w:rPr>
            <w:delText xml:space="preserve"> </w:delText>
          </w:r>
        </w:del>
      </w:ins>
      <w:del w:id="91972" w:author="מנוע מכני" w:date="2026-10-11T12:04:39Z">
        <w:r>
          <w:rPr>
            <w:rFonts w:hint="cs"/>
            <w:rtl/>
          </w:rPr>
          <w:delText xml:space="preserve">  </w:delText>
        </w:r>
      </w:del>
      <w:r>
        <w:rPr>
          <w:rStyle w:val="2fb"/>
          <w:rtl/>
        </w:rPr>
        <w:t xml:space="preserve">שמואל</w:t>
      </w:r>
      <w:r>
        <w:rPr>
          <w:rtl/>
        </w:rPr>
        <w:t xml:space="preserve"> </w:t>
      </w:r>
      <w:r>
        <w:rPr>
          <w:rStyle w:val="2fb"/>
          <w:rFonts w:hint="cs"/>
          <w:rtl/>
        </w:rPr>
        <w:t>ור</w:t>
      </w:r>
      <w:r w:rsidRPr="00217260">
        <w:rPr>
          <w:rStyle w:val="2fb"/>
          <w:rFonts w:hint="cs"/>
          <w:bCs/>
          <w:rtl/>
        </w:rPr>
        <w:t>אב</w:t>
      </w:r>
      <w:r w:rsidRPr="00217260">
        <w:rPr>
          <w:rStyle w:val="2fb"/>
          <w:bCs/>
          <w:rtl/>
        </w:rPr>
        <w:t>"</w:t>
      </w:r>
      <w:r w:rsidRPr="00217260">
        <w:rPr>
          <w:rStyle w:val="2fb"/>
          <w:rFonts w:hint="cs"/>
          <w:bCs/>
          <w:rtl/>
        </w:rPr>
        <w:t>א</w:t>
      </w:r>
      <w:r>
        <w:rPr>
          <w:rFonts w:hint="cs"/>
          <w:rtl/>
        </w:rPr>
        <w:t xml:space="preserve">: </w:t>
      </w:r>
      <w:r>
        <w:rPr>
          <w:rtl/>
        </w:rPr>
        <w:t>תני נדה.</w:t>
      </w:r>
    </w:p>
    <w:p w:rsidR="00E403F0" w:rsidRPr="00AD695E" w:rsidRDefault="00E403F0" w:rsidP="00E403F0">
      <w:pPr>
        <w:rPr>
          <w:rtl/>
        </w:rPr>
      </w:pPr>
      <w:r>
        <w:rPr>
          <w:rStyle w:val="2fb"/>
          <w:rtl/>
        </w:rPr>
        <w:t>ולר"</w:t>
      </w:r>
      <w:r>
        <w:rPr>
          <w:rStyle w:val="2fb"/>
          <w:rFonts w:hint="cs"/>
          <w:rtl/>
        </w:rPr>
        <w:t xml:space="preserve">ח</w:t>
      </w:r>
      <w:r>
        <w:rPr>
          <w:rFonts w:hint="cs"/>
          <w:rtl/>
        </w:rPr>
        <w:t xml:space="preserve"> </w:t>
      </w:r>
      <w:r>
        <w:rPr>
          <w:rtl/>
        </w:rPr>
        <w:t xml:space="preserve">דשגגת שבת וזדון מלאכות הוא דבעי </w:t>
      </w:r>
      <w:ins w:id="91405" w:author="מנוע מכני" w:date="2026-10-11T12:04:39Z">
        <w:r>
          <w:rPr>
            <w:rtl/>
          </w:rPr>
          <w:t xml:space="preserve">ממנו</w:t>
        </w:r>
      </w:ins>
      <w:del w:id="91406" w:author="מנוע מכני" w:date="2026-10-11T12:04:39Z">
        <w:r>
          <w:rPr>
            <w:rtl/>
          </w:rPr>
          <w:delText xml:space="preserve">מיניה</w:delText>
        </w:r>
      </w:del>
      <w:r>
        <w:rPr>
          <w:rtl/>
        </w:rPr>
        <w:t xml:space="preserve"> דימים שבינתים מי הויין ידיעה לחלק </w:t>
      </w:r>
      <w:ins w:id="92453" w:author="מנוע מכני" w:date="2026-10-11T12:04:39Z">
        <w:r>
          <w:rPr>
            <w:rtl/>
          </w:rPr>
          <w:t xml:space="preserve">ואם </w:t>
        </w:r>
      </w:ins>
      <w:del w:id="92454" w:author="מנוע מכני" w:date="2026-10-11T12:04:39Z">
        <w:r>
          <w:rPr>
            <w:rtl/>
          </w:rPr>
          <w:delText xml:space="preserve">ואי </w:delText>
        </w:r>
      </w:del>
      <w:r>
        <w:rPr>
          <w:rtl/>
        </w:rPr>
        <w:t xml:space="preserve">לא</w:t>
      </w:r>
      <w:r>
        <w:rPr>
          <w:rtl/>
        </w:rPr>
        <w:t xml:space="preserve">, נדה </w:t>
      </w:r>
      <w:ins w:id="91407" w:author="מנוע מכני" w:date="2026-10-11T12:04:39Z">
        <w:r>
          <w:rPr>
            <w:rtl/>
          </w:rPr>
          <w:t xml:space="preserve">מה</w:t>
        </w:r>
      </w:ins>
      <w:del w:id="91408" w:author="מנוע מכני" w:date="2026-10-11T12:04:39Z">
        <w:r>
          <w:rPr>
            <w:rtl/>
          </w:rPr>
          <w:delText xml:space="preserve">מאי</w:delText>
        </w:r>
      </w:del>
      <w:r>
        <w:rPr>
          <w:rtl/>
        </w:rPr>
        <w:t xml:space="preserve"> ימים שבינתים הויין ידיעה לחלק </w:t>
      </w:r>
      <w:ins w:id="91409" w:author="מנוע מכני" w:date="2026-10-11T12:04:39Z">
        <w:r>
          <w:rPr>
            <w:rtl/>
          </w:rPr>
          <w:t xml:space="preserve">יש</w:t>
        </w:r>
      </w:ins>
      <w:del w:id="91410" w:author="מנוע מכני" w:date="2026-10-11T12:04:39Z">
        <w:r>
          <w:rPr>
            <w:rtl/>
          </w:rPr>
          <w:delText xml:space="preserve">אית</w:delText>
        </w:r>
      </w:del>
      <w:r>
        <w:rPr>
          <w:rtl/>
        </w:rPr>
        <w:t xml:space="preserve"> בה? </w:t>
      </w:r>
    </w:p>
    <w:p>
      <w:pPr>
        <w:pStyle w:val="38"/>
        <w:rPr>
          <w:ins w:id="93833" w:author="מנוע מכני" w:date="2026-10-11T12:04:39Z"/>
        </w:rPr>
      </w:pPr>
      <w:r>
        <w:t xml:space="preserve">- רבא:</w:t>
      </w:r>
    </w:p>
    <w:p w:rsidR="00E403F0" w:rsidRPr="00AD695E" w:rsidRDefault="00E403F0" w:rsidP="00E403F0">
      <w:pPr>
        <w:pStyle w:val="affffb"/>
        <w:rPr>
          <w:rtl/>
        </w:rPr>
      </w:pPr>
      <w:del w:id="93834" w:author="מנוע מכני" w:date="2026-10-11T12:04:39Z">
        <w:r>
          <w:rPr>
            <w:rtl/>
          </w:rPr>
          <w:delText xml:space="preserve"> </w:delText>
        </w:r>
      </w:del>
      <w:r>
        <w:rPr>
          <w:rtl/>
        </w:rPr>
        <w:t xml:space="preserve">כגון שבא </w:t>
      </w:r>
      <w:ins w:id="91411" w:author="מנוע מכני" w:date="2026-10-11T12:04:39Z">
        <w:r>
          <w:rPr>
            <w:rtl/>
          </w:rPr>
          <w:t xml:space="preserve">עליו</w:t>
        </w:r>
      </w:ins>
      <w:del w:id="91412" w:author="מנוע מכני" w:date="2026-10-11T12:04:39Z">
        <w:r>
          <w:rPr>
            <w:rtl/>
          </w:rPr>
          <w:delText xml:space="preserve">עליה</w:delText>
        </w:r>
      </w:del>
      <w:r>
        <w:rPr>
          <w:rtl/>
        </w:rPr>
        <w:t xml:space="preserve"> וטבלה וראתה וחזר ובא </w:t>
      </w:r>
      <w:ins w:id="91413" w:author="מנוע מכני" w:date="2026-10-11T12:04:39Z">
        <w:r>
          <w:rPr>
            <w:rtl/>
          </w:rPr>
          <w:t xml:space="preserve">עליו</w:t>
        </w:r>
      </w:ins>
      <w:del w:id="91414" w:author="מנוע מכני" w:date="2026-10-11T12:04:39Z">
        <w:r>
          <w:rPr>
            <w:rtl/>
          </w:rPr>
          <w:delText xml:space="preserve">עליה</w:delText>
        </w:r>
      </w:del>
      <w:r>
        <w:rPr>
          <w:rtl/>
        </w:rPr>
        <w:t xml:space="preserve"> וטבלה וחזר ובא </w:t>
      </w:r>
      <w:ins w:id="91415" w:author="מנוע מכני" w:date="2026-10-11T12:04:39Z">
        <w:r>
          <w:rPr>
            <w:rtl/>
          </w:rPr>
          <w:t xml:space="preserve">עליו</w:t>
        </w:r>
      </w:ins>
      <w:del w:id="91416" w:author="מנוע מכני" w:date="2026-10-11T12:04:39Z">
        <w:r>
          <w:rPr>
            <w:rtl/>
          </w:rPr>
          <w:delText xml:space="preserve">עליה</w:delText>
        </w:r>
      </w:del>
      <w:r>
        <w:rPr>
          <w:rtl/>
        </w:rPr>
        <w:t xml:space="preserve">, דטבילות הויין כימים שבינתים.</w:t>
      </w:r>
    </w:p>
    <w:p>
      <w:pPr>
        <w:pStyle w:val="38"/>
        <w:rPr>
          <w:ins w:id="93836" w:author="מנוע מכני" w:date="2026-10-11T12:04:39Z"/>
        </w:rPr>
      </w:pPr>
      <w:del w:id="93835" w:author="מנוע מכני" w:date="2026-10-11T12:04:39Z">
        <w:r w:rsidRPr="002B4E05">
          <w:delText xml:space="preserve">•</w:delText>
        </w:r>
      </w:del>
      <w:r w:rsidRPr="002B4E05">
        <w:t xml:space="preserve"> </w:t>
      </w:r>
      <w:r w:rsidRPr="002B4E05">
        <w:t xml:space="preserve">ת"ש:</w:t>
      </w:r>
    </w:p>
    <w:p w:rsidR="00E403F0" w:rsidRPr="002B4E05" w:rsidRDefault="00E403F0" w:rsidP="00E403F0">
      <w:pPr>
        <w:rPr>
          <w:spacing w:val="-2"/>
          <w:rtl/>
        </w:rPr>
      </w:pPr>
      <w:del w:id="93837" w:author="מנוע מכני" w:date="2026-10-11T12:04:39Z">
        <w:r w:rsidRPr="002B4E05">
          <w:rPr>
            <w:spacing w:val="-2"/>
            <w:rtl/>
          </w:rPr>
          <w:delText xml:space="preserve"> </w:delText>
        </w:r>
      </w:del>
      <w:r w:rsidRPr="002B4E05">
        <w:rPr>
          <w:spacing w:val="-2"/>
          <w:rtl/>
        </w:rPr>
        <w:t xml:space="preserve">הבא על הקטנות יוכיח</w:t>
      </w:r>
      <w:ins w:id="91983" w:author="מנוע מכני" w:date="2026-10-11T12:04:39Z">
        <w:r>
          <w:rPr>
            <w:spacing w:val="-2"/>
            <w:rtl/>
          </w:rPr>
          <w:t xml:space="preserve">,</w:t>
        </w:r>
      </w:ins>
      <w:del w:id="91984" w:author="מנוע מכני" w:date="2026-10-11T12:04:39Z">
        <w:r w:rsidRPr="002B4E05">
          <w:rPr>
            <w:spacing w:val="-2"/>
            <w:rtl/>
          </w:rPr>
          <w:delText xml:space="preserve">;</w:delText>
        </w:r>
      </w:del>
      <w:ins w:id="91985" w:author="מנוע מכני" w:date="2026-10-11T12:04:39Z">
        <w:r>
          <w:rPr>
            <w:rFonts w:hint="cs"/>
            <w:spacing w:val="-2"/>
            <w:rtl/>
          </w:rPr>
          <w:t xml:space="preserve"> </w:t>
        </w:r>
      </w:ins>
      <w:del w:id="91986" w:author="מנוע מכני" w:date="2026-10-11T12:04:39Z">
        <w:r w:rsidRPr="002B4E05">
          <w:rPr>
            <w:rFonts w:hint="cs"/>
            <w:spacing w:val="-2"/>
            <w:rtl/>
          </w:rPr>
          <w:delText xml:space="preserve">  </w:delText>
        </w:r>
      </w:del>
      <w:r w:rsidRPr="002B4E05">
        <w:rPr>
          <w:rStyle w:val="2fb"/>
          <w:rFonts w:hint="cs"/>
          <w:b/>
          <w:bCs/>
          <w:spacing w:val="-2"/>
          <w:rtl/>
        </w:rPr>
        <w:t>לרבא</w:t>
      </w:r>
      <w:r w:rsidRPr="002B4E05">
        <w:rPr>
          <w:rFonts w:hint="cs"/>
          <w:spacing w:val="-2"/>
          <w:rtl/>
        </w:rPr>
        <w:t xml:space="preserve"> היינו דקתני </w:t>
      </w:r>
      <w:r w:rsidRPr="002B4E05">
        <w:rPr>
          <w:spacing w:val="-2"/>
          <w:rtl/>
        </w:rPr>
        <w:t xml:space="preserve">קטנות,</w:t>
      </w:r>
      <w:ins w:id="91987" w:author="מנוע מכני" w:date="2026-10-11T12:04:39Z">
        <w:r>
          <w:rPr>
            <w:spacing w:val="-2"/>
            <w:rtl/>
          </w:rPr>
          <w:t xml:space="preserve"> </w:t>
        </w:r>
      </w:ins>
      <w:del w:id="91988" w:author="מנוע מכני" w:date="2026-10-11T12:04:39Z">
        <w:r w:rsidRPr="002B4E05">
          <w:rPr>
            <w:spacing w:val="-2"/>
            <w:rtl/>
          </w:rPr>
          <w:delText xml:space="preserve"> </w:delText>
        </w:r>
        <w:r w:rsidRPr="002B4E05">
          <w:rPr>
            <w:rFonts w:hint="cs"/>
            <w:spacing w:val="-2"/>
            <w:rtl/>
          </w:rPr>
          <w:delText xml:space="preserve"> </w:delText>
        </w:r>
      </w:del>
      <w:r w:rsidRPr="002B4E05">
        <w:rPr>
          <w:rStyle w:val="2fb"/>
          <w:rFonts w:hint="cs"/>
          <w:b/>
          <w:bCs/>
          <w:spacing w:val="-2"/>
          <w:rtl/>
        </w:rPr>
        <w:t>ולר</w:t>
      </w:r>
      <w:r w:rsidRPr="002B4E05">
        <w:rPr>
          <w:rStyle w:val="2fb"/>
          <w:b/>
          <w:bCs/>
          <w:spacing w:val="-2"/>
          <w:rtl/>
        </w:rPr>
        <w:t>"</w:t>
      </w:r>
      <w:r w:rsidRPr="002B4E05">
        <w:rPr>
          <w:rStyle w:val="2fb"/>
          <w:rFonts w:hint="cs"/>
          <w:b/>
          <w:bCs/>
          <w:spacing w:val="-2"/>
          <w:rtl/>
        </w:rPr>
        <w:t>ח</w:t>
      </w:r>
      <w:r w:rsidRPr="002B4E05">
        <w:rPr>
          <w:spacing w:val="-2"/>
          <w:rtl/>
        </w:rPr>
        <w:t xml:space="preserve"> קטנות</w:t>
      </w:r>
      <w:r w:rsidRPr="002B4E05">
        <w:rPr>
          <w:rFonts w:hint="cs"/>
          <w:spacing w:val="-2"/>
          <w:rtl/>
        </w:rPr>
        <w:t xml:space="preserve"> היינו</w:t>
      </w:r>
      <w:r w:rsidRPr="002B4E05">
        <w:rPr>
          <w:spacing w:val="-2"/>
          <w:rtl/>
        </w:rPr>
        <w:t xml:space="preserve"> קטנות </w:t>
      </w:r>
      <w:ins w:id="92273" w:author="מנוע מכני" w:date="2026-10-11T12:04:39Z">
        <w:r>
          <w:rPr>
            <w:spacing w:val="-2"/>
            <w:rtl/>
          </w:rPr>
          <w:t xml:space="preserve">דעולם</w:t>
        </w:r>
      </w:ins>
      <w:del w:id="92274" w:author="מנוע מכני" w:date="2026-10-11T12:04:39Z">
        <w:r w:rsidRPr="002B4E05">
          <w:rPr>
            <w:spacing w:val="-2"/>
            <w:rtl/>
          </w:rPr>
          <w:delText xml:space="preserve">דעלמא</w:delText>
        </w:r>
      </w:del>
      <w:r w:rsidRPr="002B4E05">
        <w:rPr>
          <w:spacing w:val="-2"/>
          <w:rtl/>
        </w:rPr>
        <w:t xml:space="preserve">.</w:t>
      </w:r>
    </w:p>
    <w:p>
      <w:pPr>
        <w:pStyle w:val="afffff8"/>
        <w:rPr>
          <w:ins w:id="90091" w:author="קלוד" w:date="2026-10-11T12:26:18Z"/>
        </w:rPr>
      </w:pPr>
      <w:ins w:id="90092" w:author="קלוד" w:date="2026-10-11T12:26:18Z">
        <w:r>
          <w:rPr>
            <w:color w:val="7B3F00"/>
          </w:rPr>
          <w:t xml:space="preserve">שאלת ר"ע לר"א - נוסח אחר בהבא על אשתו נדה</w:t>
        </w:r>
      </w:ins>
    </w:p>
    <w:p w:rsidR="00E403F0" w:rsidRPr="00AD695E" w:rsidRDefault="00E403F0" w:rsidP="00E403F0">
      <w:pPr>
        <w:rPr>
          <w:rtl/>
        </w:rPr>
      </w:pPr>
      <w:r>
        <w:rPr>
          <w:rtl/>
        </w:rPr>
        <w:t xml:space="preserve">מתניתין דלא כהדין תנא</w:t>
      </w:r>
      <w:ins w:id="91989" w:author="מנוע מכני" w:date="2026-10-11T12:04:39Z">
        <w:r>
          <w:rPr>
            <w:rtl/>
          </w:rPr>
          <w:t xml:space="preserve">,</w:t>
        </w:r>
      </w:ins>
      <w:del w:id="91990" w:author="מנוע מכני" w:date="2026-10-11T12:04:39Z">
        <w:r>
          <w:rPr>
            <w:rtl/>
          </w:rPr>
          <w:delText xml:space="preserve">;</w:delText>
        </w:r>
      </w:del>
      <w:r>
        <w:rPr>
          <w:rFonts w:hint="cs"/>
          <w:rtl/>
        </w:rPr>
        <w:t xml:space="preserve"> </w:t>
      </w:r>
      <w:r>
        <w:rPr>
          <w:rtl/>
        </w:rPr>
        <w:t xml:space="preserve">דתניא</w:t>
      </w:r>
      <w:r>
        <w:rPr>
          <w:rtl/>
        </w:rPr>
        <w:t xml:space="preserve">, </w:t>
      </w:r>
      <w:r>
        <w:rPr>
          <w:rStyle w:val="2fb"/>
          <w:rFonts w:hint="cs"/>
          <w:rtl/>
        </w:rPr>
        <w:t>ארשב</w:t>
      </w:r>
      <w:r>
        <w:rPr>
          <w:rStyle w:val="2fb"/>
          <w:rtl/>
        </w:rPr>
        <w:t>"</w:t>
      </w:r>
      <w:r>
        <w:rPr>
          <w:rStyle w:val="2fb"/>
          <w:rFonts w:hint="cs"/>
          <w:rtl/>
        </w:rPr>
        <w:t>א</w:t>
      </w:r>
      <w:r>
        <w:rPr>
          <w:rtl/>
        </w:rPr>
        <w:t xml:space="preserve">: </w:t>
      </w:r>
      <w:r>
        <w:rPr>
          <w:rtl/>
        </w:rPr>
        <w:t xml:space="preserve">לא</w:t>
      </w:r>
      <w:r>
        <w:rPr>
          <w:rtl/>
        </w:rPr>
        <w:t xml:space="preserve"> כך שאלו ר' עקיבא </w:t>
      </w:r>
      <w:ins w:id="90149" w:author="מנוע מכני" w:date="2026-10-11T12:04:39Z">
        <w:r>
          <w:rPr>
            <w:rStyle w:val="2fb"/>
            <w:rtl/>
          </w:rPr>
          <w:t xml:space="preserve">לר"א</w:t>
        </w:r>
      </w:ins>
      <w:del w:id="90150" w:author="מנוע מכני" w:date="2026-10-11T12:04:39Z">
        <w:r>
          <w:rPr>
            <w:rtl/>
          </w:rPr>
          <w:delText xml:space="preserve">לרבי אלעזר</w:delText>
        </w:r>
      </w:del>
      <w:r>
        <w:rPr>
          <w:rtl/>
        </w:rPr>
        <w:t xml:space="preserve">, </w:t>
      </w:r>
    </w:p>
    <w:p>
      <w:pPr>
        <w:pStyle w:val="38"/>
        <w:rPr>
          <w:ins w:id="93838" w:author="מנוע מכני" w:date="2026-10-11T12:04:39Z"/>
        </w:rPr>
      </w:pPr>
      <w:r w:rsidRPr="00A757C8">
        <w:t xml:space="preserve">אלא כך שאלו:</w:t>
      </w:r>
    </w:p>
    <w:p w:rsidR="00E403F0" w:rsidRPr="00AD695E" w:rsidRDefault="00E403F0" w:rsidP="00E403F0">
      <w:pPr>
        <w:rPr>
          <w:rtl/>
        </w:rPr>
      </w:pPr>
      <w:del w:id="93839" w:author="מנוע מכני" w:date="2026-10-11T12:04:39Z">
        <w:r w:rsidRPr="00A757C8">
          <w:rPr>
            <w:rtl/>
          </w:rPr>
          <w:delText xml:space="preserve"> </w:delText>
        </w:r>
      </w:del>
      <w:r w:rsidRPr="00A757C8">
        <w:rPr>
          <w:rtl/>
        </w:rPr>
        <w:t xml:space="preserve">הבא על אשתו נדה וחזר ובא על אשתו נדה בהעלם אחת, מהו? חייב אחת על כולן, או עכאו"א? </w:t>
      </w:r>
    </w:p>
    <w:p>
      <w:pPr>
        <w:pStyle w:val="38"/>
        <w:rPr>
          <w:ins w:id="93840" w:author="מנוע מכני" w:date="2026-10-11T12:04:39Z"/>
        </w:rPr>
      </w:pPr>
      <w:r>
        <w:t>א</w:t>
      </w:r>
      <w:r>
        <w:t>"</w:t>
      </w:r>
      <w:r>
        <w:t>ל</w:t>
      </w:r>
      <w:r>
        <w:t xml:space="preserve">:</w:t>
      </w:r>
    </w:p>
    <w:p w:rsidR="00E403F0" w:rsidRPr="00AD695E" w:rsidRDefault="00E403F0" w:rsidP="00E403F0">
      <w:pPr>
        <w:rPr>
          <w:rtl/>
        </w:rPr>
      </w:pPr>
      <w:del w:id="93841" w:author="מנוע מכני" w:date="2026-10-11T12:04:39Z">
        <w:r>
          <w:rPr>
            <w:rtl/>
          </w:rPr>
          <w:delText xml:space="preserve"> </w:delText>
        </w:r>
      </w:del>
      <w:r>
        <w:rPr>
          <w:rtl/>
        </w:rPr>
        <w:t xml:space="preserve">חייב ע</w:t>
      </w:r>
      <w:r>
        <w:rPr>
          <w:rFonts w:hint="cs"/>
          <w:rtl/>
        </w:rPr>
        <w:t>כאו</w:t>
      </w:r>
      <w:r>
        <w:rPr>
          <w:rtl/>
        </w:rPr>
        <w:t>"</w:t>
      </w:r>
      <w:r>
        <w:rPr>
          <w:rFonts w:hint="cs"/>
          <w:rtl/>
        </w:rPr>
        <w:t xml:space="preserve">א </w:t>
      </w:r>
      <w:r>
        <w:rPr>
          <w:rFonts w:hint="cs"/>
          <w:rtl/>
        </w:rPr>
        <w:t xml:space="preserve">מק</w:t>
      </w:r>
      <w:r>
        <w:rPr>
          <w:rtl/>
        </w:rPr>
        <w:t>"</w:t>
      </w:r>
      <w:r>
        <w:rPr>
          <w:rFonts w:hint="cs"/>
          <w:rtl/>
        </w:rPr>
        <w:t>ו</w:t>
      </w:r>
      <w:r>
        <w:rPr>
          <w:rtl/>
        </w:rPr>
        <w:t xml:space="preserve"> ומה שבת שאין בה אלא אזהרה אחת, שהוא מוזהר על השבת והשבת אינה מוזהרת עליו - חייב עכאו"א, </w:t>
      </w:r>
    </w:p>
    <w:p w:rsidR="00E403F0" w:rsidRPr="00E87E21" w:rsidRDefault="00E403F0" w:rsidP="00E403F0">
      <w:pPr>
        <w:rPr>
          <w:spacing w:val="-4"/>
          <w:rtl/>
        </w:rPr>
      </w:pPr>
      <w:r w:rsidRPr="00E87E21">
        <w:rPr>
          <w:spacing w:val="-4"/>
          <w:rtl/>
        </w:rPr>
        <w:tab/>
        <w:t xml:space="preserve">נדה שיש בה שתי אזהרות, שהוא מוזהר על הנדה ונדה מוזהרת עליו </w:t>
      </w:r>
      <w:r w:rsidRPr="00E87E21">
        <w:rPr>
          <w:rFonts w:hint="cs"/>
          <w:spacing w:val="-4"/>
          <w:rtl/>
        </w:rPr>
        <w:t>כ</w:t>
      </w:r>
      <w:r w:rsidRPr="00E87E21">
        <w:rPr>
          <w:spacing w:val="-4"/>
          <w:rtl/>
        </w:rPr>
        <w:t>"</w:t>
      </w:r>
      <w:r w:rsidRPr="00E87E21">
        <w:rPr>
          <w:rFonts w:hint="cs"/>
          <w:spacing w:val="-4"/>
          <w:rtl/>
        </w:rPr>
        <w:t>ש</w:t>
      </w:r>
      <w:r w:rsidRPr="00E87E21">
        <w:rPr>
          <w:spacing w:val="-4"/>
          <w:rtl/>
        </w:rPr>
        <w:t xml:space="preserve"> שחייב ע</w:t>
      </w:r>
      <w:r w:rsidRPr="00E87E21">
        <w:rPr>
          <w:rFonts w:hint="cs"/>
          <w:spacing w:val="-4"/>
          <w:rtl/>
        </w:rPr>
        <w:t>כאו</w:t>
      </w:r>
      <w:r w:rsidRPr="00E87E21">
        <w:rPr>
          <w:spacing w:val="-4"/>
          <w:rtl/>
        </w:rPr>
        <w:t>"</w:t>
      </w:r>
      <w:r w:rsidRPr="00E87E21">
        <w:rPr>
          <w:rFonts w:hint="cs"/>
          <w:spacing w:val="-4"/>
          <w:rtl/>
        </w:rPr>
        <w:t xml:space="preserve">א </w:t>
      </w:r>
    </w:p>
    <w:p>
      <w:pPr>
        <w:pStyle w:val="38"/>
        <w:rPr>
          <w:ins w:id="93842" w:author="מנוע מכני" w:date="2026-10-11T12:04:39Z"/>
        </w:rPr>
      </w:pPr>
      <w:r>
        <w:t xml:space="preserve">אמרו לו:</w:t>
      </w:r>
    </w:p>
    <w:p w:rsidR="00E403F0" w:rsidRPr="00AD695E" w:rsidRDefault="00E403F0" w:rsidP="00E403F0">
      <w:pPr>
        <w:rPr>
          <w:rtl/>
        </w:rPr>
      </w:pPr>
      <w:del w:id="93843" w:author="מנוע מכני" w:date="2026-10-11T12:04:39Z">
        <w:r>
          <w:rPr>
            <w:rtl/>
          </w:rPr>
          <w:delText xml:space="preserve"> </w:delText>
        </w:r>
      </w:del>
      <w:r>
        <w:rPr>
          <w:rtl/>
        </w:rPr>
        <w:t xml:space="preserve">לא</w:t>
      </w:r>
      <w:r>
        <w:rPr>
          <w:rtl/>
        </w:rPr>
        <w:t xml:space="preserve"> אם אמרת בשבת שיש בה תוצאות הרבה לחטאות הרבה, תאמר בנדה שאין בה תוצאות הרבה לחטאות הרבה? </w:t>
      </w:r>
    </w:p>
    <w:p>
      <w:pPr>
        <w:pStyle w:val="38"/>
        <w:rPr>
          <w:ins w:id="93844" w:author="מנוע מכני" w:date="2026-10-11T12:04:39Z"/>
        </w:rPr>
      </w:pPr>
      <w:r>
        <w:t xml:space="preserve">אמרו לו:</w:t>
      </w:r>
    </w:p>
    <w:p w:rsidR="00E403F0" w:rsidRPr="00AD695E" w:rsidRDefault="00E403F0" w:rsidP="00E403F0">
      <w:pPr>
        <w:rPr>
          <w:rtl/>
        </w:rPr>
      </w:pPr>
      <w:del w:id="93845" w:author="מנוע מכני" w:date="2026-10-11T12:04:39Z">
        <w:r>
          <w:rPr>
            <w:rtl/>
          </w:rPr>
          <w:delText xml:space="preserve"> </w:delText>
        </w:r>
      </w:del>
      <w:r>
        <w:rPr>
          <w:rtl/>
        </w:rPr>
        <w:t xml:space="preserve">הבא על הקטנות יוכיח, שאין בה תוצאות הרבה לחטאות הרבה וחייב עכאו"א</w:t>
      </w:r>
      <w:ins w:id="91991" w:author="מנוע מכני" w:date="2026-10-11T12:04:39Z">
        <w:r>
          <w:rPr>
            <w:rtl/>
          </w:rPr>
          <w:t xml:space="preserve">,</w:t>
        </w:r>
      </w:ins>
      <w:del w:id="91992" w:author="מנוע מכני" w:date="2026-10-11T12:04:39Z">
        <w:r>
          <w:rPr>
            <w:rtl/>
          </w:rPr>
          <w:delText xml:space="preserve">;</w:delText>
        </w:r>
      </w:del>
    </w:p>
    <w:p>
      <w:pPr>
        <w:pStyle w:val="38"/>
        <w:rPr>
          <w:ins w:id="93846" w:author="מנוע מכני" w:date="2026-10-11T12:04:39Z"/>
        </w:rPr>
      </w:pPr>
      <w:r>
        <w:t xml:space="preserve">אמרו לו:</w:t>
      </w:r>
    </w:p>
    <w:p w:rsidR="00E403F0" w:rsidRPr="00AD695E" w:rsidRDefault="00E403F0" w:rsidP="00E403F0">
      <w:pPr>
        <w:rPr>
          <w:rtl/>
        </w:rPr>
      </w:pPr>
      <w:del w:id="93847" w:author="מנוע מכני" w:date="2026-10-11T12:04:39Z">
        <w:r>
          <w:rPr>
            <w:rtl/>
          </w:rPr>
          <w:delText xml:space="preserve"> </w:delText>
        </w:r>
      </w:del>
      <w:r>
        <w:rPr>
          <w:rtl/>
        </w:rPr>
        <w:t xml:space="preserve">לא</w:t>
      </w:r>
      <w:r>
        <w:rPr>
          <w:rtl/>
        </w:rPr>
        <w:t xml:space="preserve">, אם אמרת בקטנות שכן גופין מוחלקין</w:t>
      </w:r>
      <w:ins w:id="91993" w:author="מנוע מכני" w:date="2026-10-11T12:04:39Z">
        <w:r>
          <w:rPr>
            <w:rtl/>
          </w:rPr>
          <w:t xml:space="preserve">,</w:t>
        </w:r>
      </w:ins>
      <w:del w:id="91994" w:author="מנוע מכני" w:date="2026-10-11T12:04:39Z">
        <w:r>
          <w:rPr>
            <w:rtl/>
          </w:rPr>
          <w:delText xml:space="preserve">;</w:delText>
        </w:r>
      </w:del>
    </w:p>
    <w:p>
      <w:pPr>
        <w:pStyle w:val="38"/>
        <w:rPr>
          <w:ins w:id="93848" w:author="מנוע מכני" w:date="2026-10-11T12:04:39Z"/>
        </w:rPr>
      </w:pPr>
      <w:r>
        <w:t xml:space="preserve">אמרו לו:</w:t>
      </w:r>
    </w:p>
    <w:p w:rsidR="00E403F0" w:rsidRPr="00AD695E" w:rsidRDefault="00E403F0" w:rsidP="00E403F0">
      <w:pPr>
        <w:rPr>
          <w:rtl/>
        </w:rPr>
      </w:pPr>
      <w:del w:id="93849" w:author="מנוע מכני" w:date="2026-10-11T12:04:39Z">
        <w:r>
          <w:rPr>
            <w:rtl/>
          </w:rPr>
          <w:delText xml:space="preserve"> </w:delText>
        </w:r>
      </w:del>
      <w:r>
        <w:rPr>
          <w:rtl/>
        </w:rPr>
        <w:t xml:space="preserve">הבא על הבהמה יוכיח, שאין גופין מוחלקין וחייב ע</w:t>
      </w:r>
      <w:r>
        <w:rPr>
          <w:rFonts w:hint="cs"/>
          <w:rtl/>
        </w:rPr>
        <w:t>כאו</w:t>
      </w:r>
      <w:r>
        <w:rPr>
          <w:rtl/>
        </w:rPr>
        <w:t>"</w:t>
      </w:r>
      <w:r>
        <w:rPr>
          <w:rFonts w:hint="cs"/>
          <w:rtl/>
        </w:rPr>
        <w:t>א</w:t>
      </w:r>
      <w:ins w:id="91995" w:author="מנוע מכני" w:date="2026-10-11T12:04:39Z">
        <w:r>
          <w:rPr>
            <w:rtl/>
          </w:rPr>
          <w:t xml:space="preserve">,</w:t>
        </w:r>
      </w:ins>
      <w:del w:id="91996" w:author="מנוע מכני" w:date="2026-10-11T12:04:39Z">
        <w:r>
          <w:rPr>
            <w:rtl/>
          </w:rPr>
          <w:delText xml:space="preserve">;</w:delText>
        </w:r>
      </w:del>
    </w:p>
    <w:p>
      <w:pPr>
        <w:pStyle w:val="38"/>
        <w:rPr>
          <w:ins w:id="93850" w:author="מנוע מכני" w:date="2026-10-11T12:04:39Z"/>
        </w:rPr>
      </w:pPr>
      <w:r>
        <w:t xml:space="preserve">אמרו לו:</w:t>
      </w:r>
    </w:p>
    <w:p w:rsidR="00E403F0" w:rsidRPr="00AD695E" w:rsidRDefault="00E403F0" w:rsidP="00E403F0">
      <w:pPr>
        <w:rPr>
          <w:rtl/>
        </w:rPr>
      </w:pPr>
      <w:del w:id="93851" w:author="מנוע מכני" w:date="2026-10-11T12:04:39Z">
        <w:r>
          <w:rPr>
            <w:rtl/>
          </w:rPr>
          <w:delText xml:space="preserve"> </w:delText>
        </w:r>
      </w:del>
      <w:r>
        <w:rPr>
          <w:rtl/>
        </w:rPr>
        <w:t xml:space="preserve">הבהמה כנדה.</w:t>
      </w:r>
    </w:p>
    <w:p w:rsidR="00E403F0" w:rsidRPr="00AD695E" w:rsidRDefault="00E403F0" w:rsidP="00D07C84">
      <w:pPr>
        <w:pStyle w:val="Hadran"/>
        <w:rPr>
          <w:rtl/>
        </w:rPr>
        <w:pPrChange w:id="96673" w:author="Claude" w:date="2026-10-11T09:08:11Z">
          <w:pPr>
            <w:pStyle w:val="affff"/>
            <w:rPr>
              <w:rtl/>
            </w:rPr>
          </w:pPr>
        </w:pPrChange>
      </w:pPr>
      <w:r>
        <w:rPr>
          <w:rtl/>
        </w:rPr>
        <w:t>הדרן עלך אמרו לו.</w:t>
      </w:r>
    </w:p>
    <w:p w:rsidR="00E403F0" w:rsidRPr="00AD695E" w:rsidRDefault="00E403F0" w:rsidP="00E403F0">
      <w:r>
        <w:br w:type="page"/>
      </w:r>
    </w:p>
    <w:p w:rsidR="00E403F0" w:rsidRPr="00AD695E" w:rsidRDefault="00E403F0" w:rsidP="00E403F0">
      <w:pPr>
        <w:pStyle w:val="afff6"/>
        <w:framePr w:wrap="around"/>
        <w:spacing w:line="240" w:lineRule="exact"/>
        <w:rPr>
          <w:del w:id="95656" w:author="Claude" w:date="2026-10-11T09:07:45Z"/>
          <w:rtl/>
        </w:rPr>
      </w:pPr>
      <w:del w:id="95655" w:author="Claude" w:date="2026-10-11T09:07:45Z">
        <w:r>
          <w:rPr>
            <w:rFonts w:hint="cs"/>
            <w:rtl/>
          </w:rPr>
          <w:lastRenderedPageBreak/>
          <w:delText xml:space="preserve">פרק רביעי</w:delText>
        </w:r>
      </w:del>
    </w:p>
    <w:p w:rsidR="00E403F0" w:rsidRPr="00AD695E" w:rsidRDefault="00E403F0" w:rsidP="00E403F0">
      <w:pPr>
        <w:pStyle w:val="afff7"/>
        <w:framePr w:wrap="around"/>
        <w:spacing w:line="240" w:lineRule="exact"/>
        <w:rPr>
          <w:del w:id="95658" w:author="Claude" w:date="2026-10-11T09:07:45Z"/>
          <w:rtl/>
        </w:rPr>
      </w:pPr>
      <w:del w:id="95657" w:author="Claude" w:date="2026-10-11T09:07:45Z">
        <w:r>
          <w:rPr>
            <w:rFonts w:hint="cs"/>
            <w:rtl/>
          </w:rPr>
          <w:delText xml:space="preserve">ספק אכל חלב </w:delText>
        </w:r>
      </w:del>
    </w:p>
    <w:p w:rsidR="00E403F0" w:rsidRPr="00AD695E" w:rsidRDefault="00E403F0" w:rsidP="00E403F0">
      <w:pPr>
        <w:pStyle w:val="afff8"/>
        <w:framePr w:wrap="around"/>
        <w:rPr>
          <w:rtl/>
        </w:rPr>
      </w:pPr>
      <w:r>
        <w:rPr>
          <w:rFonts w:hint="cs"/>
          <w:rtl/>
        </w:rPr>
        <w:t>יז.-כ:</w:t>
      </w:r>
    </w:p>
    <w:p w:rsidR="00E403F0" w:rsidRPr="00AD695E" w:rsidRDefault="00E403F0" w:rsidP="00E403F0">
      <w:pPr>
        <w:pStyle w:val="afff8"/>
        <w:framePr w:wrap="around"/>
        <w:rPr>
          <w:rtl/>
        </w:rPr>
      </w:pPr>
      <w:r>
        <w:rPr>
          <w:rFonts w:hint="cs"/>
          <w:rtl/>
        </w:rPr>
        <w:t>יז:- כ:</w:t>
      </w:r>
    </w:p>
    <w:p>
      <w:pPr>
        <w:pStyle w:val="PetichatPerek"/>
        <w:rPr>
          <w:ins w:id="95654" w:author="Claude" w:date="2026-10-11T09:07:45Z"/>
        </w:rPr>
      </w:pPr>
      <w:ins w:id="95653" w:author="Claude" w:date="2026-10-11T09:07:45Z">
        <w:r>
          <w:rPr>
            <w:rFonts w:hint="cs"/>
            <w:rtl/>
          </w:rPr>
          <w:t xml:space="preserve">פרק רביעי</w:t>
        </w:r>
        <w:r>
          <w:rPr>
            <w:rFonts w:hint="cs"/>
            <w:rtl/>
          </w:rPr>
          <w:t xml:space="preserve"> - </w:t>
        </w:r>
        <w:r>
          <w:rPr>
            <w:rFonts w:hint="cs"/>
            <w:rtl/>
          </w:rPr>
          <w:t xml:space="preserve">ספק אכל חלב</w:t>
        </w:r>
      </w:ins>
    </w:p>
    <w:p w:rsidR="00E403F0" w:rsidRPr="00D65BEC" w:rsidRDefault="00E403F0" w:rsidP="00E403F0">
      <w:pPr>
        <w:pStyle w:val="afff9"/>
        <w:spacing w:before="120"/>
        <w:rPr>
          <w:rtl/>
        </w:rPr>
        <w:pPrChange w:id="90022" w:author="קלוד" w:date="2026-10-11T12:09:42Z">
          <w:pPr>
            <w:pStyle w:val="afff9"/>
          </w:pPr>
        </w:pPrChange>
      </w:pPr>
      <w:r w:rsidRPr="00D65BEC">
        <w:rPr>
          <w:rtl/>
        </w:rPr>
        <w:t>מתני'.</w:t>
      </w:r>
    </w:p>
    <w:p w:rsidR="00E403F0" w:rsidRPr="00AD695E" w:rsidRDefault="00E403F0" w:rsidP="00E403F0">
      <w:pPr>
        <w:pStyle w:val="afff3"/>
        <w:framePr w:wrap="around"/>
        <w:spacing w:line="240" w:lineRule="exact"/>
        <w:rPr>
          <w:rtl/>
        </w:rPr>
      </w:pPr>
      <w:r w:rsidRPr="009239E9">
        <w:rPr>
          <w:rFonts w:hint="cs"/>
          <w:szCs w:val="18"/>
          <w:rtl/>
        </w:rPr>
        <w:t>יז:</w:t>
      </w:r>
    </w:p>
    <w:p>
      <w:pPr>
        <w:pStyle w:val="MishnaBatzad"/>
        <w:rPr>
          <w:ins w:id="20175" w:author="קלוד" w:date="2026-10-11T09:07:19Z"/>
        </w:rPr>
      </w:pPr>
      <w:ins w:id="20174" w:author="קלוד" w:date="2026-10-11T09:07:19Z">
        <w:r>
          <w:t xml:space="preserve">משנה א</w:t>
        </w:r>
      </w:ins>
    </w:p>
    <w:p w:rsidR="00E403F0" w:rsidRPr="00D65BEC" w:rsidRDefault="00E403F0" w:rsidP="00E403F0">
      <w:pPr>
        <w:pStyle w:val="afff9"/>
        <w:rPr>
          <w:rtl/>
        </w:rPr>
      </w:pPr>
      <w:r w:rsidRPr="00D65BEC">
        <w:rPr>
          <w:rtl/>
        </w:rPr>
        <w:t>ספק אכל חלב ספק לא אכל, ואפילו אכל, ספק יש בו כשיעור וספק  אין בו;</w:t>
      </w:r>
    </w:p>
    <w:p w:rsidR="00E403F0" w:rsidRPr="00D65BEC" w:rsidRDefault="00E403F0" w:rsidP="00E403F0">
      <w:pPr>
        <w:pStyle w:val="afff9"/>
        <w:rPr>
          <w:rtl/>
        </w:rPr>
      </w:pPr>
      <w:r w:rsidRPr="00D65BEC">
        <w:rPr>
          <w:rtl/>
        </w:rPr>
        <w:t>שומן וחלב לפניו, ואכל אחד מהן ואינו יודע איזה מהן אכל;</w:t>
      </w:r>
    </w:p>
    <w:p w:rsidR="00E403F0" w:rsidRPr="00D65BEC" w:rsidRDefault="00E403F0" w:rsidP="00E403F0">
      <w:pPr>
        <w:pStyle w:val="afff9"/>
        <w:rPr>
          <w:rtl/>
        </w:rPr>
      </w:pPr>
      <w:r w:rsidRPr="00D65BEC">
        <w:rPr>
          <w:rtl/>
        </w:rPr>
        <w:t>אשתו ואחותו עמו בבית, שגג באחת מהן ואינו יודע באיזו מהן שגג;</w:t>
      </w:r>
    </w:p>
    <w:p w:rsidR="00E403F0" w:rsidRPr="00D65BEC" w:rsidRDefault="00E403F0" w:rsidP="00E403F0">
      <w:pPr>
        <w:pStyle w:val="afff9"/>
        <w:rPr>
          <w:rtl/>
        </w:rPr>
      </w:pPr>
      <w:r w:rsidRPr="00D65BEC">
        <w:rPr>
          <w:rtl/>
        </w:rPr>
        <w:t xml:space="preserve">שבת ויום חול, ועשה מלאכה באחד מהן ואינו יודע באיזו מהן עשה </w:t>
      </w:r>
    </w:p>
    <w:p w:rsidR="00E403F0" w:rsidRPr="00D65BEC" w:rsidRDefault="00E403F0" w:rsidP="00E403F0">
      <w:pPr>
        <w:pStyle w:val="afff9"/>
        <w:rPr>
          <w:rtl/>
        </w:rPr>
      </w:pPr>
      <w:r w:rsidRPr="00D65BEC">
        <w:rPr>
          <w:rtl/>
        </w:rPr>
        <w:tab/>
      </w:r>
      <w:r w:rsidRPr="00D65BEC">
        <w:rPr>
          <w:rFonts w:hint="cs"/>
          <w:rtl/>
        </w:rPr>
        <w:t xml:space="preserve">- </w:t>
      </w:r>
      <w:r w:rsidRPr="00D65BEC">
        <w:rPr>
          <w:rtl/>
        </w:rPr>
        <w:t>מביא אשם תלוי.</w:t>
      </w:r>
    </w:p>
    <w:p w:rsidR="00E403F0" w:rsidRPr="00D65BEC" w:rsidRDefault="00E403F0" w:rsidP="00E403F0">
      <w:pPr>
        <w:pStyle w:val="afff9"/>
        <w:rPr>
          <w:rtl/>
        </w:rPr>
      </w:pPr>
      <w:r w:rsidRPr="00D65BEC">
        <w:rPr>
          <w:rtl/>
        </w:rPr>
        <w:t xml:space="preserve">כשם שאם אכל חלב וחלב בהעלם אחת אינו חייב אלא חטאת אחת, </w:t>
      </w:r>
    </w:p>
    <w:p w:rsidR="00E403F0" w:rsidRPr="00D65BEC" w:rsidRDefault="00E403F0" w:rsidP="00E403F0">
      <w:pPr>
        <w:pStyle w:val="afff9"/>
        <w:rPr>
          <w:rtl/>
        </w:rPr>
      </w:pPr>
      <w:r w:rsidRPr="00D65BEC">
        <w:rPr>
          <w:rtl/>
        </w:rPr>
        <w:tab/>
        <w:t>כן על לא הודע שלהן אינו מביא אלא אשם תלוי אחד.</w:t>
      </w:r>
    </w:p>
    <w:p w:rsidR="00E403F0" w:rsidRPr="00AD695E" w:rsidRDefault="00E403F0" w:rsidP="00E403F0">
      <w:pPr>
        <w:pStyle w:val="afff9"/>
        <w:rPr>
          <w:rtl/>
        </w:rPr>
      </w:pPr>
      <w:r>
        <w:rPr>
          <w:rtl/>
        </w:rPr>
        <w:t>אם היתה ידיעה בינתים, כשם שהוא מביא חטאת עכאו"א, כך מביא אשם תלוי עכאו"א.</w:t>
      </w:r>
    </w:p>
    <w:p w:rsidR="00E403F0" w:rsidRPr="00D65BEC" w:rsidRDefault="00E403F0" w:rsidP="00E403F0">
      <w:pPr>
        <w:pStyle w:val="afff9"/>
        <w:rPr>
          <w:rtl/>
        </w:rPr>
      </w:pPr>
      <w:r w:rsidRPr="00D65BEC">
        <w:rPr>
          <w:rtl/>
        </w:rPr>
        <w:t xml:space="preserve">כשם שאכל חלב ודם ופיגול ונותר בהעלם אחת חייב עכאו"א, </w:t>
      </w:r>
    </w:p>
    <w:p w:rsidR="00E403F0" w:rsidRPr="00D65BEC" w:rsidRDefault="00E403F0" w:rsidP="00E403F0">
      <w:pPr>
        <w:pStyle w:val="afff9"/>
        <w:rPr>
          <w:rtl/>
        </w:rPr>
      </w:pPr>
      <w:r w:rsidRPr="00D65BEC">
        <w:rPr>
          <w:rtl/>
        </w:rPr>
        <w:t>כך על לא הודע שלהן מביא אשם תלוי עכאו"א.</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89" w:author="קלוד" w:date="2026-10-11T12:26:18Z"/>
        </w:rPr>
      </w:pPr>
      <w:ins w:id="90090" w:author="קלוד" w:date="2026-10-11T12:26:18Z">
        <w:r>
          <w:rPr>
            <w:color w:val="7B3F00"/>
          </w:rPr>
          <w:t xml:space="preserve">ספק של חלב ספק של שומן בחתיכה אחת - רב אסי וחייא בר רב</w:t>
        </w:r>
      </w:ins>
    </w:p>
    <w:p>
      <w:pPr>
        <w:pStyle w:val="38"/>
        <w:rPr>
          <w:ins w:id="93852" w:author="מנוע מכני" w:date="2026-10-11T12:04:39Z"/>
        </w:rPr>
      </w:pPr>
      <w:r w:rsidRPr="00217260">
        <w:t>איתמר</w:t>
      </w:r>
      <w:r>
        <w:t xml:space="preserve"> רב אסי:</w:t>
      </w:r>
    </w:p>
    <w:p w:rsidR="00E403F0" w:rsidRPr="00AD695E" w:rsidRDefault="00E403F0" w:rsidP="00E403F0">
      <w:pPr>
        <w:rPr>
          <w:rtl/>
        </w:rPr>
      </w:pPr>
      <w:del w:id="93853" w:author="מנוע מכני" w:date="2026-10-11T12:04:39Z">
        <w:r>
          <w:rPr>
            <w:rtl/>
          </w:rPr>
          <w:delText xml:space="preserve"> </w:delText>
        </w:r>
      </w:del>
      <w:r>
        <w:rPr>
          <w:rtl/>
        </w:rPr>
        <w:t xml:space="preserve">חתיכה אחת שנינו, ספק של חלב ספק של שומן</w:t>
      </w:r>
      <w:ins w:id="91997" w:author="מנוע מכני" w:date="2026-10-11T12:04:39Z">
        <w:r>
          <w:rPr>
            <w:rtl/>
          </w:rPr>
          <w:t xml:space="preserve">,</w:t>
        </w:r>
      </w:ins>
      <w:del w:id="91998" w:author="מנוע מכני" w:date="2026-10-11T12:04:39Z">
        <w:r>
          <w:rPr>
            <w:rtl/>
          </w:rPr>
          <w:delText xml:space="preserve">;</w:delText>
        </w:r>
      </w:del>
      <w:r>
        <w:rPr>
          <w:rFonts w:hint="cs"/>
          <w:rtl/>
        </w:rPr>
        <w:t xml:space="preserve"> מצות כתיב ויש אם למסורת.</w:t>
      </w:r>
    </w:p>
    <w:p>
      <w:pPr>
        <w:pStyle w:val="38"/>
        <w:rPr>
          <w:ins w:id="93854" w:author="מנוע מכני" w:date="2026-10-11T12:04:39Z"/>
        </w:rPr>
      </w:pPr>
      <w:del w:id="90055" w:author="מנוע מכני" w:date="2026-10-11T12:04:39Z">
        <w:r>
          <w:delText xml:space="preserve">    </w:delText>
        </w:r>
      </w:del>
      <w:r>
        <w:t>ח</w:t>
      </w:r>
      <w:r>
        <w:t>ייא בר רב</w:t>
      </w:r>
      <w:r>
        <w:t xml:space="preserve">:</w:t>
      </w:r>
    </w:p>
    <w:p w:rsidR="00E403F0" w:rsidRPr="00AD695E" w:rsidRDefault="00E403F0" w:rsidP="00E403F0">
      <w:pPr>
        <w:rPr>
          <w:rtl/>
        </w:rPr>
      </w:pPr>
      <w:del w:id="93855" w:author="מנוע מכני" w:date="2026-10-11T12:04:39Z">
        <w:r>
          <w:rPr>
            <w:rtl/>
          </w:rPr>
          <w:delText xml:space="preserve"> </w:delText>
        </w:r>
      </w:del>
      <w:r>
        <w:rPr>
          <w:rtl/>
        </w:rPr>
        <w:t xml:space="preserve">חתיכה משתי חתיכות שנינו.</w:t>
      </w:r>
      <w:r>
        <w:rPr>
          <w:rFonts w:hint="cs"/>
          <w:rtl/>
        </w:rPr>
        <w:t xml:space="preserve"> </w:t>
      </w:r>
      <w:r>
        <w:rPr>
          <w:rtl/>
        </w:rPr>
        <w:t xml:space="preserve">יש אם למקרא, מצוות </w:t>
      </w:r>
      <w:ins w:id="90115" w:author="Claude - סמנטי" w:date="2026-10-11T12:21:47Z">
        <w:r>
          <w:rPr>
            <w:rtl/>
          </w:rPr>
          <w:t xml:space="preserve">קוראים</w:t>
        </w:r>
      </w:ins>
      <w:del w:id="90116" w:author="Claude - סמנטי" w:date="2026-10-11T12:21:47Z">
        <w:r>
          <w:rPr>
            <w:rtl/>
          </w:rPr>
          <w:delText xml:space="preserve">קרינן</w:delText>
        </w:r>
      </w:del>
      <w:r>
        <w:rPr>
          <w:rtl/>
        </w:rPr>
        <w:t xml:space="preserve">.</w:t>
      </w:r>
    </w:p>
    <w:p w:rsidR="00E403F0" w:rsidRPr="00AD695E" w:rsidRDefault="00E403F0" w:rsidP="00E403F0">
      <w:pPr>
        <w:rPr>
          <w:rtl/>
        </w:rPr>
      </w:pPr>
    </w:p>
    <w:p>
      <w:pPr>
        <w:pStyle w:val="38"/>
        <w:rPr>
          <w:ins w:id="93857" w:author="מנוע מכני" w:date="2026-10-11T12:04:39Z"/>
        </w:rPr>
      </w:pPr>
      <w:del w:id="93856" w:author="מנוע מכני" w:date="2026-10-11T12:04:39Z">
        <w:r w:rsidRPr="00027215">
          <w:delText xml:space="preserve">•</w:delText>
        </w:r>
      </w:del>
      <w:r w:rsidRPr="00027215">
        <w:t xml:space="preserve"> איתיביה </w:t>
      </w:r>
      <w:r w:rsidRPr="00027215">
        <w:t xml:space="preserve">חב"ר </w:t>
      </w:r>
      <w:r w:rsidRPr="00027215">
        <w:t xml:space="preserve">לרב אסי:</w:t>
      </w:r>
    </w:p>
    <w:p w:rsidR="00E403F0" w:rsidRPr="00027215" w:rsidRDefault="00E403F0" w:rsidP="00E403F0">
      <w:pPr>
        <w:rPr>
          <w:spacing w:val="-4"/>
          <w:rtl/>
        </w:rPr>
      </w:pPr>
      <w:del w:id="93858" w:author="מנוע מכני" w:date="2026-10-11T12:04:39Z">
        <w:r w:rsidRPr="00027215">
          <w:rPr>
            <w:spacing w:val="-4"/>
            <w:rtl/>
          </w:rPr>
          <w:delText xml:space="preserve"> </w:delText>
        </w:r>
      </w:del>
      <w:r w:rsidRPr="00027215">
        <w:rPr>
          <w:rFonts w:hint="cs"/>
          <w:spacing w:val="-4"/>
          <w:rtl/>
        </w:rPr>
        <w:t>מסיפא דמתני' ד</w:t>
      </w:r>
      <w:r w:rsidRPr="00027215">
        <w:rPr>
          <w:spacing w:val="-4"/>
          <w:rtl/>
        </w:rPr>
        <w:t xml:space="preserve">חלב ושומן לפניו ואכל אחת מהן</w:t>
      </w:r>
      <w:ins w:id="91999" w:author="מנוע מכני" w:date="2026-10-11T12:04:39Z">
        <w:r>
          <w:rPr>
            <w:spacing w:val="-4"/>
            <w:rtl/>
          </w:rPr>
          <w:t xml:space="preserve">,</w:t>
        </w:r>
      </w:ins>
      <w:del w:id="92000" w:author="מנוע מכני" w:date="2026-10-11T12:04:39Z">
        <w:r w:rsidRPr="00027215">
          <w:rPr>
            <w:spacing w:val="-4"/>
            <w:rtl/>
          </w:rPr>
          <w:delText xml:space="preserve">;</w:delText>
        </w:r>
      </w:del>
      <w:r w:rsidRPr="00027215">
        <w:rPr>
          <w:rFonts w:hint="cs"/>
          <w:spacing w:val="-4"/>
          <w:rtl/>
        </w:rPr>
        <w:t xml:space="preserve"> [משמע ב חתיכות]</w:t>
      </w:r>
    </w:p>
    <w:p>
      <w:pPr>
        <w:pStyle w:val="38"/>
        <w:rPr>
          <w:ins w:id="93859" w:author="מנוע מכני" w:date="2026-10-11T12:04:39Z"/>
        </w:rPr>
      </w:pPr>
      <w:r>
        <w:t>א</w:t>
      </w:r>
      <w:r>
        <w:t xml:space="preserve">מר</w:t>
      </w:r>
      <w:r>
        <w:t xml:space="preserve"> לך </w:t>
      </w:r>
      <w:r>
        <w:t xml:space="preserve">רב:</w:t>
      </w:r>
    </w:p>
    <w:p w:rsidR="00E403F0" w:rsidRPr="00AD695E" w:rsidRDefault="00E403F0" w:rsidP="00E403F0">
      <w:pPr>
        <w:rPr>
          <w:rtl/>
        </w:rPr>
      </w:pPr>
      <w:del w:id="93860" w:author="מנוע מכני" w:date="2026-10-11T12:04:39Z">
        <w:r>
          <w:rPr>
            <w:rtl/>
          </w:rPr>
          <w:delText xml:space="preserve"> </w:delText>
        </w:r>
      </w:del>
      <w:r>
        <w:rPr>
          <w:rFonts w:hint="cs"/>
          <w:rtl/>
        </w:rPr>
        <w:t xml:space="preserve">דרישא בחתיכה אחת וסיפא בשני חתיכות וזו </w:t>
      </w:r>
      <w:r>
        <w:rPr>
          <w:rFonts w:hint="cs"/>
          <w:rtl/>
        </w:rPr>
        <w:t xml:space="preserve">ואצ</w:t>
      </w:r>
      <w:r>
        <w:rPr>
          <w:rtl/>
        </w:rPr>
        <w:t>"</w:t>
      </w:r>
      <w:r>
        <w:rPr>
          <w:rFonts w:hint="cs"/>
          <w:rtl/>
        </w:rPr>
        <w:t xml:space="preserve">ל</w:t>
      </w:r>
      <w:r>
        <w:rPr>
          <w:rFonts w:hint="cs"/>
          <w:rtl/>
        </w:rPr>
        <w:t xml:space="preserve"> זו. </w:t>
      </w:r>
    </w:p>
    <w:p>
      <w:pPr>
        <w:pStyle w:val="38"/>
        <w:rPr>
          <w:ins w:id="93861" w:author="מנוע מכני" w:date="2026-10-11T12:04:39Z"/>
        </w:rPr>
      </w:pPr>
      <w:r>
        <w:t xml:space="preserve">ולחייא בר רב:</w:t>
      </w:r>
    </w:p>
    <w:p w:rsidR="00E403F0" w:rsidRPr="00AD695E" w:rsidRDefault="00E403F0" w:rsidP="00E403F0">
      <w:pPr>
        <w:rPr>
          <w:rtl/>
        </w:rPr>
      </w:pPr>
      <w:del w:id="93862" w:author="מנוע מכני" w:date="2026-10-11T12:04:39Z">
        <w:r>
          <w:rPr>
            <w:rFonts w:hint="cs"/>
            <w:rtl/>
          </w:rPr>
          <w:delText xml:space="preserve"> </w:delText>
        </w:r>
      </w:del>
      <w:r>
        <w:rPr>
          <w:rtl/>
        </w:rPr>
        <w:tab/>
      </w:r>
      <w:r>
        <w:rPr>
          <w:rFonts w:hint="cs"/>
          <w:rtl/>
        </w:rPr>
        <w:t>סיפא פרושי לרישא ד</w:t>
      </w:r>
      <w:r>
        <w:rPr>
          <w:rtl/>
        </w:rPr>
        <w:t xml:space="preserve">ספק אכל חלב ספק </w:t>
      </w:r>
      <w:r>
        <w:rPr>
          <w:rtl/>
        </w:rPr>
        <w:t xml:space="preserve">לא</w:t>
      </w:r>
      <w:r>
        <w:rPr>
          <w:rtl/>
        </w:rPr>
        <w:t xml:space="preserve"> אכל מביא אשם תלוי, </w:t>
      </w:r>
    </w:p>
    <w:p w:rsidR="00E403F0" w:rsidRPr="00AD695E" w:rsidRDefault="00E403F0" w:rsidP="00E403F0">
      <w:pPr>
        <w:rPr>
          <w:rtl/>
        </w:rPr>
      </w:pPr>
      <w:r>
        <w:rPr>
          <w:rtl/>
        </w:rPr>
        <w:tab/>
      </w:r>
      <w:r>
        <w:rPr>
          <w:rtl/>
        </w:rPr>
        <w:tab/>
      </w:r>
      <w:r>
        <w:rPr>
          <w:rtl/>
        </w:rPr>
        <w:tab/>
        <w:t>כיצד? כגון שהיה חלב ושומן לפניו.</w:t>
      </w:r>
    </w:p>
    <w:p>
      <w:pPr>
        <w:pStyle w:val="38"/>
        <w:rPr>
          <w:ins w:id="93863" w:author="מנוע מכני" w:date="2026-10-11T12:04:39Z"/>
        </w:rPr>
      </w:pPr>
      <w:del w:id="90056" w:author="מנוע מכני" w:date="2026-10-11T12:04:39Z">
        <w:r w:rsidRPr="00A757C8">
          <w:delText xml:space="preserve"> </w:delText>
        </w:r>
      </w:del>
      <w:r w:rsidRPr="00A757C8">
        <w:t xml:space="preserve">אריא</w:t>
      </w:r>
      <w:r w:rsidRPr="00A757C8">
        <w:t>"</w:t>
      </w:r>
      <w:r w:rsidRPr="00A757C8">
        <w:t>ר</w:t>
      </w:r>
      <w:r w:rsidRPr="00A757C8">
        <w:t xml:space="preserve">:</w:t>
      </w:r>
    </w:p>
    <w:p w:rsidR="00E403F0" w:rsidRPr="00AD695E" w:rsidRDefault="00E403F0" w:rsidP="00E403F0">
      <w:pPr>
        <w:rPr>
          <w:rtl/>
        </w:rPr>
      </w:pPr>
      <w:del w:id="93864" w:author="מנוע מכני" w:date="2026-10-11T12:04:39Z">
        <w:r w:rsidRPr="00A757C8">
          <w:rPr>
            <w:rtl/>
          </w:rPr>
          <w:delText xml:space="preserve"> </w:delText>
        </w:r>
      </w:del>
      <w:r w:rsidRPr="00A757C8">
        <w:rPr>
          <w:rtl/>
        </w:rPr>
        <w:t xml:space="preserve">היו לפניו שתי חתיכות, אחת של שומן ואחת של חלב, אכל אחת מהן וא"</w:t>
      </w:r>
      <w:r w:rsidRPr="00A757C8">
        <w:rPr>
          <w:rFonts w:hint="cs"/>
          <w:rtl/>
        </w:rPr>
        <w:t xml:space="preserve">י </w:t>
      </w:r>
      <w:r w:rsidRPr="00A757C8">
        <w:rPr>
          <w:rtl/>
        </w:rPr>
        <w:t xml:space="preserve">איזו אכל חייב</w:t>
      </w:r>
      <w:ins w:id="92001" w:author="מנוע מכני" w:date="2026-10-11T12:04:39Z">
        <w:r>
          <w:rPr>
            <w:rtl/>
          </w:rPr>
          <w:t xml:space="preserve">,</w:t>
        </w:r>
      </w:ins>
      <w:del w:id="92002" w:author="מנוע מכני" w:date="2026-10-11T12:04:39Z">
        <w:r w:rsidRPr="00A757C8">
          <w:rPr>
            <w:rtl/>
          </w:rPr>
          <w:delText xml:space="preserve">;</w:delText>
        </w:r>
      </w:del>
    </w:p>
    <w:p w:rsidR="00E403F0" w:rsidRPr="00AD695E" w:rsidRDefault="00E403F0" w:rsidP="00E403F0">
      <w:pPr>
        <w:rPr>
          <w:rtl/>
        </w:rPr>
      </w:pPr>
      <w:del w:id="90057" w:author="מנוע מכני" w:date="2026-10-11T12:04:39Z">
        <w:r>
          <w:rPr>
            <w:rFonts w:hint="cs"/>
            <w:rtl/>
          </w:rPr>
          <w:delText xml:space="preserve">  </w:delText>
        </w:r>
        <w:r>
          <w:rPr>
            <w:rFonts w:hint="cs"/>
            <w:rtl/>
          </w:rPr>
          <w:tab/>
          <w:delText xml:space="preserve">   </w:delText>
        </w:r>
      </w:del>
      <w:r>
        <w:rPr>
          <w:rtl/>
        </w:rPr>
        <w:t xml:space="preserve">חתיכה אחת, ספק של חלב ספק של שומן ואכלה - </w:t>
      </w:r>
      <w:r w:rsidRPr="00217260">
        <w:rPr>
          <w:b/>
          <w:bCs/>
          <w:rtl/>
        </w:rPr>
        <w:t>פטור</w:t>
      </w:r>
      <w:r>
        <w:rPr>
          <w:rtl/>
        </w:rPr>
        <w:t>.</w:t>
      </w:r>
    </w:p>
    <w:p>
      <w:pPr>
        <w:pStyle w:val="afffff8"/>
        <w:rPr>
          <w:ins w:id="90087" w:author="קלוד" w:date="2026-10-11T12:26:18Z"/>
        </w:rPr>
      </w:pPr>
      <w:ins w:id="90088" w:author="קלוד" w:date="2026-10-11T12:26:18Z">
        <w:r>
          <w:rPr>
            <w:color w:val="7B3F00"/>
          </w:rPr>
          <w:t xml:space="preserve">חתיכה אחת - מצוות קוראים, אפשר לברר או איקבע איסורא</w:t>
        </w:r>
      </w:ins>
    </w:p>
    <w:p>
      <w:pPr>
        <w:pStyle w:val="38"/>
        <w:rPr>
          <w:ins w:id="93865" w:author="מנוע מכני" w:date="2026-10-11T12:04:39Z"/>
        </w:rPr>
      </w:pPr>
      <w:r>
        <w:t xml:space="preserve">רבא:</w:t>
      </w:r>
    </w:p>
    <w:p w:rsidR="00E403F0" w:rsidRPr="00AD695E" w:rsidRDefault="00E403F0" w:rsidP="00E403F0">
      <w:pPr>
        <w:rPr>
          <w:rtl/>
        </w:rPr>
      </w:pPr>
      <w:del w:id="93866" w:author="מנוע מכני" w:date="2026-10-11T12:04:39Z">
        <w:r>
          <w:rPr>
            <w:rtl/>
          </w:rPr>
          <w:delText xml:space="preserve"> </w:delText>
        </w:r>
      </w:del>
      <w:r>
        <w:rPr>
          <w:rtl/>
        </w:rPr>
        <w:t xml:space="preserve">מ"</w:t>
      </w:r>
      <w:r>
        <w:rPr>
          <w:rFonts w:hint="cs"/>
          <w:rtl/>
        </w:rPr>
        <w:t xml:space="preserve">ט</w:t>
      </w:r>
      <w:r>
        <w:rPr>
          <w:rFonts w:hint="cs"/>
          <w:rtl/>
        </w:rPr>
        <w:t xml:space="preserve"> </w:t>
      </w:r>
      <w:r>
        <w:rPr>
          <w:rStyle w:val="2fb"/>
          <w:rtl/>
        </w:rPr>
        <w:t xml:space="preserve">דרב</w:t>
      </w:r>
      <w:r>
        <w:rPr>
          <w:rtl/>
        </w:rPr>
        <w:t xml:space="preserve">? ד</w:t>
      </w:r>
      <w:r>
        <w:rPr>
          <w:rFonts w:hint="cs"/>
          <w:rtl/>
        </w:rPr>
        <w:t>'</w:t>
      </w:r>
      <w:r>
        <w:rPr>
          <w:rStyle w:val="afffff0"/>
          <w:rtl/>
        </w:rPr>
        <w:t>ועשה אחת מכל מצות ה</w:t>
      </w:r>
      <w:r w:rsidR="00D64BA8">
        <w:rPr>
          <w:rtl/>
        </w:rPr>
        <w:t>'</w:t>
      </w:r>
      <w:r>
        <w:rPr>
          <w:rtl/>
        </w:rPr>
        <w:t xml:space="preserve"> בשגגה</w:t>
      </w:r>
      <w:r>
        <w:rPr>
          <w:rFonts w:hint="cs"/>
          <w:rtl/>
        </w:rPr>
        <w:t>'</w:t>
      </w:r>
      <w:r>
        <w:rPr>
          <w:rtl/>
        </w:rPr>
        <w:t xml:space="preserve">, עד שישגוג בשתים, </w:t>
      </w:r>
      <w:r>
        <w:rPr>
          <w:rFonts w:hint="cs"/>
          <w:rtl/>
        </w:rPr>
        <w:t>'</w:t>
      </w:r>
      <w:r>
        <w:rPr>
          <w:rtl/>
        </w:rPr>
        <w:t>מצות</w:t>
      </w:r>
      <w:r>
        <w:rPr>
          <w:rFonts w:hint="cs"/>
          <w:rtl/>
        </w:rPr>
        <w:t>'</w:t>
      </w:r>
      <w:r>
        <w:rPr>
          <w:rtl/>
        </w:rPr>
        <w:t xml:space="preserve"> כתיב, מצוות </w:t>
      </w:r>
      <w:ins w:id="90117" w:author="Claude - סמנטי" w:date="2026-10-11T12:21:47Z">
        <w:r>
          <w:rPr>
            <w:rtl/>
          </w:rPr>
          <w:t xml:space="preserve">קוראים</w:t>
        </w:r>
      </w:ins>
      <w:del w:id="90118" w:author="Claude - סמנטי" w:date="2026-10-11T12:21:47Z">
        <w:r>
          <w:rPr>
            <w:rtl/>
          </w:rPr>
          <w:delText xml:space="preserve">קרינן</w:delText>
        </w:r>
      </w:del>
      <w:r>
        <w:rPr>
          <w:rtl/>
        </w:rPr>
        <w:t xml:space="preserve">.</w:t>
      </w:r>
    </w:p>
    <w:p>
      <w:pPr>
        <w:pStyle w:val="38"/>
        <w:rPr>
          <w:ins w:id="93868" w:author="מנוע מכני" w:date="2026-10-11T12:04:39Z"/>
        </w:rPr>
      </w:pPr>
      <w:del w:id="93867" w:author="מנוע מכני" w:date="2026-10-11T12:04:39Z">
        <w:r>
          <w:delText xml:space="preserve">•</w:delText>
        </w:r>
      </w:del>
      <w:r>
        <w:t xml:space="preserve"> </w:t>
      </w:r>
      <w:r>
        <w:t xml:space="preserve">והך </w:t>
      </w:r>
      <w:r w:rsidRPr="00217260">
        <w:t>ד</w:t>
      </w:r>
      <w:r w:rsidRPr="00217260">
        <w:t>ר"</w:t>
      </w:r>
      <w:r w:rsidRPr="00217260">
        <w:t>א</w:t>
      </w:r>
      <w:del w:id="94507" w:author="מנוע מכני" w:date="2026-10-11T12:04:39Z">
        <w:r w:rsidRPr="00217260">
          <w:delText xml:space="preserve"> </w:delText>
        </w:r>
        <w:r>
          <w:delText xml:space="preserve">אומר</w:delText>
        </w:r>
      </w:del>
      <w:r>
        <w:t xml:space="preserve">:</w:t>
      </w:r>
    </w:p>
    <w:p w:rsidR="00E403F0" w:rsidRPr="00AD695E" w:rsidRDefault="00E403F0" w:rsidP="00E403F0">
      <w:pPr>
        <w:rPr>
          <w:rtl/>
        </w:rPr>
      </w:pPr>
      <w:del w:id="93869" w:author="מנוע מכני" w:date="2026-10-11T12:04:39Z">
        <w:r>
          <w:rPr>
            <w:rtl/>
          </w:rPr>
          <w:delText xml:space="preserve"> </w:delText>
        </w:r>
      </w:del>
      <w:r>
        <w:rPr>
          <w:rtl/>
        </w:rPr>
        <w:t xml:space="preserve">כוי, חייבין עליו אשם תלוי!</w:t>
      </w:r>
      <w:ins w:id="92003" w:author="מנוע מכני" w:date="2026-10-11T12:04:39Z">
        <w:r>
          <w:rPr>
            <w:rtl/>
          </w:rPr>
          <w:t xml:space="preserve"> </w:t>
        </w:r>
      </w:ins>
      <w:del w:id="92004" w:author="מנוע מכני" w:date="2026-10-11T12:04:39Z">
        <w:r>
          <w:rPr>
            <w:rtl/>
          </w:rPr>
          <w:delText xml:space="preserve"> </w:delText>
        </w:r>
        <w:r>
          <w:rPr>
            <w:rFonts w:hint="cs"/>
            <w:rtl/>
          </w:rPr>
          <w:delText xml:space="preserve"> </w:delText>
        </w:r>
      </w:del>
      <w:r>
        <w:rPr>
          <w:rFonts w:hint="cs"/>
          <w:rtl/>
        </w:rPr>
        <w:t xml:space="preserve">משום </w:t>
      </w:r>
      <w:ins w:id="92579" w:author="מנוע מכני" w:date="2026-10-11T12:04:39Z">
        <w:r>
          <w:rPr>
            <w:rFonts w:hint="cs"/>
            <w:rtl/>
          </w:rPr>
          <w:t xml:space="preserve">דסבר</w:t>
        </w:r>
      </w:ins>
      <w:del w:id="92580" w:author="מנוע מכני" w:date="2026-10-11T12:04:39Z">
        <w:r>
          <w:rPr>
            <w:rFonts w:hint="cs"/>
            <w:rtl/>
          </w:rPr>
          <w:delText xml:space="preserve">דס</w:delText>
        </w:r>
        <w:r>
          <w:rPr>
            <w:rtl/>
          </w:rPr>
          <w:delText xml:space="preserve">"</w:delText>
        </w:r>
        <w:r>
          <w:rPr>
            <w:rFonts w:hint="cs"/>
            <w:rtl/>
          </w:rPr>
          <w:delText xml:space="preserve">ל</w:delText>
        </w:r>
      </w:del>
      <w:r>
        <w:rPr>
          <w:rFonts w:hint="cs"/>
          <w:rtl/>
        </w:rPr>
        <w:t xml:space="preserve"> יש אם למסורת </w:t>
      </w:r>
    </w:p>
    <w:p>
      <w:pPr>
        <w:pStyle w:val="38"/>
        <w:rPr>
          <w:ins w:id="93871" w:author="מנוע מכני" w:date="2026-10-11T12:04:39Z"/>
        </w:rPr>
      </w:pPr>
      <w:del w:id="93870" w:author="מנוע מכני" w:date="2026-10-11T12:04:39Z">
        <w:r w:rsidRPr="00A757C8">
          <w:delText xml:space="preserve">•</w:delText>
        </w:r>
      </w:del>
      <w:r w:rsidRPr="00A757C8">
        <w:t xml:space="preserve"> </w:t>
      </w:r>
      <w:r w:rsidRPr="00A757C8">
        <w:t>והך</w:t>
      </w:r>
    </w:p>
    <w:p w:rsidR="00E403F0" w:rsidRPr="00AD695E" w:rsidRDefault="00E403F0" w:rsidP="00E403F0">
      <w:pPr>
        <w:rPr>
          <w:rtl/>
        </w:rPr>
      </w:pPr>
      <w:del w:id="93872" w:author="מנוע מכני" w:date="2026-10-11T12:04:39Z">
        <w:r w:rsidRPr="00A757C8">
          <w:rPr>
            <w:rtl/>
          </w:rPr>
          <w:delText xml:space="preserve"> </w:delText>
        </w:r>
      </w:del>
      <w:r w:rsidRPr="00A757C8">
        <w:rPr>
          <w:rFonts w:hint="cs"/>
          <w:rtl/>
        </w:rPr>
        <w:t>ד</w:t>
      </w:r>
      <w:r w:rsidRPr="00A757C8">
        <w:rPr>
          <w:rtl/>
        </w:rPr>
        <w:t xml:space="preserve">ספק בן תשעה לראשון או בן שבעה לאחרון יוציא והולד כשר, וחייב באשם תלוי! </w:t>
      </w:r>
      <w:r w:rsidRPr="00A757C8">
        <w:rPr>
          <w:rStyle w:val="2fb"/>
          <w:rFonts w:hint="cs"/>
          <w:rtl/>
        </w:rPr>
        <w:t>כר</w:t>
      </w:r>
      <w:r w:rsidRPr="00A757C8">
        <w:rPr>
          <w:rStyle w:val="2fb"/>
          <w:rtl/>
        </w:rPr>
        <w:t>"</w:t>
      </w:r>
      <w:r w:rsidRPr="00A757C8">
        <w:rPr>
          <w:rStyle w:val="2fb"/>
          <w:rFonts w:hint="cs"/>
          <w:rtl/>
        </w:rPr>
        <w:t xml:space="preserve">א</w:t>
      </w:r>
      <w:r w:rsidRPr="00A757C8">
        <w:rPr>
          <w:rFonts w:hint="cs"/>
          <w:rtl/>
        </w:rPr>
        <w:t xml:space="preserve"> היא</w:t>
      </w:r>
    </w:p>
    <w:p>
      <w:pPr>
        <w:pStyle w:val="38"/>
        <w:rPr>
          <w:ins w:id="93874" w:author="מנוע מכני" w:date="2026-10-11T12:04:39Z"/>
        </w:rPr>
      </w:pPr>
      <w:del w:id="93873" w:author="מנוע מכני" w:date="2026-10-11T12:04:39Z">
        <w:r>
          <w:delText xml:space="preserve">•</w:delText>
        </w:r>
      </w:del>
      <w:r>
        <w:t xml:space="preserve"> </w:t>
      </w:r>
      <w:r>
        <w:t xml:space="preserve">והך</w:t>
      </w:r>
    </w:p>
    <w:p w:rsidR="00E403F0" w:rsidRPr="00AD695E" w:rsidRDefault="00E403F0" w:rsidP="00E403F0">
      <w:pPr>
        <w:rPr>
          <w:rtl/>
        </w:rPr>
      </w:pPr>
      <w:del w:id="93875" w:author="מנוע מכני" w:date="2026-10-11T12:04:39Z">
        <w:r>
          <w:rPr>
            <w:rFonts w:hint="cs"/>
            <w:rtl/>
          </w:rPr>
          <w:delText xml:space="preserve"> </w:delText>
        </w:r>
      </w:del>
      <w:r>
        <w:rPr>
          <w:rFonts w:hint="cs"/>
          <w:rtl/>
        </w:rPr>
        <w:t xml:space="preserve">ד</w:t>
      </w:r>
      <w:r>
        <w:rPr>
          <w:rtl/>
        </w:rPr>
        <w:t>נמצא על שלו טמאין וחייבין בקרבן,</w:t>
      </w:r>
      <w:r>
        <w:rPr>
          <w:rFonts w:hint="cs"/>
          <w:rtl/>
        </w:rPr>
        <w:t xml:space="preserve"> </w:t>
      </w:r>
      <w:r>
        <w:rPr>
          <w:rtl/>
        </w:rPr>
        <w:t>על שלה אתיום</w:t>
      </w:r>
      <w:r>
        <w:rPr>
          <w:rFonts w:hint="cs"/>
          <w:rtl/>
        </w:rPr>
        <w:t>[תשמיש]</w:t>
      </w:r>
      <w:r>
        <w:rPr>
          <w:rtl/>
        </w:rPr>
        <w:t xml:space="preserve"> - טמאין וחייבין בקרבן, </w:t>
      </w:r>
    </w:p>
    <w:p w:rsidR="00E403F0" w:rsidRPr="00AD695E" w:rsidRDefault="00E403F0" w:rsidP="00E403F0">
      <w:pPr>
        <w:rPr>
          <w:rtl/>
        </w:rPr>
      </w:pPr>
      <w:r w:rsidRPr="00A757C8">
        <w:rPr>
          <w:rtl/>
        </w:rPr>
        <w:tab/>
        <w:t>נמצא על שלה לאח"</w:t>
      </w:r>
      <w:r w:rsidRPr="00A757C8">
        <w:rPr>
          <w:rFonts w:hint="cs"/>
          <w:rtl/>
        </w:rPr>
        <w:t>ז</w:t>
      </w:r>
      <w:r w:rsidRPr="00A757C8">
        <w:rPr>
          <w:rtl/>
        </w:rPr>
        <w:t xml:space="preserve"> טמאין מספק ופטורין מן הקרבן,</w:t>
      </w:r>
      <w:r w:rsidRPr="00A757C8">
        <w:rPr>
          <w:rFonts w:hint="cs"/>
          <w:rtl/>
        </w:rPr>
        <w:t xml:space="preserve"> ותני עלה</w:t>
      </w:r>
      <w:ins w:id="92005" w:author="מנוע מכני" w:date="2026-10-11T12:04:39Z">
        <w:r>
          <w:rPr>
            <w:rFonts w:hint="cs"/>
            <w:rtl/>
          </w:rPr>
          <w:t xml:space="preserve"> </w:t>
        </w:r>
      </w:ins>
      <w:del w:id="92006" w:author="מנוע מכני" w:date="2026-10-11T12:04:39Z">
        <w:r w:rsidRPr="00A757C8">
          <w:rPr>
            <w:rFonts w:hint="cs"/>
            <w:rtl/>
          </w:rPr>
          <w:delText xml:space="preserve"> </w:delText>
        </w:r>
        <w:r w:rsidRPr="00A757C8">
          <w:rPr>
            <w:rtl/>
          </w:rPr>
          <w:delText xml:space="preserve"> </w:delText>
        </w:r>
      </w:del>
      <w:r w:rsidRPr="00A757C8">
        <w:rPr>
          <w:rFonts w:hint="cs"/>
          <w:rtl/>
        </w:rPr>
        <w:t>ד</w:t>
      </w:r>
      <w:r w:rsidRPr="00A757C8">
        <w:rPr>
          <w:rtl/>
        </w:rPr>
        <w:t>חייב אשם תלוי!</w:t>
      </w:r>
      <w:r w:rsidRPr="00A757C8">
        <w:rPr>
          <w:rFonts w:hint="cs"/>
          <w:rtl/>
        </w:rPr>
        <w:t xml:space="preserve">-</w:t>
      </w:r>
      <w:ins w:id="92007" w:author="מנוע מכני" w:date="2026-10-11T12:04:39Z">
        <w:ins w:id="92009" w:author="מנוע מכני" w:date="2026-10-11T12:04:39Z">
          <w:r>
            <w:rPr>
              <w:rFonts w:hint="cs"/>
              <w:rtl/>
            </w:rPr>
            <w:t xml:space="preserve"> </w:t>
          </w:r>
        </w:ins>
        <w:del w:id="92010" w:author="מנוע מכני" w:date="2026-10-11T12:04:39Z">
          <w:r>
            <w:rPr>
              <w:rFonts w:hint="cs"/>
              <w:rtl/>
            </w:rPr>
            <w:delText xml:space="preserve"> </w:delText>
          </w:r>
          <w:r w:rsidRPr="00A757C8">
            <w:rPr>
              <w:rFonts w:hint="cs"/>
              <w:rtl/>
            </w:rPr>
            <w:delText xml:space="preserve"> </w:delText>
          </w:r>
        </w:del>
      </w:ins>
      <w:del w:id="92008" w:author="מנוע מכני" w:date="2026-10-11T12:04:39Z">
        <w:r w:rsidRPr="00A757C8">
          <w:rPr>
            <w:rFonts w:hint="cs"/>
            <w:rtl/>
          </w:rPr>
          <w:delText xml:space="preserve">  </w:delText>
        </w:r>
      </w:del>
      <w:r w:rsidRPr="00A757C8">
        <w:rPr>
          <w:rStyle w:val="2fb"/>
          <w:rFonts w:hint="cs"/>
          <w:rtl/>
        </w:rPr>
        <w:t xml:space="preserve">כר</w:t>
      </w:r>
      <w:r w:rsidRPr="00A757C8">
        <w:rPr>
          <w:rStyle w:val="2fb"/>
          <w:rtl/>
        </w:rPr>
        <w:t>"</w:t>
      </w:r>
      <w:r w:rsidRPr="00A757C8">
        <w:rPr>
          <w:rStyle w:val="2fb"/>
          <w:rFonts w:hint="cs"/>
          <w:rtl/>
        </w:rPr>
        <w:t xml:space="preserve">א</w:t>
      </w:r>
      <w:r w:rsidRPr="00A757C8">
        <w:rPr>
          <w:rFonts w:hint="cs"/>
          <w:rtl/>
        </w:rPr>
        <w:t xml:space="preserve"> היא </w:t>
      </w:r>
    </w:p>
    <w:p>
      <w:pPr>
        <w:pStyle w:val="38"/>
        <w:rPr>
          <w:ins w:id="93876" w:author="מנוע מכני" w:date="2026-10-11T12:04:39Z"/>
        </w:rPr>
      </w:pPr>
      <w:r>
        <w:t>ר</w:t>
      </w:r>
      <w:r>
        <w:t>"</w:t>
      </w:r>
      <w:r>
        <w:t>ח מרב</w:t>
      </w:r>
      <w:r>
        <w:t xml:space="preserve">:</w:t>
      </w:r>
    </w:p>
    <w:p w:rsidR="00E403F0" w:rsidRPr="00AD695E" w:rsidRDefault="00E403F0" w:rsidP="00E403F0">
      <w:pPr>
        <w:rPr>
          <w:rtl/>
        </w:rPr>
      </w:pPr>
      <w:del w:id="93877" w:author="מנוע מכני" w:date="2026-10-11T12:04:39Z">
        <w:r>
          <w:rPr>
            <w:rtl/>
          </w:rPr>
          <w:delText xml:space="preserve"> </w:delText>
        </w:r>
      </w:del>
      <w:r>
        <w:rPr>
          <w:rtl/>
        </w:rPr>
        <w:t xml:space="preserve">היו לפניו שתי חתיכות, </w:t>
      </w:r>
    </w:p>
    <w:p w:rsidR="00E403F0" w:rsidRPr="00AD695E" w:rsidRDefault="00E403F0" w:rsidP="00E403F0">
      <w:pPr>
        <w:rPr>
          <w:rtl/>
        </w:rPr>
      </w:pPr>
      <w:r>
        <w:rPr>
          <w:rtl/>
        </w:rPr>
        <w:tab/>
        <w:t xml:space="preserve">אחת של חלב ואחת של שומן, ואכל אחת מהן ואינו יודע איזה מהן אכל - </w:t>
      </w:r>
      <w:r w:rsidRPr="00217260">
        <w:rPr>
          <w:b/>
          <w:bCs/>
          <w:rtl/>
        </w:rPr>
        <w:t>חייב</w:t>
      </w:r>
      <w:ins w:id="92011" w:author="מנוע מכני" w:date="2026-10-11T12:04:39Z">
        <w:r>
          <w:rPr>
            <w:rtl/>
          </w:rPr>
          <w:t xml:space="preserve">,</w:t>
        </w:r>
      </w:ins>
      <w:del w:id="92012" w:author="מנוע מכני" w:date="2026-10-11T12:04:39Z">
        <w:r>
          <w:rPr>
            <w:rtl/>
          </w:rPr>
          <w:delText xml:space="preserve">;</w:delText>
        </w:r>
      </w:del>
    </w:p>
    <w:p w:rsidR="00E403F0" w:rsidRPr="00AD695E" w:rsidRDefault="00E403F0" w:rsidP="00E403F0">
      <w:pPr>
        <w:rPr>
          <w:rtl/>
        </w:rPr>
      </w:pPr>
      <w:r>
        <w:rPr>
          <w:rtl/>
        </w:rPr>
        <w:tab/>
        <w:t xml:space="preserve">חתיכה, ספק של שומן ספק של חלב ואכלה - </w:t>
      </w:r>
      <w:r w:rsidRPr="00217260">
        <w:rPr>
          <w:b/>
          <w:bCs/>
          <w:rtl/>
        </w:rPr>
        <w:t>פטור</w:t>
      </w:r>
      <w:r>
        <w:rPr>
          <w:rtl/>
        </w:rPr>
        <w:t>.</w:t>
      </w:r>
    </w:p>
    <w:p>
      <w:pPr>
        <w:pStyle w:val="38"/>
        <w:rPr>
          <w:ins w:id="93878" w:author="מנוע מכני" w:date="2026-10-11T12:04:39Z"/>
        </w:rPr>
      </w:pPr>
      <w:r w:rsidRPr="002B4E05">
        <w:t>א</w:t>
      </w:r>
      <w:r w:rsidRPr="002B4E05">
        <w:t>ר</w:t>
      </w:r>
      <w:r w:rsidRPr="002B4E05">
        <w:t>"</w:t>
      </w:r>
      <w:r w:rsidRPr="002B4E05">
        <w:t>ז</w:t>
      </w:r>
      <w:r w:rsidRPr="002B4E05">
        <w:t xml:space="preserve">:</w:t>
      </w:r>
    </w:p>
    <w:p w:rsidR="00E403F0" w:rsidRPr="002B4E05" w:rsidRDefault="00E403F0" w:rsidP="00E403F0">
      <w:pPr>
        <w:rPr>
          <w:spacing w:val="-2"/>
          <w:rtl/>
        </w:rPr>
      </w:pPr>
      <w:del w:id="93879" w:author="מנוע מכני" w:date="2026-10-11T12:04:39Z">
        <w:r w:rsidRPr="002B4E05">
          <w:rPr>
            <w:spacing w:val="-2"/>
            <w:rtl/>
          </w:rPr>
          <w:delText xml:space="preserve"> </w:delText>
        </w:r>
      </w:del>
      <w:r w:rsidRPr="002B4E05">
        <w:rPr>
          <w:spacing w:val="-2"/>
          <w:rtl/>
        </w:rPr>
        <w:t xml:space="preserve">מ"ט</w:t>
      </w:r>
      <w:r w:rsidRPr="002B4E05">
        <w:rPr>
          <w:spacing w:val="-2"/>
          <w:rtl/>
        </w:rPr>
        <w:t xml:space="preserve"> </w:t>
      </w:r>
      <w:r w:rsidRPr="002B4E05">
        <w:rPr>
          <w:rStyle w:val="2fb"/>
          <w:spacing w:val="-2"/>
          <w:rtl/>
        </w:rPr>
        <w:t xml:space="preserve">דרב</w:t>
      </w:r>
      <w:r w:rsidRPr="002B4E05">
        <w:rPr>
          <w:spacing w:val="-2"/>
          <w:rtl/>
        </w:rPr>
        <w:t xml:space="preserve">? </w:t>
      </w:r>
      <w:ins w:id="90597" w:author="מנוע מכני" w:date="2026-10-11T12:04:39Z">
        <w:r>
          <w:rPr>
            <w:spacing w:val="-2"/>
            <w:rtl/>
          </w:rPr>
          <w:t xml:space="preserve">סבר</w:t>
        </w:r>
      </w:ins>
      <w:del w:id="90598" w:author="מנוע מכני" w:date="2026-10-11T12:04:39Z">
        <w:r w:rsidRPr="002B4E05">
          <w:rPr>
            <w:spacing w:val="-2"/>
            <w:rtl/>
          </w:rPr>
          <w:delText xml:space="preserve">קסבר</w:delText>
        </w:r>
      </w:del>
      <w:r w:rsidRPr="002B4E05">
        <w:rPr>
          <w:spacing w:val="-2"/>
          <w:rtl/>
        </w:rPr>
        <w:t xml:space="preserve">: שתי חתיכות אפשר לברר איסורו, חתיכה אחת אי אפשר לברר איסורו.</w:t>
      </w:r>
    </w:p>
    <w:p w:rsidR="00E403F0" w:rsidRPr="00AD695E" w:rsidRDefault="00E403F0" w:rsidP="00E403F0">
      <w:pPr>
        <w:rPr>
          <w:rtl/>
        </w:rPr>
      </w:pPr>
      <w:ins w:id="91417" w:author="מנוע מכני" w:date="2026-10-11T12:04:39Z">
        <w:r>
          <w:rPr>
            <w:rtl/>
          </w:rPr>
          <w:t xml:space="preserve">מה</w:t>
        </w:r>
      </w:ins>
      <w:del w:id="91418" w:author="מנוע מכני" w:date="2026-10-11T12:04:39Z">
        <w:r>
          <w:rPr>
            <w:rtl/>
          </w:rPr>
          <w:delText xml:space="preserve">מאי</w:delText>
        </w:r>
      </w:del>
      <w:r>
        <w:rPr>
          <w:rtl/>
        </w:rPr>
        <w:t xml:space="preserve"> </w:t>
      </w:r>
      <w:ins w:id="90599" w:author="מנוע מכני" w:date="2026-10-11T12:04:39Z">
        <w:r>
          <w:rPr>
            <w:rtl/>
          </w:rPr>
          <w:t xml:space="preserve">יש</w:t>
        </w:r>
      </w:ins>
      <w:del w:id="90600" w:author="מנוע מכני" w:date="2026-10-11T12:04:39Z">
        <w:r>
          <w:rPr>
            <w:rtl/>
          </w:rPr>
          <w:delText xml:space="preserve">איכא</w:delText>
        </w:r>
      </w:del>
      <w:r>
        <w:rPr>
          <w:rtl/>
        </w:rPr>
        <w:t xml:space="preserve"> בין טעמא </w:t>
      </w:r>
      <w:r>
        <w:rPr>
          <w:rStyle w:val="2fb"/>
          <w:rtl/>
        </w:rPr>
        <w:t xml:space="preserve">דרבא</w:t>
      </w:r>
      <w:r>
        <w:rPr>
          <w:rFonts w:hint="cs"/>
          <w:rtl/>
        </w:rPr>
        <w:t>[דמצות]</w:t>
      </w:r>
      <w:r>
        <w:rPr>
          <w:rtl/>
        </w:rPr>
        <w:t xml:space="preserve"> לטעמא </w:t>
      </w:r>
      <w:r>
        <w:rPr>
          <w:rStyle w:val="2fb"/>
          <w:rtl/>
        </w:rPr>
        <w:t xml:space="preserve">דרבי זירא</w:t>
      </w:r>
      <w:r>
        <w:rPr>
          <w:rFonts w:hint="cs"/>
          <w:rtl/>
        </w:rPr>
        <w:t xml:space="preserve"> [דא</w:t>
      </w:r>
      <w:r>
        <w:rPr>
          <w:rtl/>
        </w:rPr>
        <w:t>"</w:t>
      </w:r>
      <w:r>
        <w:rPr>
          <w:rFonts w:hint="cs"/>
          <w:rtl/>
        </w:rPr>
        <w:t>א לברר]</w:t>
      </w:r>
      <w:r>
        <w:rPr>
          <w:rtl/>
        </w:rPr>
        <w:t xml:space="preserve">? </w:t>
      </w:r>
    </w:p>
    <w:p w:rsidR="00E403F0" w:rsidRPr="00AD695E" w:rsidRDefault="00E403F0" w:rsidP="00E403F0">
      <w:pPr>
        <w:rPr>
          <w:rtl/>
        </w:rPr>
      </w:pPr>
      <w:ins w:id="90601" w:author="מנוע מכני" w:date="2026-10-11T12:04:39Z">
        <w:r>
          <w:rPr>
            <w:rtl/>
          </w:rPr>
          <w:t xml:space="preserve">יש</w:t>
        </w:r>
      </w:ins>
      <w:del w:id="90602" w:author="מנוע מכני" w:date="2026-10-11T12:04:39Z">
        <w:r w:rsidRPr="00A757C8">
          <w:rPr>
            <w:rtl/>
          </w:rPr>
          <w:delText xml:space="preserve">איכא</w:delText>
        </w:r>
      </w:del>
      <w:r w:rsidRPr="00A757C8">
        <w:rPr>
          <w:rtl/>
        </w:rPr>
        <w:t xml:space="preserve"> </w:t>
      </w:r>
      <w:ins w:id="90119" w:author="Claude - סמנטי" w:date="2026-10-11T12:21:47Z">
        <w:r>
          <w:rPr>
            <w:rtl/>
          </w:rPr>
          <w:t xml:space="preserve">ביניהם</w:t>
        </w:r>
      </w:ins>
      <w:del w:id="90120" w:author="Claude - סמנטי" w:date="2026-10-11T12:21:47Z">
        <w:r w:rsidRPr="00A757C8">
          <w:rPr>
            <w:rtl/>
          </w:rPr>
          <w:delText xml:space="preserve">בינייהו</w:delText>
        </w:r>
      </w:del>
      <w:r w:rsidRPr="00A757C8">
        <w:rPr>
          <w:rtl/>
        </w:rPr>
        <w:t xml:space="preserve"> כזית ומחצה</w:t>
      </w:r>
      <w:r w:rsidRPr="00A757C8">
        <w:rPr>
          <w:rFonts w:hint="cs"/>
          <w:rtl/>
        </w:rPr>
        <w:t>[ב' חתיכות]</w:t>
      </w:r>
      <w:r w:rsidRPr="00A757C8">
        <w:rPr>
          <w:rtl/>
        </w:rPr>
        <w:t xml:space="preserve">, </w:t>
      </w:r>
      <w:r w:rsidRPr="00A757C8">
        <w:rPr>
          <w:rStyle w:val="2fb"/>
          <w:rtl/>
        </w:rPr>
        <w:t xml:space="preserve">לרבא</w:t>
      </w:r>
      <w:r w:rsidRPr="00A757C8">
        <w:rPr>
          <w:rtl/>
        </w:rPr>
        <w:t xml:space="preserve"> </w:t>
      </w:r>
      <w:ins w:id="90603" w:author="מנוע מכני" w:date="2026-10-11T12:04:39Z">
        <w:r>
          <w:rPr>
            <w:rtl/>
          </w:rPr>
          <w:t xml:space="preserve">אין</w:t>
        </w:r>
      </w:ins>
      <w:del w:id="90604" w:author="מנוע מכני" w:date="2026-10-11T12:04:39Z">
        <w:r w:rsidRPr="00A757C8">
          <w:rPr>
            <w:rtl/>
          </w:rPr>
          <w:delText xml:space="preserve">ליכא</w:delText>
        </w:r>
      </w:del>
      <w:r w:rsidRPr="00A757C8">
        <w:rPr>
          <w:rtl/>
        </w:rPr>
        <w:t xml:space="preserve"> מצוות ופטור</w:t>
      </w:r>
      <w:r w:rsidRPr="00A757C8">
        <w:rPr>
          <w:rFonts w:hint="cs"/>
          <w:rtl/>
        </w:rPr>
        <w:t>[דפחות מכזית]</w:t>
      </w:r>
      <w:r w:rsidRPr="00A757C8">
        <w:rPr>
          <w:rtl/>
        </w:rPr>
        <w:t xml:space="preserve">, </w:t>
      </w:r>
      <w:r w:rsidRPr="00A757C8">
        <w:rPr>
          <w:rStyle w:val="2fb"/>
          <w:rFonts w:hint="cs"/>
          <w:rtl/>
        </w:rPr>
        <w:t>לר</w:t>
      </w:r>
      <w:r w:rsidRPr="00A757C8">
        <w:rPr>
          <w:rStyle w:val="2fb"/>
          <w:rtl/>
        </w:rPr>
        <w:t>"</w:t>
      </w:r>
      <w:r w:rsidRPr="00A757C8">
        <w:rPr>
          <w:rStyle w:val="2fb"/>
          <w:rFonts w:hint="cs"/>
          <w:rtl/>
        </w:rPr>
        <w:t>ז</w:t>
      </w:r>
      <w:r w:rsidRPr="00A757C8">
        <w:rPr>
          <w:rtl/>
        </w:rPr>
        <w:t xml:space="preserve"> אפשר לברר איסורו.</w:t>
      </w:r>
    </w:p>
    <w:p>
      <w:pPr>
        <w:pStyle w:val="38"/>
        <w:rPr>
          <w:ins w:id="93880" w:author="מנוע מכני" w:date="2026-10-11T12:04:39Z"/>
        </w:rPr>
      </w:pPr>
      <w:r>
        <w:t>איתיביה ר</w:t>
      </w:r>
      <w:r>
        <w:t>י</w:t>
      </w:r>
      <w:r>
        <w:t>"</w:t>
      </w:r>
      <w:r>
        <w:t>ר לר</w:t>
      </w:r>
      <w:r>
        <w:t>"</w:t>
      </w:r>
      <w:r>
        <w:t xml:space="preserve">ז </w:t>
      </w:r>
      <w:r>
        <w:t>ר"</w:t>
      </w:r>
      <w:r>
        <w:t>א</w:t>
      </w:r>
      <w:del w:id="94508" w:author="מנוע מכני" w:date="2026-10-11T12:04:39Z">
        <w:r>
          <w:delText xml:space="preserve"> אומר</w:delText>
        </w:r>
      </w:del>
      <w:r>
        <w:t xml:space="preserve">:</w:t>
      </w:r>
    </w:p>
    <w:p w:rsidR="00E403F0" w:rsidRPr="00AD695E" w:rsidRDefault="00E403F0" w:rsidP="00E403F0">
      <w:pPr>
        <w:rPr>
          <w:rtl/>
        </w:rPr>
      </w:pPr>
      <w:del w:id="93881" w:author="מנוע מכני" w:date="2026-10-11T12:04:39Z">
        <w:r>
          <w:rPr>
            <w:rtl/>
          </w:rPr>
          <w:delText xml:space="preserve"> </w:delText>
        </w:r>
      </w:del>
      <w:r>
        <w:rPr>
          <w:rtl/>
        </w:rPr>
        <w:t xml:space="preserve">כוי, חייבין על חלבו אשם תלוי! </w:t>
      </w:r>
    </w:p>
    <w:p>
      <w:pPr>
        <w:pStyle w:val="38"/>
        <w:rPr>
          <w:ins w:id="93882" w:author="מנוע מכני" w:date="2026-10-11T12:04:39Z"/>
        </w:rPr>
      </w:pPr>
      <w:r>
        <w:tab/>
      </w:r>
      <w:r>
        <w:tab/>
      </w:r>
      <w:r>
        <w:tab/>
      </w:r>
      <w:r>
        <w:tab/>
      </w:r>
      <w:r>
        <w:t>א</w:t>
      </w:r>
      <w:r>
        <w:t>"</w:t>
      </w:r>
      <w:r>
        <w:t>ל</w:t>
      </w:r>
      <w:r>
        <w:t xml:space="preserve"> ר"</w:t>
      </w:r>
      <w:r>
        <w:t>א</w:t>
      </w:r>
      <w:r>
        <w:t xml:space="preserve"> סבר:</w:t>
      </w:r>
    </w:p>
    <w:p w:rsidR="00E403F0" w:rsidRPr="00AD695E" w:rsidRDefault="00E403F0" w:rsidP="00E403F0">
      <w:pPr>
        <w:rPr>
          <w:rtl/>
        </w:rPr>
      </w:pPr>
      <w:del w:id="93883" w:author="מנוע מכני" w:date="2026-10-11T12:04:39Z">
        <w:r>
          <w:rPr>
            <w:rtl/>
          </w:rPr>
          <w:delText xml:space="preserve"> </w:delText>
        </w:r>
      </w:del>
      <w:r>
        <w:rPr>
          <w:rtl/>
        </w:rPr>
        <w:t xml:space="preserve">לא</w:t>
      </w:r>
      <w:r>
        <w:rPr>
          <w:rtl/>
        </w:rPr>
        <w:t xml:space="preserve"> </w:t>
      </w:r>
      <w:ins w:id="90605" w:author="מנוע מכני" w:date="2026-10-11T12:04:39Z">
        <w:r>
          <w:rPr>
            <w:rtl/>
          </w:rPr>
          <w:t xml:space="preserve">צריך</w:t>
        </w:r>
      </w:ins>
      <w:del w:id="90606" w:author="מנוע מכני" w:date="2026-10-11T12:04:39Z">
        <w:r>
          <w:rPr>
            <w:rtl/>
          </w:rPr>
          <w:delText xml:space="preserve">בעינן</w:delText>
        </w:r>
      </w:del>
      <w:r>
        <w:rPr>
          <w:rtl/>
        </w:rPr>
        <w:t xml:space="preserve"> לברר איסורו.</w:t>
      </w:r>
    </w:p>
    <w:p w:rsidR="00E403F0" w:rsidRPr="00AD695E" w:rsidRDefault="00E403F0" w:rsidP="00E403F0">
      <w:pPr>
        <w:pStyle w:val="afff3"/>
        <w:framePr w:wrap="around"/>
        <w:spacing w:line="240" w:lineRule="exact"/>
        <w:rPr>
          <w:rtl/>
        </w:rPr>
      </w:pPr>
      <w:r w:rsidRPr="009239E9">
        <w:rPr>
          <w:rFonts w:hint="cs"/>
          <w:szCs w:val="18"/>
          <w:rtl/>
        </w:rPr>
        <w:t>יח.</w:t>
      </w:r>
    </w:p>
    <w:p>
      <w:pPr>
        <w:pStyle w:val="38"/>
        <w:rPr>
          <w:ins w:id="93884" w:author="מנוע מכני" w:date="2026-10-11T12:04:39Z"/>
        </w:rPr>
      </w:pPr>
      <w:r>
        <w:t xml:space="preserve">והך</w:t>
      </w:r>
    </w:p>
    <w:p w:rsidR="00E403F0" w:rsidRPr="00AD695E" w:rsidRDefault="00E403F0" w:rsidP="00E403F0">
      <w:pPr>
        <w:rPr>
          <w:rtl/>
        </w:rPr>
      </w:pPr>
      <w:del w:id="93885" w:author="מנוע מכני" w:date="2026-10-11T12:04:39Z">
        <w:r>
          <w:rPr>
            <w:rFonts w:hint="cs"/>
            <w:rtl/>
          </w:rPr>
          <w:delText xml:space="preserve"> </w:delText>
        </w:r>
      </w:del>
      <w:r>
        <w:rPr>
          <w:rFonts w:hint="cs"/>
          <w:rtl/>
        </w:rPr>
        <w:t xml:space="preserve">ד</w:t>
      </w:r>
      <w:r>
        <w:rPr>
          <w:rtl/>
        </w:rPr>
        <w:t>ספק בן תשעה לראשון או בן שבעה לאחרון יוציא והולד כשר, וחייב באשם תלוי!</w:t>
      </w:r>
      <w:r>
        <w:rPr>
          <w:rFonts w:hint="cs"/>
          <w:rtl/>
        </w:rPr>
        <w:t xml:space="preserve"> </w:t>
      </w:r>
      <w:r>
        <w:rPr>
          <w:rStyle w:val="2fb"/>
          <w:rFonts w:hint="cs"/>
          <w:rtl/>
        </w:rPr>
        <w:t xml:space="preserve">כר</w:t>
      </w:r>
      <w:r>
        <w:rPr>
          <w:rStyle w:val="2fb"/>
          <w:rtl/>
        </w:rPr>
        <w:t>"</w:t>
      </w:r>
      <w:r>
        <w:rPr>
          <w:rStyle w:val="2fb"/>
          <w:rFonts w:hint="cs"/>
          <w:rtl/>
        </w:rPr>
        <w:t xml:space="preserve">א</w:t>
      </w:r>
      <w:r>
        <w:rPr>
          <w:rFonts w:hint="cs"/>
          <w:rtl/>
        </w:rPr>
        <w:t xml:space="preserve"> היא</w:t>
      </w:r>
      <w:r>
        <w:rPr>
          <w:rtl/>
        </w:rPr>
        <w:t xml:space="preserve"> </w:t>
      </w:r>
    </w:p>
    <w:p>
      <w:pPr>
        <w:pStyle w:val="38"/>
        <w:rPr>
          <w:ins w:id="93886" w:author="מנוע מכני" w:date="2026-10-11T12:04:39Z"/>
        </w:rPr>
      </w:pPr>
      <w:r w:rsidRPr="00217260">
        <w:lastRenderedPageBreak/>
        <w:t xml:space="preserve">והך</w:t>
      </w:r>
    </w:p>
    <w:p w:rsidR="00E403F0" w:rsidRPr="00AD695E" w:rsidRDefault="00E403F0" w:rsidP="00E403F0">
      <w:pPr>
        <w:rPr>
          <w:rtl/>
        </w:rPr>
      </w:pPr>
      <w:del w:id="93887" w:author="מנוע מכני" w:date="2026-10-11T12:04:39Z">
        <w:r w:rsidRPr="00217260">
          <w:rPr>
            <w:rFonts w:hint="cs"/>
            <w:b/>
            <w:bCs/>
            <w:spacing w:val="2"/>
            <w:rtl/>
          </w:rPr>
          <w:lastRenderedPageBreak/>
          <w:delText xml:space="preserve"> </w:delText>
        </w:r>
      </w:del>
      <w:r w:rsidRPr="00217260">
        <w:rPr>
          <w:rFonts w:hint="cs"/>
          <w:b/>
          <w:bCs/>
          <w:spacing w:val="2"/>
          <w:rtl/>
        </w:rPr>
        <w:lastRenderedPageBreak/>
        <w:t xml:space="preserve">ד</w:t>
      </w:r>
      <w:r w:rsidRPr="00C008BE">
        <w:rPr>
          <w:spacing w:val="2"/>
          <w:rtl/>
        </w:rPr>
        <w:t>נמצא על שלה לאח</w:t>
      </w:r>
      <w:r>
        <w:rPr>
          <w:spacing w:val="2"/>
          <w:rtl/>
        </w:rPr>
        <w:t>"</w:t>
      </w:r>
      <w:r w:rsidRPr="00C008BE">
        <w:rPr>
          <w:rFonts w:hint="cs"/>
          <w:spacing w:val="2"/>
          <w:rtl/>
        </w:rPr>
        <w:t>ז</w:t>
      </w:r>
      <w:r w:rsidRPr="00C008BE">
        <w:rPr>
          <w:spacing w:val="2"/>
          <w:rtl/>
        </w:rPr>
        <w:t xml:space="preserve"> טמאין מספק ופטורין מן הקרבן, ותני עלה וחייבין באשם תלוי</w:t>
      </w:r>
      <w:r w:rsidRPr="00C008BE">
        <w:rPr>
          <w:rFonts w:hint="cs"/>
          <w:spacing w:val="2"/>
          <w:rtl/>
        </w:rPr>
        <w:t xml:space="preserve">! </w:t>
      </w:r>
      <w:r w:rsidRPr="00C008BE">
        <w:rPr>
          <w:rStyle w:val="2fb"/>
          <w:rFonts w:hint="cs"/>
          <w:spacing w:val="2"/>
          <w:rtl/>
        </w:rPr>
        <w:t xml:space="preserve">כר</w:t>
      </w:r>
      <w:r>
        <w:rPr>
          <w:rStyle w:val="2fb"/>
          <w:spacing w:val="2"/>
          <w:rtl/>
        </w:rPr>
        <w:t>"</w:t>
      </w:r>
      <w:r w:rsidRPr="00C008BE">
        <w:rPr>
          <w:rStyle w:val="2fb"/>
          <w:rFonts w:hint="cs"/>
          <w:spacing w:val="2"/>
          <w:rtl/>
        </w:rPr>
        <w:t xml:space="preserve">א</w:t>
      </w:r>
      <w:r w:rsidRPr="00C008BE">
        <w:rPr>
          <w:rFonts w:hint="cs"/>
          <w:spacing w:val="2"/>
          <w:rtl/>
        </w:rPr>
        <w:t xml:space="preserve"> היא</w:t>
      </w:r>
    </w:p>
    <w:p w:rsidR="00E403F0" w:rsidRPr="00AD695E" w:rsidRDefault="00E403F0" w:rsidP="00E403F0">
      <w:pPr>
        <w:rPr>
          <w:rtl/>
        </w:rPr>
      </w:pPr>
    </w:p>
    <w:p>
      <w:pPr>
        <w:pStyle w:val="38"/>
        <w:rPr>
          <w:ins w:id="93888" w:author="מנוע מכני" w:date="2026-10-11T12:04:39Z"/>
        </w:rPr>
      </w:pPr>
      <w:r>
        <w:t>ר</w:t>
      </w:r>
      <w:r>
        <w:t>"</w:t>
      </w:r>
      <w:r>
        <w:t>נ מרב</w:t>
      </w:r>
      <w:r>
        <w:t>"</w:t>
      </w:r>
      <w:r>
        <w:t>א מ</w:t>
      </w:r>
      <w:r>
        <w:t xml:space="preserve">רב:</w:t>
      </w:r>
    </w:p>
    <w:p w:rsidR="00E403F0" w:rsidRPr="00AD695E" w:rsidRDefault="00E403F0" w:rsidP="00E403F0">
      <w:pPr>
        <w:rPr>
          <w:rtl/>
        </w:rPr>
      </w:pPr>
      <w:del w:id="93889" w:author="מנוע מכני" w:date="2026-10-11T12:04:39Z">
        <w:r>
          <w:rPr>
            <w:rtl/>
          </w:rPr>
          <w:delText xml:space="preserve"> </w:delText>
        </w:r>
      </w:del>
      <w:r>
        <w:rPr>
          <w:rtl/>
        </w:rPr>
        <w:t xml:space="preserve">היו לפניו שתי חתיכות, אחת של חלב ואחת של שומן, ואכל אחת מהן ואינו יודע איזו מהן אכל - חייב</w:t>
      </w:r>
      <w:ins w:id="92013" w:author="מנוע מכני" w:date="2026-10-11T12:04:39Z">
        <w:r>
          <w:rPr>
            <w:rtl/>
          </w:rPr>
          <w:t xml:space="preserve">,</w:t>
        </w:r>
      </w:ins>
      <w:del w:id="92014" w:author="מנוע מכני" w:date="2026-10-11T12:04:39Z">
        <w:r>
          <w:rPr>
            <w:rtl/>
          </w:rPr>
          <w:delText xml:space="preserve">;</w:delText>
        </w:r>
      </w:del>
    </w:p>
    <w:p w:rsidR="00E403F0" w:rsidRPr="00AD695E" w:rsidRDefault="00E403F0" w:rsidP="00E403F0">
      <w:pPr>
        <w:rPr>
          <w:rtl/>
        </w:rPr>
      </w:pPr>
      <w:r>
        <w:rPr>
          <w:rtl/>
        </w:rPr>
        <w:t>חתיכה, ספק של חלב ספק של שומן ואכלה - פטור.</w:t>
      </w:r>
    </w:p>
    <w:p>
      <w:pPr>
        <w:pStyle w:val="38"/>
        <w:rPr>
          <w:ins w:id="93890" w:author="מנוע מכני" w:date="2026-10-11T12:04:39Z"/>
        </w:rPr>
      </w:pPr>
      <w:r w:rsidRPr="00217260">
        <w:t>אר</w:t>
      </w:r>
      <w:r w:rsidRPr="00217260">
        <w:t>"</w:t>
      </w:r>
      <w:r w:rsidRPr="00217260">
        <w:t>נ</w:t>
      </w:r>
      <w:r w:rsidRPr="00217260">
        <w:t xml:space="preserve">:</w:t>
      </w:r>
    </w:p>
    <w:p w:rsidR="00E403F0" w:rsidRPr="00AD695E" w:rsidRDefault="00E403F0" w:rsidP="00E403F0">
      <w:pPr>
        <w:rPr>
          <w:rtl/>
        </w:rPr>
      </w:pPr>
      <w:del w:id="93891" w:author="מנוע מכני" w:date="2026-10-11T12:04:39Z">
        <w:r w:rsidRPr="00217260">
          <w:rPr>
            <w:b/>
            <w:bCs/>
            <w:rtl/>
          </w:rPr>
          <w:delText xml:space="preserve"> </w:delText>
        </w:r>
      </w:del>
      <w:r w:rsidRPr="00217260">
        <w:rPr>
          <w:b/>
          <w:bCs/>
          <w:rtl/>
        </w:rPr>
        <w:t xml:space="preserve">מ"</w:t>
      </w:r>
      <w:r w:rsidRPr="00217260">
        <w:rPr>
          <w:rFonts w:hint="cs"/>
          <w:b/>
          <w:bCs/>
          <w:rtl/>
        </w:rPr>
        <w:t>ט</w:t>
      </w:r>
      <w:r w:rsidRPr="00217260">
        <w:rPr>
          <w:b/>
          <w:bCs/>
          <w:rtl/>
        </w:rPr>
        <w:t xml:space="preserve"> </w:t>
      </w:r>
      <w:r w:rsidRPr="00217260">
        <w:rPr>
          <w:rStyle w:val="2fb"/>
          <w:b/>
          <w:bCs/>
          <w:rtl/>
        </w:rPr>
        <w:t xml:space="preserve">דרב</w:t>
      </w:r>
      <w:r w:rsidRPr="00217260">
        <w:rPr>
          <w:b/>
          <w:bCs/>
          <w:rtl/>
        </w:rPr>
        <w:t xml:space="preserve">? </w:t>
      </w:r>
      <w:r w:rsidRPr="00217260">
        <w:rPr>
          <w:rFonts w:hint="cs"/>
          <w:b/>
          <w:bCs/>
          <w:rtl/>
        </w:rPr>
        <w:t>ד</w:t>
      </w:r>
      <w:r w:rsidRPr="00217260">
        <w:rPr>
          <w:b/>
          <w:bCs/>
          <w:rtl/>
        </w:rPr>
        <w:t xml:space="preserve">סבר: שתי חתיכות איקבע איסורא, חתיכה אחת </w:t>
      </w:r>
      <w:r w:rsidRPr="00217260">
        <w:rPr>
          <w:b/>
          <w:bCs/>
          <w:rtl/>
        </w:rPr>
        <w:t xml:space="preserve">לא</w:t>
      </w:r>
      <w:r w:rsidRPr="00217260">
        <w:rPr>
          <w:b/>
          <w:bCs/>
          <w:rtl/>
        </w:rPr>
        <w:t xml:space="preserve"> קבעה איסורא.</w:t>
      </w:r>
    </w:p>
    <w:p w:rsidR="00E403F0" w:rsidRPr="00AD695E" w:rsidRDefault="00E403F0" w:rsidP="00E403F0">
      <w:pPr>
        <w:rPr>
          <w:rtl/>
        </w:rPr>
      </w:pPr>
      <w:ins w:id="91419" w:author="מנוע מכני" w:date="2026-10-11T12:04:39Z">
        <w:r>
          <w:rPr>
            <w:rtl/>
          </w:rPr>
          <w:t xml:space="preserve">מה</w:t>
        </w:r>
      </w:ins>
      <w:del w:id="91420" w:author="מנוע מכני" w:date="2026-10-11T12:04:39Z">
        <w:r>
          <w:rPr>
            <w:rtl/>
          </w:rPr>
          <w:delText xml:space="preserve">מאי</w:delText>
        </w:r>
      </w:del>
      <w:r>
        <w:rPr>
          <w:rtl/>
        </w:rPr>
        <w:t xml:space="preserve"> </w:t>
      </w:r>
      <w:ins w:id="90607" w:author="מנוע מכני" w:date="2026-10-11T12:04:39Z">
        <w:r>
          <w:rPr>
            <w:rtl/>
          </w:rPr>
          <w:t xml:space="preserve">יש</w:t>
        </w:r>
      </w:ins>
      <w:del w:id="90608" w:author="מנוע מכני" w:date="2026-10-11T12:04:39Z">
        <w:r>
          <w:rPr>
            <w:rtl/>
          </w:rPr>
          <w:delText xml:space="preserve">איכא</w:delText>
        </w:r>
      </w:del>
      <w:r>
        <w:rPr>
          <w:rtl/>
        </w:rPr>
        <w:t xml:space="preserve"> בין איקבע איסורא לשאי אפשר לברר איסוריה? </w:t>
      </w:r>
    </w:p>
    <w:p w:rsidR="00E403F0" w:rsidRPr="00AD695E" w:rsidRDefault="00E403F0" w:rsidP="00E403F0">
      <w:pPr>
        <w:rPr>
          <w:rtl/>
        </w:rPr>
      </w:pPr>
      <w:ins w:id="90609" w:author="מנוע מכני" w:date="2026-10-11T12:04:39Z">
        <w:r>
          <w:rPr>
            <w:b/>
            <w:bCs/>
            <w:rtl/>
          </w:rPr>
          <w:t xml:space="preserve">יש</w:t>
        </w:r>
      </w:ins>
      <w:del w:id="90610" w:author="מנוע מכני" w:date="2026-10-11T12:04:39Z">
        <w:r w:rsidRPr="00217260">
          <w:rPr>
            <w:b/>
            <w:bCs/>
            <w:rtl/>
          </w:rPr>
          <w:delText xml:space="preserve">איכא</w:delText>
        </w:r>
      </w:del>
      <w:r w:rsidRPr="00217260">
        <w:rPr>
          <w:b/>
          <w:bCs/>
          <w:rtl/>
        </w:rPr>
        <w:t xml:space="preserve"> </w:t>
      </w:r>
      <w:ins w:id="90121" w:author="Claude - סמנטי" w:date="2026-10-11T12:21:47Z">
        <w:r>
          <w:rPr>
            <w:b/>
            <w:bCs/>
            <w:rtl/>
          </w:rPr>
          <w:t xml:space="preserve">ביניהם</w:t>
        </w:r>
      </w:ins>
      <w:del w:id="90122" w:author="Claude - סמנטי" w:date="2026-10-11T12:21:47Z">
        <w:r w:rsidRPr="00217260">
          <w:rPr>
            <w:b/>
            <w:bCs/>
            <w:rtl/>
          </w:rPr>
          <w:delText xml:space="preserve">בינייהו</w:delText>
        </w:r>
      </w:del>
      <w:r>
        <w:rPr>
          <w:rtl/>
        </w:rPr>
        <w:t xml:space="preserve"> כגון שהיו לפניו שתי חתיכות, אחת של חלב ואחת של שומן, </w:t>
      </w:r>
    </w:p>
    <w:p w:rsidR="00E403F0" w:rsidRPr="00AD695E" w:rsidRDefault="00E403F0" w:rsidP="00E403F0">
      <w:pPr>
        <w:rPr>
          <w:rtl/>
        </w:rPr>
      </w:pPr>
      <w:r>
        <w:rPr>
          <w:rtl/>
        </w:rPr>
        <w:t xml:space="preserve">ובא </w:t>
      </w:r>
      <w:ins w:id="92769" w:author="מנוע מכני" w:date="2026-10-11T12:04:39Z">
        <w:r>
          <w:rPr>
            <w:rtl/>
          </w:rPr>
          <w:t xml:space="preserve">נכרי</w:t>
        </w:r>
      </w:ins>
      <w:del w:id="92770" w:author="מנוע מכני" w:date="2026-10-11T12:04:39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ו</w:t>
      </w:r>
      <w:r>
        <w:rPr>
          <w:rtl/>
        </w:rPr>
        <w:t xml:space="preserve">אכל את הראשונה ובא ישראל ואכל את השניה, </w:t>
      </w:r>
    </w:p>
    <w:p w:rsidR="00E403F0" w:rsidRPr="00AD695E" w:rsidRDefault="00E403F0" w:rsidP="00E403F0">
      <w:pPr>
        <w:ind w:firstLine="254"/>
        <w:rPr>
          <w:rtl/>
        </w:rPr>
      </w:pPr>
      <w:r w:rsidRPr="00217260">
        <w:rPr>
          <w:rStyle w:val="2fb"/>
          <w:b/>
          <w:bCs/>
          <w:rtl/>
        </w:rPr>
        <w:t>לרבא</w:t>
      </w:r>
      <w:r>
        <w:rPr>
          <w:rtl/>
        </w:rPr>
        <w:t xml:space="preserve"> </w:t>
      </w:r>
      <w:ins w:id="90611" w:author="מנוע מכני" w:date="2026-10-11T12:04:39Z">
        <w:r>
          <w:rPr>
            <w:rtl/>
          </w:rPr>
          <w:t xml:space="preserve">אין</w:t>
        </w:r>
      </w:ins>
      <w:del w:id="90612" w:author="מנוע מכני" w:date="2026-10-11T12:04:39Z">
        <w:r>
          <w:rPr>
            <w:rtl/>
          </w:rPr>
          <w:delText xml:space="preserve">ליכא</w:delText>
        </w:r>
      </w:del>
      <w:r>
        <w:rPr>
          <w:rtl/>
        </w:rPr>
        <w:t xml:space="preserve"> מצוות </w:t>
      </w:r>
      <w:ins w:id="92773" w:author="מנוע מכני" w:date="2026-10-11T12:04:39Z">
        <w:r>
          <w:rPr>
            <w:rtl/>
          </w:rPr>
          <w:t xml:space="preserve">בזמן ש</w:t>
        </w:r>
      </w:ins>
      <w:del w:id="92774" w:author="מנוע מכני" w:date="2026-10-11T12:04:39Z">
        <w:r>
          <w:rPr>
            <w:rtl/>
          </w:rPr>
          <w:delText xml:space="preserve">בעידנא ד</w:delText>
        </w:r>
      </w:del>
      <w:r>
        <w:rPr>
          <w:rtl/>
        </w:rPr>
        <w:t xml:space="preserve">אכל ישראל, </w:t>
      </w:r>
    </w:p>
    <w:p w:rsidR="00E403F0" w:rsidRPr="00AD695E" w:rsidRDefault="00E403F0" w:rsidP="00E403F0">
      <w:pPr>
        <w:ind w:firstLine="254"/>
        <w:rPr>
          <w:rtl/>
        </w:rPr>
      </w:pPr>
      <w:r w:rsidRPr="00217260">
        <w:rPr>
          <w:rStyle w:val="2fb"/>
          <w:b/>
          <w:bCs/>
          <w:rtl/>
        </w:rPr>
        <w:t>לר"</w:t>
      </w:r>
      <w:r w:rsidRPr="00217260">
        <w:rPr>
          <w:rStyle w:val="2fb"/>
          <w:rFonts w:hint="cs"/>
          <w:b/>
          <w:bCs/>
          <w:rtl/>
        </w:rPr>
        <w:t>ז</w:t>
      </w:r>
      <w:r>
        <w:rPr>
          <w:rtl/>
        </w:rPr>
        <w:t xml:space="preserve"> </w:t>
      </w:r>
      <w:r>
        <w:rPr>
          <w:rFonts w:hint="cs"/>
          <w:rtl/>
        </w:rPr>
        <w:t>א</w:t>
      </w:r>
      <w:r>
        <w:rPr>
          <w:rtl/>
        </w:rPr>
        <w:t>"</w:t>
      </w:r>
      <w:r>
        <w:rPr>
          <w:rFonts w:hint="cs"/>
          <w:rtl/>
        </w:rPr>
        <w:t xml:space="preserve">א </w:t>
      </w:r>
      <w:r>
        <w:rPr>
          <w:rtl/>
        </w:rPr>
        <w:t xml:space="preserve">לברר איסוריה, </w:t>
      </w:r>
    </w:p>
    <w:p w:rsidR="00E403F0" w:rsidRPr="00AD695E" w:rsidRDefault="00E403F0" w:rsidP="00E403F0">
      <w:pPr>
        <w:ind w:firstLine="254"/>
        <w:rPr>
          <w:rtl/>
        </w:rPr>
      </w:pPr>
      <w:ins w:id="90151" w:author="מנוע מכני" w:date="2026-10-11T12:04:39Z">
        <w:r>
          <w:rPr>
            <w:rStyle w:val="2fb"/>
            <w:b/>
            <w:bCs/>
            <w:rtl/>
          </w:rPr>
          <w:t xml:space="preserve">לר"נ</w:t>
        </w:r>
      </w:ins>
      <w:del w:id="90152" w:author="מנוע מכני" w:date="2026-10-11T12:04:39Z">
        <w:r w:rsidRPr="00217260">
          <w:rPr>
            <w:b/>
            <w:bCs/>
            <w:rtl/>
          </w:rPr>
          <w:delText xml:space="preserve">לרב נחמן</w:delText>
        </w:r>
      </w:del>
      <w:r>
        <w:rPr>
          <w:rtl/>
        </w:rPr>
        <w:t xml:space="preserve"> - איקבע איסורא.</w:t>
      </w:r>
    </w:p>
    <w:p w:rsidR="00E403F0" w:rsidRPr="00AD695E" w:rsidRDefault="00E403F0" w:rsidP="00E403F0">
      <w:pPr>
        <w:rPr>
          <w:rtl/>
        </w:rPr>
      </w:pPr>
    </w:p>
    <w:p>
      <w:pPr>
        <w:pStyle w:val="38"/>
        <w:rPr>
          <w:ins w:id="93892" w:author="מנוע מכני" w:date="2026-10-11T12:04:39Z"/>
        </w:rPr>
      </w:pPr>
      <w:r>
        <w:t>והך ד</w:t>
      </w:r>
      <w:r>
        <w:t>ר"</w:t>
      </w:r>
      <w:r>
        <w:t>א</w:t>
      </w:r>
      <w:r>
        <w:t xml:space="preserve">:</w:t>
      </w:r>
    </w:p>
    <w:p w:rsidR="00E403F0" w:rsidRPr="00AD695E" w:rsidRDefault="00E403F0" w:rsidP="00E403F0">
      <w:pPr>
        <w:rPr>
          <w:rtl/>
        </w:rPr>
      </w:pPr>
      <w:del w:id="93893" w:author="מנוע מכני" w:date="2026-10-11T12:04:39Z">
        <w:r>
          <w:rPr>
            <w:rtl/>
          </w:rPr>
          <w:delText xml:space="preserve"> </w:delText>
        </w:r>
      </w:del>
      <w:r>
        <w:rPr>
          <w:rtl/>
        </w:rPr>
        <w:t xml:space="preserve">כוי, חייבין על חלבו אשם תלוי!</w:t>
      </w:r>
      <w:r>
        <w:rPr>
          <w:rFonts w:hint="cs"/>
          <w:rtl/>
        </w:rPr>
        <w:t xml:space="preserve">-</w:t>
      </w:r>
      <w:ins w:id="92015" w:author="מנוע מכני" w:date="2026-10-11T12:04:39Z">
        <w:r>
          <w:rPr>
            <w:rFonts w:hint="cs"/>
            <w:rtl/>
          </w:rPr>
          <w:t xml:space="preserve"> </w:t>
        </w:r>
      </w:ins>
      <w:del w:id="92016" w:author="מנוע מכני" w:date="2026-10-11T12:04:39Z">
        <w:r>
          <w:rPr>
            <w:rFonts w:hint="cs"/>
            <w:rtl/>
          </w:rPr>
          <w:delText xml:space="preserve"> </w:delText>
        </w:r>
        <w:r>
          <w:rPr>
            <w:rtl/>
          </w:rPr>
          <w:delText xml:space="preserve"> </w:delText>
        </w:r>
      </w:del>
      <w:r>
        <w:rPr>
          <w:rStyle w:val="2fb"/>
          <w:rFonts w:hint="cs"/>
          <w:rtl/>
        </w:rPr>
        <w:t>ר</w:t>
      </w:r>
      <w:r>
        <w:rPr>
          <w:rStyle w:val="2fb"/>
          <w:rtl/>
        </w:rPr>
        <w:t>"</w:t>
      </w:r>
      <w:r>
        <w:rPr>
          <w:rStyle w:val="2fb"/>
          <w:rFonts w:hint="cs"/>
          <w:rtl/>
        </w:rPr>
        <w:t>א</w:t>
      </w:r>
      <w:r>
        <w:rPr>
          <w:rtl/>
        </w:rPr>
        <w:t xml:space="preserve"> </w:t>
      </w:r>
      <w:ins w:id="92455" w:author="מנוע מכני" w:date="2026-10-11T12:04:39Z">
        <w:r>
          <w:rPr>
            <w:rtl/>
          </w:rPr>
          <w:t xml:space="preserve">לא</w:t>
        </w:r>
        <w:r>
          <w:rPr>
            <w:rtl/>
          </w:rPr>
          <w:t xml:space="preserve"> צריך</w:t>
        </w:r>
      </w:ins>
      <w:del w:id="92456" w:author="מנוע מכני" w:date="2026-10-11T12:04:39Z">
        <w:r>
          <w:rPr>
            <w:rtl/>
          </w:rPr>
          <w:delText xml:space="preserve">לא בעי</w:delText>
        </w:r>
      </w:del>
      <w:r>
        <w:rPr>
          <w:rtl/>
        </w:rPr>
        <w:t xml:space="preserve"> </w:t>
      </w:r>
      <w:ins w:id="90123" w:author="Claude - סמנטי" w:date="2026-10-11T12:21:47Z">
        <w:r>
          <w:rPr>
            <w:rtl/>
          </w:rPr>
          <w:t xml:space="preserve">קביעות</w:t>
        </w:r>
      </w:ins>
      <w:del w:id="90124" w:author="Claude - סמנטי" w:date="2026-10-11T12:21:47Z">
        <w:r>
          <w:rPr>
            <w:rtl/>
          </w:rPr>
          <w:delText xml:space="preserve">קביעותא</w:delText>
        </w:r>
      </w:del>
      <w:r>
        <w:rPr>
          <w:rtl/>
        </w:rPr>
        <w:t xml:space="preserve"> לאיסורא.</w:t>
      </w:r>
    </w:p>
    <w:p>
      <w:pPr>
        <w:pStyle w:val="38"/>
        <w:rPr>
          <w:ins w:id="93894" w:author="מנוע מכני" w:date="2026-10-11T12:04:39Z"/>
        </w:rPr>
      </w:pPr>
      <w:r w:rsidRPr="002B4E05">
        <w:t>והך</w:t>
      </w:r>
    </w:p>
    <w:p w:rsidR="00E403F0" w:rsidRPr="002B4E05" w:rsidRDefault="00E403F0" w:rsidP="00E403F0">
      <w:pPr>
        <w:rPr>
          <w:spacing w:val="-2"/>
          <w:rtl/>
        </w:rPr>
      </w:pPr>
      <w:del w:id="93895" w:author="מנוע מכני" w:date="2026-10-11T12:04:39Z">
        <w:r w:rsidRPr="002B4E05">
          <w:rPr>
            <w:spacing w:val="-2"/>
            <w:rtl/>
          </w:rPr>
          <w:delText xml:space="preserve"> </w:delText>
        </w:r>
      </w:del>
      <w:r w:rsidRPr="002B4E05">
        <w:rPr>
          <w:spacing w:val="-2"/>
          <w:rtl/>
        </w:rPr>
        <w:t xml:space="preserve">ספק בן ט' לראשון או בן ז' לאחרון יוציא והולד כשר, וחייבין באשם תלוי! –</w:t>
      </w:r>
      <w:r w:rsidRPr="002B4E05">
        <w:rPr>
          <w:rFonts w:hint="cs"/>
          <w:spacing w:val="-2"/>
          <w:rtl/>
        </w:rPr>
        <w:t xml:space="preserve"> </w:t>
      </w:r>
      <w:r w:rsidRPr="002B4E05">
        <w:rPr>
          <w:rStyle w:val="2fb"/>
          <w:rFonts w:hint="cs"/>
          <w:spacing w:val="-2"/>
          <w:rtl/>
        </w:rPr>
        <w:t xml:space="preserve">כר</w:t>
      </w:r>
      <w:r w:rsidRPr="002B4E05">
        <w:rPr>
          <w:rStyle w:val="2fb"/>
          <w:spacing w:val="-2"/>
          <w:rtl/>
        </w:rPr>
        <w:t>"</w:t>
      </w:r>
      <w:r w:rsidRPr="002B4E05">
        <w:rPr>
          <w:rStyle w:val="2fb"/>
          <w:rFonts w:hint="cs"/>
          <w:spacing w:val="-2"/>
          <w:rtl/>
        </w:rPr>
        <w:t xml:space="preserve">א</w:t>
      </w:r>
      <w:r w:rsidRPr="002B4E05">
        <w:rPr>
          <w:rFonts w:hint="cs"/>
          <w:spacing w:val="-2"/>
          <w:rtl/>
        </w:rPr>
        <w:t xml:space="preserve"> היא</w:t>
      </w:r>
      <w:r w:rsidRPr="002B4E05">
        <w:rPr>
          <w:spacing w:val="-2"/>
          <w:rtl/>
        </w:rPr>
        <w:t>.</w:t>
      </w:r>
    </w:p>
    <w:p>
      <w:pPr>
        <w:pStyle w:val="38"/>
        <w:rPr>
          <w:ins w:id="93896" w:author="מנוע מכני" w:date="2026-10-11T12:04:39Z"/>
        </w:rPr>
      </w:pPr>
      <w:r w:rsidRPr="00E87E21">
        <w:t xml:space="preserve">והך</w:t>
      </w:r>
    </w:p>
    <w:p w:rsidR="00E403F0" w:rsidRPr="00E87E21" w:rsidRDefault="00E403F0" w:rsidP="00E403F0">
      <w:pPr>
        <w:rPr>
          <w:spacing w:val="-6"/>
          <w:rtl/>
        </w:rPr>
      </w:pPr>
      <w:del w:id="93897" w:author="מנוע מכני" w:date="2026-10-11T12:04:39Z">
        <w:r w:rsidRPr="00E87E21">
          <w:rPr>
            <w:rFonts w:hint="cs"/>
            <w:spacing w:val="-6"/>
            <w:rtl/>
          </w:rPr>
          <w:delText xml:space="preserve"> </w:delText>
        </w:r>
      </w:del>
      <w:r w:rsidRPr="00E87E21">
        <w:rPr>
          <w:rFonts w:hint="cs"/>
          <w:spacing w:val="-6"/>
          <w:rtl/>
        </w:rPr>
        <w:t xml:space="preserve">ד</w:t>
      </w:r>
      <w:r w:rsidRPr="00E87E21">
        <w:rPr>
          <w:spacing w:val="-6"/>
          <w:rtl/>
        </w:rPr>
        <w:t>נמצא על שלה לאח"</w:t>
      </w:r>
      <w:r w:rsidRPr="00E87E21">
        <w:rPr>
          <w:rFonts w:hint="cs"/>
          <w:spacing w:val="-6"/>
          <w:rtl/>
        </w:rPr>
        <w:t>ז</w:t>
      </w:r>
      <w:r w:rsidRPr="00E87E21">
        <w:rPr>
          <w:spacing w:val="-6"/>
          <w:rtl/>
        </w:rPr>
        <w:t xml:space="preserve"> טמאים מספק ופטורין מן הקרבן,</w:t>
      </w:r>
      <w:r w:rsidRPr="00E87E21">
        <w:rPr>
          <w:rFonts w:hint="cs"/>
          <w:spacing w:val="-6"/>
          <w:rtl/>
        </w:rPr>
        <w:t xml:space="preserve"> </w:t>
      </w:r>
      <w:r w:rsidRPr="00E87E21">
        <w:rPr>
          <w:spacing w:val="-6"/>
          <w:rtl/>
        </w:rPr>
        <w:t xml:space="preserve">ותני עלה: </w:t>
      </w:r>
      <w:r w:rsidRPr="00E87E21">
        <w:rPr>
          <w:rFonts w:hint="cs"/>
          <w:spacing w:val="-6"/>
          <w:rtl/>
        </w:rPr>
        <w:t>ד</w:t>
      </w:r>
      <w:r w:rsidRPr="00E87E21">
        <w:rPr>
          <w:spacing w:val="-6"/>
          <w:rtl/>
        </w:rPr>
        <w:t xml:space="preserve">חייבין באשם תלוי </w:t>
      </w:r>
      <w:r w:rsidRPr="00E87E21">
        <w:rPr>
          <w:b/>
          <w:bCs/>
          <w:spacing w:val="-6"/>
          <w:rtl/>
        </w:rPr>
        <w:t>אישתיק</w:t>
      </w:r>
      <w:r w:rsidRPr="00E87E21">
        <w:rPr>
          <w:spacing w:val="-6"/>
          <w:rtl/>
        </w:rPr>
        <w:t>.</w:t>
      </w:r>
    </w:p>
    <w:p w:rsidR="00E403F0" w:rsidRPr="00AD695E" w:rsidRDefault="00E403F0" w:rsidP="00E403F0">
      <w:pPr>
        <w:ind w:hanging="29"/>
        <w:rPr>
          <w:rtl/>
        </w:rPr>
      </w:pPr>
      <w:ins w:id="92715" w:author="מנוע מכני" w:date="2026-10-11T12:04:39Z">
        <w:r>
          <w:rPr>
            <w:rtl/>
          </w:rPr>
          <w:t xml:space="preserve">לאחר</w:t>
        </w:r>
      </w:ins>
      <w:del w:id="92716" w:author="מנוע מכני" w:date="2026-10-11T12:04:39Z">
        <w:r>
          <w:rPr>
            <w:rtl/>
          </w:rPr>
          <w:delText xml:space="preserve">לבתר</w:delText>
        </w:r>
      </w:del>
      <w:r>
        <w:rPr>
          <w:rtl/>
        </w:rPr>
        <w:t xml:space="preserve"> </w:t>
      </w:r>
      <w:ins w:id="92909" w:author="מנוע מכני" w:date="2026-10-11T12:04:39Z">
        <w:r>
          <w:rPr>
            <w:rtl/>
          </w:rPr>
          <w:t xml:space="preserve">דיצא</w:t>
        </w:r>
      </w:ins>
      <w:del w:id="92910" w:author="מנוע מכני" w:date="2026-10-11T12:04:39Z">
        <w:r>
          <w:rPr>
            <w:rtl/>
          </w:rPr>
          <w:delText xml:space="preserve">דנפק</w:delText>
        </w:r>
      </w:del>
      <w:r>
        <w:rPr>
          <w:rtl/>
        </w:rPr>
        <w:t xml:space="preserve">, </w:t>
      </w:r>
      <w:r>
        <w:rPr>
          <w:rtl/>
        </w:rPr>
        <w:t xml:space="preserve">אמר</w:t>
      </w:r>
      <w:r>
        <w:rPr>
          <w:rtl/>
        </w:rPr>
        <w:t xml:space="preserve">: </w:t>
      </w:r>
      <w:r>
        <w:rPr>
          <w:rtl/>
        </w:rPr>
        <w:t xml:space="preserve">מ"</w:t>
      </w:r>
      <w:r>
        <w:rPr>
          <w:rFonts w:hint="cs"/>
          <w:rtl/>
        </w:rPr>
        <w:t xml:space="preserve">ט</w:t>
      </w:r>
      <w:r>
        <w:rPr>
          <w:rFonts w:hint="cs"/>
          <w:rtl/>
        </w:rPr>
        <w:t xml:space="preserve"> </w:t>
      </w:r>
      <w:r>
        <w:rPr>
          <w:rtl/>
        </w:rPr>
        <w:t xml:space="preserve">לא</w:t>
      </w:r>
      <w:r>
        <w:rPr>
          <w:rtl/>
        </w:rPr>
        <w:t xml:space="preserve"> </w:t>
      </w:r>
      <w:r>
        <w:rPr>
          <w:rtl/>
        </w:rPr>
        <w:t xml:space="preserve">א</w:t>
      </w:r>
      <w:r>
        <w:rPr>
          <w:rFonts w:hint="cs"/>
          <w:rtl/>
        </w:rPr>
        <w:t xml:space="preserve">"ל</w:t>
      </w:r>
      <w:r>
        <w:rPr>
          <w:rFonts w:hint="cs"/>
          <w:rtl/>
        </w:rPr>
        <w:t xml:space="preserve"> </w:t>
      </w:r>
      <w:ins w:id="90613" w:author="מנוע מכני" w:date="2026-10-11T12:04:39Z">
        <w:r>
          <w:rPr>
            <w:rFonts w:hint="cs"/>
            <w:rtl/>
          </w:rPr>
          <w:t xml:space="preserve">שהרי</w:t>
        </w:r>
      </w:ins>
      <w:del w:id="90614" w:author="מנוע מכני" w:date="2026-10-11T12:04:39Z">
        <w:r>
          <w:rPr>
            <w:rFonts w:hint="cs"/>
            <w:rtl/>
          </w:rPr>
          <w:delText xml:space="preserve">ד</w:delText>
        </w:r>
        <w:r>
          <w:rPr>
            <w:rtl/>
          </w:rPr>
          <w:delText xml:space="preserve">הא</w:delText>
        </w:r>
      </w:del>
      <w:r>
        <w:rPr>
          <w:rtl/>
        </w:rPr>
        <w:t xml:space="preserve"> </w:t>
      </w:r>
      <w:r>
        <w:rPr>
          <w:rStyle w:val="2fb"/>
          <w:rtl/>
        </w:rPr>
        <w:t xml:space="preserve">ר"</w:t>
      </w:r>
      <w:r>
        <w:rPr>
          <w:rStyle w:val="2fb"/>
          <w:rFonts w:hint="cs"/>
          <w:rtl/>
        </w:rPr>
        <w:t xml:space="preserve">מ</w:t>
      </w:r>
      <w:r>
        <w:rPr>
          <w:rFonts w:hint="cs"/>
          <w:rtl/>
        </w:rPr>
        <w:t xml:space="preserve"> </w:t>
      </w:r>
      <w:r>
        <w:rPr>
          <w:rtl/>
        </w:rPr>
        <w:t xml:space="preserve">היא, </w:t>
      </w:r>
      <w:ins w:id="92457" w:author="מנוע מכני" w:date="2026-10-11T12:04:39Z">
        <w:r>
          <w:rPr>
            <w:rtl/>
          </w:rPr>
          <w:t xml:space="preserve">דלא צריך</w:t>
        </w:r>
      </w:ins>
      <w:del w:id="92458" w:author="מנוע מכני" w:date="2026-10-11T12:04:39Z">
        <w:r>
          <w:rPr>
            <w:rtl/>
          </w:rPr>
          <w:delText xml:space="preserve">דלא בעי</w:delText>
        </w:r>
      </w:del>
      <w:r>
        <w:rPr>
          <w:rtl/>
        </w:rPr>
        <w:t xml:space="preserve"> </w:t>
      </w:r>
      <w:ins w:id="90125" w:author="Claude - סמנטי" w:date="2026-10-11T12:21:47Z">
        <w:r>
          <w:rPr>
            <w:rtl/>
          </w:rPr>
          <w:t xml:space="preserve">קביעות</w:t>
        </w:r>
      </w:ins>
      <w:del w:id="90126" w:author="Claude - סמנטי" w:date="2026-10-11T12:21:47Z">
        <w:r>
          <w:rPr>
            <w:rtl/>
          </w:rPr>
          <w:delText xml:space="preserve">קביעותא</w:delText>
        </w:r>
      </w:del>
      <w:r>
        <w:rPr>
          <w:rtl/>
        </w:rPr>
        <w:t xml:space="preserve"> לאיסורא, </w:t>
      </w:r>
    </w:p>
    <w:p>
      <w:pPr>
        <w:pStyle w:val="38"/>
        <w:rPr>
          <w:ins w:id="93898" w:author="מנוע מכני" w:date="2026-10-11T12:04:39Z"/>
        </w:rPr>
      </w:pPr>
      <w:r>
        <w:t xml:space="preserve">דתניא</w:t>
      </w:r>
      <w:r>
        <w:t xml:space="preserve">:</w:t>
      </w:r>
    </w:p>
    <w:p w:rsidR="00E403F0" w:rsidRPr="00AD695E" w:rsidRDefault="00E403F0" w:rsidP="00E403F0">
      <w:pPr>
        <w:ind w:hanging="29"/>
        <w:rPr>
          <w:rtl/>
        </w:rPr>
      </w:pPr>
      <w:del w:id="93899" w:author="מנוע מכני" w:date="2026-10-11T12:04:39Z">
        <w:r>
          <w:rPr>
            <w:rtl/>
          </w:rPr>
          <w:delText xml:space="preserve"> </w:delText>
        </w:r>
      </w:del>
      <w:r>
        <w:rPr>
          <w:rtl/>
        </w:rPr>
        <w:t xml:space="preserve">השוחט אשם תלוי בחוץ - </w:t>
      </w:r>
      <w:r>
        <w:rPr>
          <w:rStyle w:val="2fb"/>
          <w:rtl/>
        </w:rPr>
        <w:t xml:space="preserve">ר"</w:t>
      </w:r>
      <w:r>
        <w:rPr>
          <w:rStyle w:val="2fb"/>
          <w:rFonts w:hint="cs"/>
          <w:rtl/>
        </w:rPr>
        <w:t>מ</w:t>
      </w:r>
      <w:r>
        <w:rPr>
          <w:rtl/>
        </w:rPr>
        <w:t xml:space="preserve"> מחייב, וחכמים פוטרין.</w:t>
      </w:r>
    </w:p>
    <w:p w:rsidR="00E403F0" w:rsidRPr="00AD695E" w:rsidRDefault="00E403F0" w:rsidP="00E403F0">
      <w:pPr>
        <w:ind w:hanging="29"/>
        <w:rPr>
          <w:rtl/>
        </w:rPr>
      </w:pPr>
      <w:r>
        <w:rPr>
          <w:rFonts w:hint="cs"/>
          <w:rtl/>
        </w:rPr>
        <w:t xml:space="preserve">[</w:t>
      </w:r>
      <w:r>
        <w:rPr>
          <w:rFonts w:hint="cs"/>
          <w:rtl/>
        </w:rPr>
        <w:t xml:space="preserve">ו</w:t>
      </w:r>
      <w:r>
        <w:rPr>
          <w:rtl/>
        </w:rPr>
        <w:t xml:space="preserve">קמ"ל</w:t>
      </w:r>
      <w:r>
        <w:rPr>
          <w:rtl/>
        </w:rPr>
        <w:t xml:space="preserve">, </w:t>
      </w:r>
      <w:r>
        <w:rPr>
          <w:rStyle w:val="2fb"/>
          <w:rtl/>
        </w:rPr>
        <w:t xml:space="preserve">דר"מ</w:t>
      </w:r>
      <w:r>
        <w:rPr>
          <w:rtl/>
        </w:rPr>
        <w:t xml:space="preserve"> בשיטת </w:t>
      </w:r>
      <w:r>
        <w:rPr>
          <w:rStyle w:val="2fb"/>
          <w:rtl/>
        </w:rPr>
        <w:t xml:space="preserve">ר' אליעזר</w:t>
      </w:r>
      <w:r>
        <w:rPr>
          <w:rtl/>
        </w:rPr>
        <w:t xml:space="preserve"> </w:t>
      </w:r>
      <w:ins w:id="92911" w:author="מנוע מכני" w:date="2026-10-11T12:04:39Z">
        <w:r>
          <w:rPr>
            <w:rtl/>
          </w:rPr>
          <w:t xml:space="preserve">עומד</w:t>
        </w:r>
      </w:ins>
      <w:del w:id="92912" w:author="מנוע מכני" w:date="2026-10-11T12:04:39Z">
        <w:r>
          <w:rPr>
            <w:rtl/>
          </w:rPr>
          <w:delText xml:space="preserve">קאי</w:delText>
        </w:r>
      </w:del>
      <w:r>
        <w:rPr>
          <w:rtl/>
        </w:rPr>
        <w:t xml:space="preserve">.</w:t>
      </w:r>
      <w:r>
        <w:rPr>
          <w:rFonts w:hint="cs"/>
          <w:rtl/>
        </w:rPr>
        <w:t>]</w:t>
      </w:r>
    </w:p>
    <w:p w:rsidR="00E403F0" w:rsidRPr="00AD695E" w:rsidRDefault="00E403F0" w:rsidP="00E403F0">
      <w:pPr>
        <w:rPr>
          <w:rtl/>
        </w:rPr>
      </w:pPr>
    </w:p>
    <w:p>
      <w:pPr>
        <w:pStyle w:val="38"/>
        <w:rPr>
          <w:ins w:id="93901" w:author="מנוע מכני" w:date="2026-10-11T12:04:39Z"/>
        </w:rPr>
      </w:pPr>
      <w:del w:id="93900" w:author="מנוע מכני" w:date="2026-10-11T12:04:39Z">
        <w:r w:rsidRPr="002B4E05">
          <w:delText xml:space="preserve">•</w:delText>
        </w:r>
      </w:del>
      <w:r w:rsidRPr="002B4E05">
        <w:t xml:space="preserve"> </w:t>
      </w:r>
      <w:r w:rsidRPr="002B4E05">
        <w:t>ארב</w:t>
      </w:r>
      <w:r w:rsidRPr="002B4E05">
        <w:t>"</w:t>
      </w:r>
      <w:r w:rsidRPr="002B4E05">
        <w:t>א מ</w:t>
      </w:r>
      <w:r w:rsidRPr="002B4E05">
        <w:t xml:space="preserve">רב:</w:t>
      </w:r>
    </w:p>
    <w:p w:rsidR="00E403F0" w:rsidRPr="002B4E05" w:rsidRDefault="00E403F0" w:rsidP="00E403F0">
      <w:pPr>
        <w:rPr>
          <w:spacing w:val="-2"/>
          <w:rtl/>
        </w:rPr>
      </w:pPr>
      <w:del w:id="93902" w:author="מנוע מכני" w:date="2026-10-11T12:04:39Z">
        <w:r w:rsidRPr="002B4E05">
          <w:rPr>
            <w:spacing w:val="-2"/>
            <w:rtl/>
          </w:rPr>
          <w:delText xml:space="preserve"> </w:delText>
        </w:r>
      </w:del>
      <w:r w:rsidRPr="002B4E05">
        <w:rPr>
          <w:spacing w:val="-2"/>
          <w:rtl/>
        </w:rPr>
        <w:t xml:space="preserve">חתיכה, ספק של חלב ספק של שומן </w:t>
      </w:r>
      <w:r w:rsidRPr="002B4E05">
        <w:rPr>
          <w:b/>
          <w:bCs/>
          <w:spacing w:val="-2"/>
          <w:rtl/>
        </w:rPr>
        <w:t>ואכלה</w:t>
      </w:r>
      <w:r w:rsidRPr="002B4E05">
        <w:rPr>
          <w:spacing w:val="-2"/>
          <w:rtl/>
        </w:rPr>
        <w:t xml:space="preserve"> באנו למחלוקת </w:t>
      </w:r>
      <w:r w:rsidRPr="002B4E05">
        <w:rPr>
          <w:rStyle w:val="2fb"/>
          <w:spacing w:val="-2"/>
          <w:rtl/>
        </w:rPr>
        <w:t xml:space="preserve">ר' אליעזר</w:t>
      </w:r>
      <w:r w:rsidRPr="002B4E05">
        <w:rPr>
          <w:spacing w:val="-2"/>
          <w:rtl/>
        </w:rPr>
        <w:t xml:space="preserve"> וחכמים.</w:t>
      </w:r>
    </w:p>
    <w:p>
      <w:pPr>
        <w:pStyle w:val="38"/>
        <w:rPr>
          <w:ins w:id="93903" w:author="מנוע מכני" w:date="2026-10-11T12:04:39Z"/>
        </w:rPr>
      </w:pPr>
      <w:r>
        <w:t>לר"</w:t>
      </w:r>
      <w:r>
        <w:t>א</w:t>
      </w:r>
      <w:r>
        <w:t xml:space="preserve"> </w:t>
      </w:r>
      <w:r>
        <w:t>ואפי' דר</w:t>
      </w:r>
      <w:r>
        <w:t>"</w:t>
      </w:r>
      <w:r>
        <w:t>א</w:t>
      </w:r>
      <w:del w:id="94509" w:author="מנוע מכני" w:date="2026-10-11T12:04:39Z">
        <w:r>
          <w:delText xml:space="preserve"> אומר</w:delText>
        </w:r>
      </w:del>
      <w:r>
        <w:t xml:space="preserve">:</w:t>
      </w:r>
    </w:p>
    <w:p w:rsidR="00E403F0" w:rsidRPr="00AD695E" w:rsidRDefault="00E403F0" w:rsidP="00E403F0">
      <w:pPr>
        <w:rPr>
          <w:rtl/>
        </w:rPr>
      </w:pPr>
      <w:del w:id="93904" w:author="מנוע מכני" w:date="2026-10-11T12:04:39Z">
        <w:r>
          <w:rPr>
            <w:rtl/>
          </w:rPr>
          <w:delText xml:space="preserve"> </w:delText>
        </w:r>
      </w:del>
      <w:r>
        <w:rPr>
          <w:rtl/>
        </w:rPr>
        <w:t xml:space="preserve">מתנדב אדם אשם תלוי בכל יום!</w:t>
      </w:r>
      <w:r>
        <w:rPr>
          <w:rFonts w:hint="cs"/>
          <w:rtl/>
        </w:rPr>
        <w:t xml:space="preserve"> דאל</w:t>
      </w:r>
      <w:r>
        <w:rPr>
          <w:rtl/>
        </w:rPr>
        <w:t xml:space="preserve">יבא דבבא בן בוטא, </w:t>
      </w:r>
      <w:r>
        <w:rPr>
          <w:rtl/>
        </w:rPr>
        <w:t xml:space="preserve">דתנן</w:t>
      </w:r>
      <w:r>
        <w:rPr>
          <w:rtl/>
        </w:rPr>
        <w:t xml:space="preserve">: </w:t>
      </w:r>
      <w:r>
        <w:rPr>
          <w:rFonts w:hint="cs"/>
          <w:rtl/>
        </w:rPr>
        <w:t>ד</w:t>
      </w:r>
      <w:r>
        <w:rPr>
          <w:rtl/>
        </w:rPr>
        <w:t>אומרים לו המתן עד שתכנס לבית ספק.</w:t>
      </w:r>
    </w:p>
    <w:p>
      <w:pPr>
        <w:pStyle w:val="afffff8"/>
        <w:rPr>
          <w:ins w:id="90085" w:author="קלוד" w:date="2026-10-11T12:26:18Z"/>
        </w:rPr>
      </w:pPr>
      <w:ins w:id="90086" w:author="קלוד" w:date="2026-10-11T12:26:18Z">
        <w:r>
          <w:rPr>
            <w:color w:val="7B3F00"/>
          </w:rPr>
          <w:t xml:space="preserve">שתי חתיכות שאכל ישראל ונכרי - נקבע איסור הראשון בחטאת</w:t>
        </w:r>
      </w:ins>
    </w:p>
    <w:p>
      <w:pPr>
        <w:pStyle w:val="38"/>
        <w:rPr>
          <w:ins w:id="93906" w:author="מנוע מכני" w:date="2026-10-11T12:04:39Z"/>
        </w:rPr>
      </w:pPr>
      <w:del w:id="93905"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907" w:author="מנוע מכני" w:date="2026-10-11T12:04:39Z">
        <w:r>
          <w:rPr>
            <w:rtl/>
          </w:rPr>
          <w:delText xml:space="preserve"> </w:delText>
        </w:r>
      </w:del>
      <w:r>
        <w:rPr>
          <w:rtl/>
        </w:rPr>
        <w:t xml:space="preserve">היו לפניו שתי חתיכות, אחת של שומן ואחת של חלב, </w:t>
      </w:r>
    </w:p>
    <w:p w:rsidR="00E403F0" w:rsidRPr="00AD695E" w:rsidRDefault="00E403F0" w:rsidP="00E403F0">
      <w:pPr>
        <w:rPr>
          <w:rtl/>
        </w:rPr>
      </w:pPr>
      <w:r>
        <w:rPr>
          <w:rtl/>
        </w:rPr>
        <w:t xml:space="preserve">בא ישראל ואכל את הראשונה, בא עובד כוכבים ואכל את השניה - חייב, וכן כלב, וכן עורב</w:t>
      </w:r>
      <w:ins w:id="92017" w:author="מנוע מכני" w:date="2026-10-11T12:04:39Z">
        <w:r>
          <w:rPr>
            <w:rtl/>
          </w:rPr>
          <w:t xml:space="preserve">,</w:t>
        </w:r>
      </w:ins>
      <w:del w:id="92018" w:author="מנוע מכני" w:date="2026-10-11T12:04:39Z">
        <w:r>
          <w:rPr>
            <w:rtl/>
          </w:rPr>
          <w:delText xml:space="preserve">;</w:delText>
        </w:r>
      </w:del>
    </w:p>
    <w:p w:rsidR="00E403F0" w:rsidRPr="00AD695E" w:rsidRDefault="00E403F0" w:rsidP="00E403F0">
      <w:pPr>
        <w:rPr>
          <w:rtl/>
        </w:rPr>
      </w:pPr>
      <w:r>
        <w:rPr>
          <w:rtl/>
        </w:rPr>
        <w:t xml:space="preserve">בא עובד כוכבים ואכל את הראשונה, בא ישראל ואכל את השניה - פטור, </w:t>
      </w:r>
      <w:r>
        <w:rPr>
          <w:rtl/>
        </w:rPr>
        <w:tab/>
      </w:r>
      <w:r>
        <w:rPr>
          <w:rtl/>
        </w:rPr>
        <w:tab/>
      </w:r>
      <w:r w:rsidRPr="00217260">
        <w:rPr>
          <w:rStyle w:val="2fb"/>
          <w:b/>
          <w:bCs/>
          <w:rtl/>
        </w:rPr>
        <w:t xml:space="preserve">ורבי</w:t>
      </w:r>
      <w:r w:rsidRPr="00217260">
        <w:rPr>
          <w:b/>
          <w:bCs/>
          <w:rtl/>
        </w:rPr>
        <w:t xml:space="preserve"> מחייב</w:t>
      </w:r>
      <w:ins w:id="92019" w:author="מנוע מכני" w:date="2026-10-11T12:04:39Z">
        <w:r>
          <w:rPr>
            <w:b/>
            <w:bCs/>
            <w:rtl/>
          </w:rPr>
          <w:t xml:space="preserve">,</w:t>
        </w:r>
      </w:ins>
      <w:del w:id="92020" w:author="מנוע מכני" w:date="2026-10-11T12:04:39Z">
        <w:r w:rsidRPr="00217260">
          <w:rPr>
            <w:b/>
            <w:bCs/>
            <w:rtl/>
          </w:rPr>
          <w:delText xml:space="preserve">;</w:delText>
        </w:r>
      </w:del>
    </w:p>
    <w:p w:rsidR="00E403F0" w:rsidRPr="00E87E21" w:rsidRDefault="00E403F0" w:rsidP="00E403F0">
      <w:pPr>
        <w:rPr>
          <w:spacing w:val="-6"/>
          <w:rtl/>
        </w:rPr>
      </w:pPr>
      <w:r w:rsidRPr="00E87E21">
        <w:rPr>
          <w:spacing w:val="-6"/>
          <w:rtl/>
        </w:rPr>
        <w:t xml:space="preserve">אכל את הראשונה בשוגג והשניה במזיד - חייב, הראשונה במזיד והשניה בשוגג </w:t>
      </w:r>
      <w:r w:rsidRPr="00E87E21">
        <w:rPr>
          <w:b/>
          <w:bCs/>
          <w:spacing w:val="-6"/>
          <w:rtl/>
        </w:rPr>
        <w:t>פטור</w:t>
      </w:r>
      <w:r w:rsidRPr="00E87E21">
        <w:rPr>
          <w:spacing w:val="-6"/>
          <w:rtl/>
        </w:rPr>
        <w:t xml:space="preserve">, </w:t>
      </w:r>
      <w:r w:rsidRPr="00E87E21">
        <w:rPr>
          <w:rStyle w:val="2fb"/>
          <w:b/>
          <w:bCs/>
          <w:spacing w:val="-6"/>
          <w:rtl/>
        </w:rPr>
        <w:t xml:space="preserve">ורבי</w:t>
      </w:r>
      <w:r w:rsidRPr="00E87E21">
        <w:rPr>
          <w:b/>
          <w:bCs/>
          <w:spacing w:val="-6"/>
          <w:rtl/>
        </w:rPr>
        <w:t xml:space="preserve"> מחייב</w:t>
      </w:r>
      <w:ins w:id="92021" w:author="מנוע מכני" w:date="2026-10-11T12:04:39Z">
        <w:r>
          <w:rPr>
            <w:b/>
            <w:bCs/>
            <w:spacing w:val="-6"/>
            <w:rtl/>
          </w:rPr>
          <w:t xml:space="preserve">,</w:t>
        </w:r>
      </w:ins>
      <w:del w:id="92022" w:author="מנוע מכני" w:date="2026-10-11T12:04:39Z">
        <w:r w:rsidRPr="00E87E21">
          <w:rPr>
            <w:b/>
            <w:bCs/>
            <w:spacing w:val="-6"/>
            <w:rtl/>
          </w:rPr>
          <w:delText xml:space="preserve">;</w:delText>
        </w:r>
      </w:del>
    </w:p>
    <w:p w:rsidR="00E403F0" w:rsidRPr="00AD695E" w:rsidRDefault="00E403F0" w:rsidP="00E403F0">
      <w:pPr>
        <w:rPr>
          <w:rtl/>
        </w:rPr>
      </w:pPr>
      <w:r>
        <w:rPr>
          <w:rtl/>
        </w:rPr>
        <w:t xml:space="preserve">אכל שתיהן במזיד פטור מכלום, שתיהן בשוגג שניהן חייבין, </w:t>
      </w:r>
    </w:p>
    <w:p w:rsidR="00E403F0" w:rsidRPr="00AD695E" w:rsidRDefault="00E403F0" w:rsidP="00E403F0">
      <w:pPr>
        <w:rPr>
          <w:rtl/>
        </w:rPr>
      </w:pPr>
      <w:r>
        <w:rPr>
          <w:rtl/>
        </w:rPr>
        <w:t xml:space="preserve">השני </w:t>
      </w:r>
      <w:r>
        <w:rPr>
          <w:rtl/>
        </w:rPr>
        <w:t xml:space="preserve">לא</w:t>
      </w:r>
      <w:r>
        <w:rPr>
          <w:rtl/>
        </w:rPr>
        <w:t xml:space="preserve"> מן הדין, אלא שאם אתה אומר פטור, קבעת את הראשונה בחטאת.</w:t>
      </w:r>
    </w:p>
    <w:p w:rsidR="00E403F0" w:rsidRPr="00AD695E" w:rsidRDefault="00E403F0" w:rsidP="00E403F0">
      <w:pPr>
        <w:rPr>
          <w:rtl/>
        </w:rPr>
      </w:pPr>
    </w:p>
    <w:p w:rsidR="00E403F0" w:rsidRPr="00AD695E" w:rsidRDefault="00E403F0" w:rsidP="00E403F0">
      <w:pPr>
        <w:rPr>
          <w:rtl/>
        </w:rPr>
      </w:pPr>
      <w:r>
        <w:rPr>
          <w:rtl/>
        </w:rPr>
        <w:t xml:space="preserve">ומנו </w:t>
      </w:r>
      <w:ins w:id="92459" w:author="מנוע מכני" w:date="2026-10-11T12:04:39Z">
        <w:r>
          <w:rPr>
            <w:rtl/>
          </w:rPr>
          <w:t xml:space="preserve">אם </w:t>
        </w:r>
      </w:ins>
      <w:del w:id="92460" w:author="מנוע מכני" w:date="2026-10-11T12:04:39Z">
        <w:r>
          <w:rPr>
            <w:rtl/>
          </w:rPr>
          <w:delText xml:space="preserve">אי </w:delText>
        </w:r>
      </w:del>
      <w:r>
        <w:rPr>
          <w:rStyle w:val="2fb"/>
          <w:rtl/>
        </w:rPr>
        <w:t xml:space="preserve">רבי</w:t>
      </w:r>
      <w:r>
        <w:rPr>
          <w:rtl/>
        </w:rPr>
        <w:t xml:space="preserve">, מן הדין ומן הדין הוא! </w:t>
      </w:r>
    </w:p>
    <w:p w:rsidR="00E403F0" w:rsidRPr="00AD695E" w:rsidRDefault="00E403F0" w:rsidP="00E403F0">
      <w:pPr>
        <w:rPr>
          <w:rtl/>
        </w:rPr>
      </w:pPr>
      <w:ins w:id="92461" w:author="מנוע מכני" w:date="2026-10-11T12:04:39Z">
        <w:r>
          <w:rPr>
            <w:rtl/>
          </w:rPr>
          <w:t xml:space="preserve">אם </w:t>
        </w:r>
      </w:ins>
      <w:del w:id="92462" w:author="מנוע מכני" w:date="2026-10-11T12:04:39Z">
        <w:r>
          <w:rPr>
            <w:rtl/>
          </w:rPr>
          <w:delText xml:space="preserve">אי </w:delText>
        </w:r>
      </w:del>
      <w:r>
        <w:rPr>
          <w:rtl/>
        </w:rPr>
        <w:t xml:space="preserve">רבנן, משום דלא נקבע ראשון בחטאת, נימא לשני: אייתי חולין לעזרה! </w:t>
      </w:r>
    </w:p>
    <w:p w:rsidR="00E403F0" w:rsidRPr="00AD695E" w:rsidRDefault="00E403F0" w:rsidP="00E403F0">
      <w:pPr>
        <w:pStyle w:val="afff3"/>
        <w:framePr w:wrap="around"/>
        <w:spacing w:line="240" w:lineRule="exact"/>
        <w:rPr>
          <w:rtl/>
        </w:rPr>
      </w:pPr>
      <w:r w:rsidRPr="009239E9">
        <w:rPr>
          <w:rFonts w:hint="cs"/>
          <w:szCs w:val="18"/>
          <w:rtl/>
        </w:rPr>
        <w:t>יח:</w:t>
      </w:r>
    </w:p>
    <w:p>
      <w:pPr>
        <w:pStyle w:val="38"/>
        <w:rPr>
          <w:ins w:id="93908" w:author="מנוע מכני" w:date="2026-10-11T12:04:39Z"/>
        </w:rPr>
      </w:pPr>
      <w:r w:rsidRPr="00217260">
        <w:t>אר</w:t>
      </w:r>
      <w:r w:rsidRPr="00217260">
        <w:t>"</w:t>
      </w:r>
      <w:r w:rsidRPr="00217260">
        <w:t>א</w:t>
      </w:r>
      <w:r w:rsidRPr="00217260">
        <w:t xml:space="preserve">:</w:t>
      </w:r>
    </w:p>
    <w:p w:rsidR="00E403F0" w:rsidRPr="00AD695E" w:rsidRDefault="00E403F0" w:rsidP="00E403F0">
      <w:pPr>
        <w:rPr>
          <w:rtl/>
        </w:rPr>
      </w:pPr>
      <w:del w:id="93909" w:author="מנוע מכני" w:date="2026-10-11T12:04:39Z">
        <w:r w:rsidRPr="00217260">
          <w:rPr>
            <w:b/>
            <w:bCs/>
            <w:rtl/>
          </w:rPr>
          <w:delText xml:space="preserve"> </w:delText>
        </w:r>
      </w:del>
      <w:r w:rsidRPr="00217260">
        <w:rPr>
          <w:rStyle w:val="2fb"/>
          <w:b/>
          <w:bCs/>
          <w:rtl/>
        </w:rPr>
        <w:t xml:space="preserve">ר"</w:t>
      </w:r>
      <w:r w:rsidRPr="00217260">
        <w:rPr>
          <w:rStyle w:val="2fb"/>
          <w:rFonts w:hint="cs"/>
          <w:b/>
          <w:bCs/>
          <w:rtl/>
        </w:rPr>
        <w:t>א</w:t>
      </w:r>
      <w:r w:rsidRPr="00217260">
        <w:rPr>
          <w:b/>
          <w:bCs/>
          <w:rtl/>
        </w:rPr>
        <w:t xml:space="preserve"> היא </w:t>
      </w:r>
      <w:r>
        <w:rPr>
          <w:rtl/>
        </w:rPr>
        <w:t xml:space="preserve">דמתנדב אדם אשם תלוי בכל יום, </w:t>
      </w:r>
      <w:ins w:id="92913" w:author="מנוע מכני" w:date="2026-10-11T12:04:39Z">
        <w:r>
          <w:rPr>
            <w:rtl/>
          </w:rPr>
          <w:t xml:space="preserve">לפיכך</w:t>
        </w:r>
      </w:ins>
      <w:del w:id="92914" w:author="מנוע מכני" w:date="2026-10-11T12:04:39Z">
        <w:r>
          <w:rPr>
            <w:rtl/>
          </w:rPr>
          <w:delText xml:space="preserve">הילכך</w:delText>
        </w:r>
      </w:del>
      <w:r>
        <w:rPr>
          <w:rtl/>
        </w:rPr>
        <w:t xml:space="preserve"> </w:t>
      </w:r>
      <w:ins w:id="90615" w:author="מנוע מכני" w:date="2026-10-11T12:04:39Z">
        <w:r>
          <w:rPr>
            <w:rtl/>
          </w:rPr>
          <w:t xml:space="preserve">אומרים</w:t>
        </w:r>
      </w:ins>
      <w:del w:id="90616" w:author="מנוע מכני" w:date="2026-10-11T12:04:39Z">
        <w:r>
          <w:rPr>
            <w:rtl/>
          </w:rPr>
          <w:delText xml:space="preserve">אמרינן</w:delText>
        </w:r>
      </w:del>
      <w:r>
        <w:rPr>
          <w:rtl/>
        </w:rPr>
        <w:t xml:space="preserve"> </w:t>
      </w:r>
      <w:ins w:id="91421" w:author="מנוע מכני" w:date="2026-10-11T12:04:39Z">
        <w:r>
          <w:rPr>
            <w:rtl/>
          </w:rPr>
          <w:t xml:space="preserve">לו</w:t>
        </w:r>
      </w:ins>
      <w:del w:id="91422" w:author="מנוע מכני" w:date="2026-10-11T12:04:39Z">
        <w:r>
          <w:rPr>
            <w:rtl/>
          </w:rPr>
          <w:delText xml:space="preserve">ליה</w:delText>
        </w:r>
      </w:del>
      <w:r>
        <w:rPr>
          <w:rtl/>
        </w:rPr>
        <w:t xml:space="preserve">, אייתי אשם תלוי ואתני: </w:t>
      </w:r>
      <w:ins w:id="92463" w:author="מנוע מכני" w:date="2026-10-11T12:04:39Z">
        <w:r>
          <w:rPr>
            <w:rtl/>
          </w:rPr>
          <w:t xml:space="preserve">אם </w:t>
        </w:r>
      </w:ins>
      <w:del w:id="92464" w:author="מנוע מכני" w:date="2026-10-11T12:04:39Z">
        <w:r>
          <w:rPr>
            <w:rtl/>
          </w:rPr>
          <w:delText xml:space="preserve">אי </w:delText>
        </w:r>
      </w:del>
      <w:r>
        <w:rPr>
          <w:rtl/>
        </w:rPr>
        <w:t xml:space="preserve">אכל ראשון שומן, הוא אכל חלב, ליהוי כפרה, </w:t>
      </w:r>
      <w:ins w:id="92465" w:author="מנוע מכני" w:date="2026-10-11T12:04:39Z">
        <w:r>
          <w:rPr>
            <w:rtl/>
          </w:rPr>
          <w:t xml:space="preserve">ואם </w:t>
        </w:r>
      </w:ins>
      <w:del w:id="92466" w:author="מנוע מכני" w:date="2026-10-11T12:04:39Z">
        <w:r>
          <w:rPr>
            <w:rtl/>
          </w:rPr>
          <w:delText xml:space="preserve">ואי </w:delText>
        </w:r>
      </w:del>
      <w:r>
        <w:rPr>
          <w:rtl/>
        </w:rPr>
        <w:t xml:space="preserve">לא</w:t>
      </w:r>
      <w:r>
        <w:rPr>
          <w:rtl/>
        </w:rPr>
        <w:t xml:space="preserve"> ליהוי נדבה.</w:t>
      </w:r>
    </w:p>
    <w:p w:rsidR="00E403F0" w:rsidRPr="00AD695E" w:rsidRDefault="00E403F0" w:rsidP="00E403F0">
      <w:pPr>
        <w:rPr>
          <w:rtl/>
        </w:rPr>
      </w:pPr>
    </w:p>
    <w:p>
      <w:pPr>
        <w:pStyle w:val="afffff8"/>
        <w:rPr>
          <w:ins w:id="90083" w:author="קלוד" w:date="2026-10-11T12:26:18Z"/>
        </w:rPr>
      </w:pPr>
      <w:ins w:id="90084" w:author="קלוד" w:date="2026-10-11T12:26:18Z">
        <w:r>
          <w:rPr>
            <w:color w:val="7B3F00"/>
          </w:rPr>
          <w:t xml:space="preserve">אשם תלוי - האם ידיעות ספק מחלקות לחטאות</w:t>
        </w:r>
      </w:ins>
    </w:p>
    <w:p>
      <w:pPr>
        <w:pStyle w:val="38"/>
        <w:rPr>
          <w:ins w:id="93911" w:author="מנוע מכני" w:date="2026-10-11T12:04:39Z"/>
        </w:rPr>
      </w:pPr>
      <w:del w:id="93910"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912" w:author="מנוע מכני" w:date="2026-10-11T12:04:39Z">
        <w:r>
          <w:rPr>
            <w:rtl/>
          </w:rPr>
          <w:delText xml:space="preserve"> </w:delText>
        </w:r>
      </w:del>
      <w:r>
        <w:rPr>
          <w:rtl/>
        </w:rPr>
        <w:t xml:space="preserve">אכל ספק חלב ונודע לו, ספק חלב ונודע לו </w:t>
      </w:r>
      <w:r>
        <w:rPr>
          <w:rStyle w:val="2fb"/>
          <w:rtl/>
        </w:rPr>
        <w:t xml:space="preserve">רבי</w:t>
      </w:r>
      <w:r>
        <w:rPr>
          <w:rtl/>
        </w:rPr>
        <w:t xml:space="preserve"> אומר, אומר אני: כשם שמביא חטאת עכאו"א, כך מביא אשם תלוי עכאו"א</w:t>
      </w:r>
      <w:ins w:id="92023" w:author="מנוע מכני" w:date="2026-10-11T12:04:39Z">
        <w:r>
          <w:rPr>
            <w:rtl/>
          </w:rPr>
          <w:t xml:space="preserve">,</w:t>
        </w:r>
      </w:ins>
      <w:del w:id="92024" w:author="מנוע מכני" w:date="2026-10-11T12:04:39Z">
        <w:r>
          <w:rPr>
            <w:rtl/>
          </w:rPr>
          <w:delText xml:space="preserve">;</w:delText>
        </w:r>
      </w:del>
    </w:p>
    <w:p>
      <w:pPr>
        <w:pStyle w:val="38"/>
        <w:rPr>
          <w:ins w:id="93913" w:author="מנוע מכני" w:date="2026-10-11T12:04:39Z"/>
        </w:rPr>
      </w:pPr>
      <w:r>
        <w:t>ריב</w:t>
      </w:r>
      <w:r>
        <w:t>"</w:t>
      </w:r>
      <w:r>
        <w:t>י ור</w:t>
      </w:r>
      <w:r>
        <w:t>"</w:t>
      </w:r>
      <w:r>
        <w:t xml:space="preserve">א </w:t>
      </w:r>
      <w:r>
        <w:t>ור"</w:t>
      </w:r>
      <w:r>
        <w:t>ש</w:t>
      </w:r>
      <w:del w:id="94510" w:author="מנוע מכני" w:date="2026-10-11T12:04:39Z">
        <w:r>
          <w:delText xml:space="preserve"> אומרים</w:delText>
        </w:r>
      </w:del>
      <w:r>
        <w:t xml:space="preserve">:</w:t>
      </w:r>
    </w:p>
    <w:p w:rsidR="00E403F0" w:rsidRPr="00AD695E" w:rsidRDefault="00E403F0" w:rsidP="00E403F0">
      <w:pPr>
        <w:rPr>
          <w:rtl/>
        </w:rPr>
      </w:pPr>
      <w:del w:id="93914" w:author="מנוע מכני" w:date="2026-10-11T12:04:39Z">
        <w:r>
          <w:rPr>
            <w:rtl/>
          </w:rPr>
          <w:delText xml:space="preserve"> </w:delText>
        </w:r>
      </w:del>
      <w:r>
        <w:rPr>
          <w:rtl/>
        </w:rPr>
        <w:t xml:space="preserve">אין מביא אלא אשם תלוי אחד, שנא</w:t>
      </w:r>
      <w:r>
        <w:rPr>
          <w:rFonts w:hint="cs"/>
          <w:rtl/>
        </w:rPr>
        <w:t>'</w:t>
      </w:r>
      <w:r>
        <w:rPr>
          <w:rtl/>
        </w:rPr>
        <w:t xml:space="preserve">: </w:t>
      </w:r>
      <w:r>
        <w:rPr>
          <w:rStyle w:val="afffff0"/>
          <w:rtl/>
          <w:rPrChange w:id="9026" w:author="מנוע פסוקים" w:date="2026-10-11T09:26:20Z">
            <w:rPr>
              <w:rtl/>
            </w:rPr>
          </w:rPrChange>
        </w:rPr>
        <w:t xml:space="preserve">על שגגתו אשר שגג</w:t>
      </w:r>
      <w:r>
        <w:rPr>
          <w:rtl/>
        </w:rPr>
        <w:t xml:space="preserve">, </w:t>
      </w:r>
      <w:ins w:id="90153" w:author="מנוע מכני" w:date="2026-10-11T12:04:39Z">
        <w:r>
          <w:rPr>
            <w:rtl/>
          </w:rPr>
          <w:t xml:space="preserve">אפי'</w:t>
        </w:r>
      </w:ins>
      <w:del w:id="90154" w:author="מנוע מכני" w:date="2026-10-11T12:04:39Z">
        <w:r>
          <w:rPr>
            <w:rtl/>
          </w:rPr>
          <w:delText xml:space="preserve">אפילו</w:delText>
        </w:r>
      </w:del>
      <w:r>
        <w:rPr>
          <w:rtl/>
        </w:rPr>
        <w:t xml:space="preserve"> על שגגות הרבה אינו חייב אלא אחת.</w:t>
      </w:r>
    </w:p>
    <w:p w:rsidR="00E403F0" w:rsidRPr="00AD695E" w:rsidRDefault="00E403F0" w:rsidP="00E403F0">
      <w:pPr>
        <w:rPr>
          <w:rtl/>
        </w:rPr>
      </w:pPr>
    </w:p>
    <w:p>
      <w:pPr>
        <w:pStyle w:val="38"/>
        <w:rPr>
          <w:ins w:id="93915" w:author="מנוע מכני" w:date="2026-10-11T12:04:39Z"/>
        </w:rPr>
      </w:pPr>
      <w:r w:rsidRPr="00217260">
        <w:lastRenderedPageBreak/>
        <w:t>א</w:t>
      </w:r>
      <w:r w:rsidRPr="00217260">
        <w:t>ר</w:t>
      </w:r>
      <w:r w:rsidRPr="00217260">
        <w:t>"</w:t>
      </w:r>
      <w:r w:rsidRPr="00217260">
        <w:t>ז</w:t>
      </w:r>
      <w:r w:rsidRPr="00217260">
        <w:t xml:space="preserve"> כאן שנה רבי:</w:t>
      </w:r>
    </w:p>
    <w:p w:rsidR="00E403F0" w:rsidRPr="00AD695E" w:rsidRDefault="00E403F0" w:rsidP="00E403F0">
      <w:pPr>
        <w:rPr>
          <w:rtl/>
        </w:rPr>
      </w:pPr>
      <w:del w:id="93916" w:author="מנוע מכני" w:date="2026-10-11T12:04:39Z">
        <w:r w:rsidRPr="00217260">
          <w:rPr>
            <w:b/>
            <w:bCs/>
            <w:rtl/>
          </w:rPr>
          <w:delText xml:space="preserve"> </w:delText>
        </w:r>
      </w:del>
      <w:r w:rsidRPr="00217260">
        <w:rPr>
          <w:b/>
          <w:bCs/>
          <w:rtl/>
        </w:rPr>
        <w:t xml:space="preserve">ידיעות ספק מחלקות לחטאות.</w:t>
      </w:r>
    </w:p>
    <w:p>
      <w:pPr>
        <w:pStyle w:val="38"/>
        <w:rPr>
          <w:ins w:id="93917" w:author="מנוע מכני" w:date="2026-10-11T12:04:39Z"/>
        </w:rPr>
      </w:pPr>
      <w:r>
        <w:t xml:space="preserve">רבא</w:t>
      </w:r>
      <w:del w:id="94511" w:author="מנוע מכני" w:date="2026-10-11T12:04:39Z">
        <w:r>
          <w:delText xml:space="preserve"> אמר</w:delText>
        </w:r>
      </w:del>
      <w:r>
        <w:t xml:space="preserve">:</w:t>
      </w:r>
    </w:p>
    <w:p w:rsidR="00E403F0" w:rsidRPr="00AD695E" w:rsidRDefault="00E403F0" w:rsidP="00E403F0">
      <w:pPr>
        <w:rPr>
          <w:rtl/>
        </w:rPr>
      </w:pPr>
      <w:del w:id="93918" w:author="מנוע מכני" w:date="2026-10-11T12:04:39Z">
        <w:r>
          <w:rPr>
            <w:rtl/>
          </w:rPr>
          <w:delText xml:space="preserve"> </w:delText>
        </w:r>
      </w:del>
      <w:r>
        <w:rPr>
          <w:rtl/>
        </w:rPr>
        <w:t xml:space="preserve">אין ידיעות ספק מחלקות לחטאות, אלא </w:t>
      </w:r>
      <w:r>
        <w:rPr>
          <w:rtl/>
        </w:rPr>
        <w:t xml:space="preserve">ה"</w:t>
      </w:r>
      <w:r>
        <w:rPr>
          <w:rFonts w:hint="cs"/>
          <w:rtl/>
        </w:rPr>
        <w:t>ק</w:t>
      </w:r>
      <w:r>
        <w:rPr>
          <w:rtl/>
        </w:rPr>
        <w:t>: כשם שאם היתה לו ידיעה ודאי -מביא חטאת עכאו"א, כך אם היתה לו ידיעת ספק - מביא אשם תלוי עכאו"א.</w:t>
      </w:r>
    </w:p>
    <w:p>
      <w:pPr>
        <w:pStyle w:val="38"/>
        <w:rPr>
          <w:ins w:id="93919" w:author="מנוע מכני" w:date="2026-10-11T12:04:39Z"/>
        </w:rPr>
      </w:pPr>
      <w:r>
        <w:t xml:space="preserve">א"ל</w:t>
      </w:r>
      <w:r>
        <w:t xml:space="preserve"> אביי:</w:t>
      </w:r>
    </w:p>
    <w:p w:rsidR="00E403F0" w:rsidRPr="00AD695E" w:rsidRDefault="00E403F0" w:rsidP="00E403F0">
      <w:pPr>
        <w:rPr>
          <w:rtl/>
        </w:rPr>
      </w:pPr>
      <w:del w:id="93920" w:author="מנוע מכני" w:date="2026-10-11T12:04:39Z">
        <w:r>
          <w:rPr>
            <w:rtl/>
          </w:rPr>
          <w:delText xml:space="preserve"> </w:delText>
        </w:r>
      </w:del>
      <w:r>
        <w:rPr>
          <w:rtl/>
        </w:rPr>
        <w:t xml:space="preserve">ואת </w:t>
      </w:r>
      <w:r>
        <w:rPr>
          <w:rtl/>
        </w:rPr>
        <w:t xml:space="preserve">לא</w:t>
      </w:r>
      <w:r>
        <w:rPr>
          <w:rtl/>
        </w:rPr>
        <w:t xml:space="preserve"> תסברא דידיעות ספק מחלקות לחטאות? </w:t>
      </w:r>
      <w:ins w:id="92467" w:author="מנוע מכני" w:date="2026-10-11T12:04:39Z">
        <w:r>
          <w:rPr>
            <w:rtl/>
          </w:rPr>
          <w:t xml:space="preserve">דאם </w:t>
        </w:r>
      </w:ins>
      <w:del w:id="92468" w:author="מנוע מכני" w:date="2026-10-11T12:04:39Z">
        <w:r>
          <w:rPr>
            <w:rtl/>
          </w:rPr>
          <w:delText xml:space="preserve">דאי </w:delText>
        </w:r>
      </w:del>
      <w:r>
        <w:rPr>
          <w:rtl/>
        </w:rPr>
        <w:t xml:space="preserve">ס"</w:t>
      </w:r>
      <w:r>
        <w:rPr>
          <w:rFonts w:hint="cs"/>
          <w:rtl/>
        </w:rPr>
        <w:t>ד</w:t>
      </w:r>
      <w:r>
        <w:rPr>
          <w:rtl/>
        </w:rPr>
        <w:t xml:space="preserve"> ידיעות ספק אין מחלקות לחטאות וחטאת אחת מביא, </w:t>
      </w:r>
      <w:ins w:id="91423" w:author="מנוע מכני" w:date="2026-10-11T12:04:39Z">
        <w:r>
          <w:rPr>
            <w:rtl/>
          </w:rPr>
          <w:t xml:space="preserve">למה</w:t>
        </w:r>
      </w:ins>
      <w:del w:id="91424" w:author="מנוע מכני" w:date="2026-10-11T12:04:39Z">
        <w:r>
          <w:rPr>
            <w:rtl/>
          </w:rPr>
          <w:delText xml:space="preserve">אמאי</w:delText>
        </w:r>
      </w:del>
      <w:r>
        <w:rPr>
          <w:rtl/>
        </w:rPr>
        <w:t xml:space="preserve"> מביא אשם תלוי עכאו"א? </w:t>
      </w:r>
    </w:p>
    <w:p>
      <w:pPr>
        <w:pStyle w:val="38"/>
        <w:rPr>
          <w:ins w:id="93921" w:author="מנוע מכני" w:date="2026-10-11T12:04:39Z"/>
        </w:rPr>
      </w:pPr>
      <w:r>
        <w:t xml:space="preserve">והתניא, כללו של דבר:</w:t>
      </w:r>
    </w:p>
    <w:p w:rsidR="00E403F0" w:rsidRPr="00AD695E" w:rsidRDefault="00E403F0" w:rsidP="00E403F0">
      <w:pPr>
        <w:rPr>
          <w:rtl/>
        </w:rPr>
      </w:pPr>
      <w:del w:id="93922" w:author="מנוע מכני" w:date="2026-10-11T12:04:39Z">
        <w:r>
          <w:rPr>
            <w:rtl/>
          </w:rPr>
          <w:delText xml:space="preserve"> </w:delText>
        </w:r>
      </w:del>
      <w:r>
        <w:rPr>
          <w:rtl/>
        </w:rPr>
        <w:t xml:space="preserve">כל שחלוקין בחטאות חלוקין באשמות! </w:t>
      </w:r>
    </w:p>
    <w:p w:rsidR="00E403F0" w:rsidRPr="00AD695E" w:rsidRDefault="00E403F0" w:rsidP="00E403F0">
      <w:pPr>
        <w:rPr>
          <w:rtl/>
        </w:rPr>
      </w:pPr>
    </w:p>
    <w:p w:rsidR="00E403F0" w:rsidRPr="00AD695E" w:rsidRDefault="00E403F0" w:rsidP="00E403F0">
      <w:pPr>
        <w:rPr>
          <w:rtl/>
        </w:rPr>
      </w:pPr>
      <w:del w:id="94533" w:author="מנוע מכני" w:date="2026-10-11T12:04:39Z">
        <w:r>
          <w:rPr>
            <w:rFonts w:hint="cs"/>
            <w:rtl/>
          </w:rPr>
          <w:delText xml:space="preserve">א</w:delText>
        </w:r>
        <w:r>
          <w:rPr>
            <w:rtl/>
          </w:rPr>
          <w:delText xml:space="preserve">"</w:delText>
        </w:r>
        <w:r>
          <w:rPr>
            <w:rFonts w:hint="cs"/>
            <w:rtl/>
          </w:rPr>
          <w:delText xml:space="preserve">ל </w:delText>
        </w:r>
      </w:del>
      <w:r>
        <w:rPr>
          <w:rStyle w:val="2fb"/>
          <w:rFonts w:hint="cs"/>
          <w:rtl/>
        </w:rPr>
        <w:t xml:space="preserve">רב</w:t>
      </w:r>
      <w:r>
        <w:rPr>
          <w:rStyle w:val="2fb"/>
          <w:rtl/>
        </w:rPr>
        <w:t>"</w:t>
      </w:r>
      <w:r>
        <w:rPr>
          <w:rStyle w:val="2fb"/>
          <w:rFonts w:hint="cs"/>
          <w:rtl/>
        </w:rPr>
        <w:t>ח</w:t>
      </w:r>
      <w:r>
        <w:rPr>
          <w:rtl/>
        </w:rPr>
        <w:t xml:space="preserve"> </w:t>
      </w:r>
      <w:r>
        <w:rPr>
          <w:rStyle w:val="2fb"/>
          <w:rtl/>
        </w:rPr>
        <w:t xml:space="preserve">לאביי</w:t>
      </w:r>
      <w:r>
        <w:rPr>
          <w:rtl/>
        </w:rPr>
        <w:t xml:space="preserve">, ולדידך דאמרת: ידיעות ספק מחלקות לחטאות, אלא מעתה, אכל כזית חלב לפני יום הכיפורים וכזית חלב אחר יום הכיפורים, ויוה"כ במקום אשם תלוי </w:t>
      </w:r>
      <w:ins w:id="92915" w:author="מנוע מכני" w:date="2026-10-11T12:04:39Z">
        <w:r>
          <w:rPr>
            <w:rtl/>
          </w:rPr>
          <w:t xml:space="preserve">עומד</w:t>
        </w:r>
      </w:ins>
      <w:del w:id="92916" w:author="מנוע מכני" w:date="2026-10-11T12:04:39Z">
        <w:r>
          <w:rPr>
            <w:rtl/>
          </w:rPr>
          <w:delText xml:space="preserve">קאי</w:delText>
        </w:r>
      </w:del>
      <w:r>
        <w:rPr>
          <w:rtl/>
        </w:rPr>
        <w:t xml:space="preserve">, </w:t>
      </w:r>
      <w:r>
        <w:rPr>
          <w:rFonts w:hint="cs"/>
          <w:rtl/>
        </w:rPr>
        <w:t>ה</w:t>
      </w:r>
      <w:r>
        <w:rPr>
          <w:rtl/>
        </w:rPr>
        <w:t>"</w:t>
      </w:r>
      <w:r>
        <w:rPr>
          <w:rFonts w:hint="cs"/>
          <w:rtl/>
        </w:rPr>
        <w:t>נ</w:t>
      </w:r>
      <w:r>
        <w:rPr>
          <w:rtl/>
        </w:rPr>
        <w:t xml:space="preserve"> דמביא שתי חטאות? הא בהעלם אחת אכלינון! </w:t>
      </w:r>
    </w:p>
    <w:p>
      <w:pPr>
        <w:pStyle w:val="38"/>
        <w:rPr>
          <w:ins w:id="93923" w:author="מנוע מכני" w:date="2026-10-11T12:04:39Z"/>
        </w:rPr>
      </w:pPr>
      <w:r w:rsidRPr="002B4E05">
        <w:t xml:space="preserve">א"ל</w:t>
      </w:r>
      <w:r w:rsidRPr="002B4E05">
        <w:t xml:space="preserve"> אביי:</w:t>
      </w:r>
    </w:p>
    <w:p w:rsidR="00E403F0" w:rsidRPr="002B4E05" w:rsidRDefault="00E403F0" w:rsidP="00E403F0">
      <w:pPr>
        <w:rPr>
          <w:spacing w:val="-2"/>
          <w:rtl/>
        </w:rPr>
      </w:pPr>
      <w:del w:id="93924" w:author="מנוע מכני" w:date="2026-10-11T12:04:39Z">
        <w:r w:rsidRPr="002B4E05">
          <w:rPr>
            <w:spacing w:val="-2"/>
            <w:rtl/>
          </w:rPr>
          <w:delText xml:space="preserve"> </w:delText>
        </w:r>
      </w:del>
      <w:r w:rsidRPr="002B4E05">
        <w:rPr>
          <w:spacing w:val="-2"/>
          <w:rtl/>
        </w:rPr>
        <w:t xml:space="preserve">ומאן לימא </w:t>
      </w:r>
      <w:ins w:id="92717" w:author="מנוע מכני" w:date="2026-10-11T12:04:39Z">
        <w:r>
          <w:rPr>
            <w:spacing w:val="-2"/>
            <w:rtl/>
          </w:rPr>
          <w:t xml:space="preserve">לנו</w:t>
        </w:r>
      </w:ins>
      <w:del w:id="92718" w:author="מנוע מכני" w:date="2026-10-11T12:04:39Z">
        <w:r w:rsidRPr="002B4E05">
          <w:rPr>
            <w:spacing w:val="-2"/>
            <w:rtl/>
          </w:rPr>
          <w:delText xml:space="preserve">לן</w:delText>
        </w:r>
      </w:del>
      <w:r w:rsidRPr="002B4E05">
        <w:rPr>
          <w:spacing w:val="-2"/>
          <w:rtl/>
        </w:rPr>
        <w:t xml:space="preserve"> דיום הכיפורים מכפר על דלא מתידע </w:t>
      </w:r>
      <w:ins w:id="91427" w:author="מנוע מכני" w:date="2026-10-11T12:04:39Z">
        <w:r>
          <w:rPr>
            <w:spacing w:val="-2"/>
            <w:rtl/>
          </w:rPr>
          <w:t xml:space="preserve">לו</w:t>
        </w:r>
      </w:ins>
      <w:del w:id="91428" w:author="מנוע מכני" w:date="2026-10-11T12:04:39Z">
        <w:r w:rsidRPr="002B4E05">
          <w:rPr>
            <w:spacing w:val="-2"/>
            <w:rtl/>
          </w:rPr>
          <w:delText xml:space="preserve">ליה</w:delText>
        </w:r>
      </w:del>
      <w:r w:rsidRPr="002B4E05">
        <w:rPr>
          <w:spacing w:val="-2"/>
          <w:rtl/>
        </w:rPr>
        <w:t xml:space="preserve">? </w:t>
      </w:r>
      <w:ins w:id="91425" w:author="מנוע מכני" w:date="2026-10-11T12:04:39Z">
        <w:r>
          <w:rPr>
            <w:spacing w:val="-2"/>
            <w:rtl/>
          </w:rPr>
          <w:t xml:space="preserve">שמא</w:t>
        </w:r>
      </w:ins>
      <w:del w:id="91426" w:author="מנוע מכני" w:date="2026-10-11T12:04:39Z">
        <w:r w:rsidRPr="002B4E05">
          <w:rPr>
            <w:spacing w:val="-2"/>
            <w:rtl/>
          </w:rPr>
          <w:delText xml:space="preserve">דילמא</w:delText>
        </w:r>
      </w:del>
      <w:r w:rsidRPr="002B4E05">
        <w:rPr>
          <w:spacing w:val="-2"/>
          <w:rtl/>
        </w:rPr>
        <w:t xml:space="preserve"> והוא דמתידע </w:t>
      </w:r>
      <w:ins w:id="91429" w:author="מנוע מכני" w:date="2026-10-11T12:04:39Z">
        <w:r>
          <w:rPr>
            <w:spacing w:val="-2"/>
            <w:rtl/>
          </w:rPr>
          <w:t xml:space="preserve">לו</w:t>
        </w:r>
      </w:ins>
      <w:del w:id="91430" w:author="מנוע מכני" w:date="2026-10-11T12:04:39Z">
        <w:r w:rsidRPr="002B4E05">
          <w:rPr>
            <w:spacing w:val="-2"/>
            <w:rtl/>
          </w:rPr>
          <w:delText xml:space="preserve">ליה</w:delText>
        </w:r>
      </w:del>
      <w:r w:rsidRPr="002B4E05">
        <w:rPr>
          <w:spacing w:val="-2"/>
          <w:rtl/>
        </w:rPr>
        <w:t xml:space="preserve">! </w:t>
      </w:r>
    </w:p>
    <w:p>
      <w:pPr>
        <w:pStyle w:val="38"/>
        <w:rPr>
          <w:ins w:id="93925" w:author="מנוע מכני" w:date="2026-10-11T12:04:39Z"/>
        </w:rPr>
      </w:pPr>
      <w:r>
        <w:t xml:space="preserve">א"ל</w:t>
      </w:r>
      <w:r>
        <w:t xml:space="preserve"> רבא:</w:t>
      </w:r>
    </w:p>
    <w:p w:rsidR="00E403F0" w:rsidRPr="00AD695E" w:rsidRDefault="00E403F0" w:rsidP="00E403F0">
      <w:pPr>
        <w:rPr>
          <w:rtl/>
        </w:rPr>
      </w:pPr>
      <w:del w:id="93926" w:author="מנוע מכני" w:date="2026-10-11T12:04:39Z">
        <w:r>
          <w:rPr>
            <w:rtl/>
          </w:rPr>
          <w:delText xml:space="preserve"> </w:delText>
        </w:r>
      </w:del>
      <w:r>
        <w:rPr>
          <w:rtl/>
        </w:rPr>
        <w:t xml:space="preserve">הודע ולא הודע </w:t>
      </w:r>
      <w:r>
        <w:rPr>
          <w:rtl/>
        </w:rPr>
        <w:t xml:space="preserve">תנן</w:t>
      </w:r>
      <w:r>
        <w:rPr>
          <w:rtl/>
        </w:rPr>
        <w:t xml:space="preserve">.</w:t>
      </w:r>
    </w:p>
    <w:p>
      <w:pPr>
        <w:pStyle w:val="38"/>
        <w:rPr>
          <w:ins w:id="93928" w:author="מנוע מכני" w:date="2026-10-11T12:04:39Z"/>
        </w:rPr>
      </w:pPr>
      <w:del w:id="93927" w:author="מנוע מכני" w:date="2026-10-11T12:04:39Z">
        <w:r>
          <w:delText xml:space="preserve">•</w:delText>
        </w:r>
      </w:del>
      <w:ins w:id="92025" w:author="מנוע מכני" w:date="2026-10-11T12:04:39Z">
        <w:r>
          <w:t xml:space="preserve"> </w:t>
        </w:r>
      </w:ins>
      <w:del w:id="92026" w:author="מנוע מכני" w:date="2026-10-11T12:04:39Z">
        <w:r>
          <w:delText xml:space="preserve"> </w:delText>
        </w:r>
        <w:r w:rsidRPr="00217260">
          <w:delText xml:space="preserve"> </w:delText>
        </w:r>
      </w:del>
      <w:r w:rsidRPr="00217260">
        <w:t xml:space="preserve">א</w:t>
      </w:r>
      <w:r w:rsidRPr="00217260">
        <w:t>"</w:t>
      </w:r>
      <w:r w:rsidRPr="00217260">
        <w:t>ד</w:t>
      </w:r>
      <w:r w:rsidRPr="00217260">
        <w:t xml:space="preserve"> </w:t>
      </w:r>
      <w:r w:rsidRPr="00217260">
        <w:t>א</w:t>
      </w:r>
      <w:r w:rsidRPr="00217260">
        <w:t>"</w:t>
      </w:r>
      <w:r w:rsidRPr="00217260">
        <w:t xml:space="preserve">ל</w:t>
      </w:r>
      <w:r w:rsidRPr="00217260">
        <w:t xml:space="preserve"> רב</w:t>
      </w:r>
      <w:r w:rsidRPr="00217260">
        <w:t>"</w:t>
      </w:r>
      <w:r w:rsidRPr="00217260">
        <w:t>ח</w:t>
      </w:r>
      <w:r w:rsidRPr="00217260">
        <w:t xml:space="preserve"> לאביי</w:t>
      </w:r>
      <w:r>
        <w:t xml:space="preserve">:</w:t>
      </w:r>
    </w:p>
    <w:p w:rsidR="00E403F0" w:rsidRPr="00AD695E" w:rsidRDefault="00E403F0" w:rsidP="00E403F0">
      <w:pPr>
        <w:rPr>
          <w:rtl/>
        </w:rPr>
      </w:pPr>
      <w:del w:id="93929" w:author="מנוע מכני" w:date="2026-10-11T12:04:39Z">
        <w:r>
          <w:rPr>
            <w:rtl/>
          </w:rPr>
          <w:delText xml:space="preserve"> </w:delText>
        </w:r>
      </w:del>
      <w:r>
        <w:rPr>
          <w:rtl/>
        </w:rPr>
        <w:t xml:space="preserve">מה אילו אכל כזית חלב שחרית ביום הכיפורים וכזית חלב במנחה ביוה"כ, </w:t>
      </w:r>
      <w:r>
        <w:rPr>
          <w:rFonts w:hint="cs"/>
          <w:rtl/>
        </w:rPr>
        <w:t>ה</w:t>
      </w:r>
      <w:r>
        <w:rPr>
          <w:rtl/>
        </w:rPr>
        <w:t>"</w:t>
      </w:r>
      <w:r>
        <w:rPr>
          <w:rFonts w:hint="cs"/>
          <w:rtl/>
        </w:rPr>
        <w:t>נ</w:t>
      </w:r>
      <w:r>
        <w:rPr>
          <w:rtl/>
        </w:rPr>
        <w:t xml:space="preserve"> </w:t>
      </w:r>
      <w:ins w:id="92917" w:author="מנוע מכני" w:date="2026-10-11T12:04:39Z">
        <w:r>
          <w:rPr>
            <w:rtl/>
          </w:rPr>
          <w:t xml:space="preserve">דמחוייב</w:t>
        </w:r>
      </w:ins>
      <w:del w:id="92918" w:author="מנוע מכני" w:date="2026-10-11T12:04:39Z">
        <w:r>
          <w:rPr>
            <w:rtl/>
          </w:rPr>
          <w:delText xml:space="preserve">דמיחייב</w:delText>
        </w:r>
      </w:del>
      <w:r>
        <w:rPr>
          <w:rtl/>
        </w:rPr>
        <w:t xml:space="preserve"> שתי חטאות? </w:t>
      </w:r>
    </w:p>
    <w:p>
      <w:pPr>
        <w:pStyle w:val="38"/>
        <w:rPr>
          <w:ins w:id="93930" w:author="מנוע מכני" w:date="2026-10-11T12:04:39Z"/>
        </w:rPr>
      </w:pPr>
      <w:r>
        <w:t xml:space="preserve">א"ל</w:t>
      </w:r>
      <w:r>
        <w:t xml:space="preserve"> אביי:</w:t>
      </w:r>
    </w:p>
    <w:p w:rsidR="00E403F0" w:rsidRPr="00AD695E" w:rsidRDefault="00E403F0" w:rsidP="00E403F0">
      <w:pPr>
        <w:rPr>
          <w:rtl/>
        </w:rPr>
      </w:pPr>
      <w:del w:id="93931" w:author="מנוע מכני" w:date="2026-10-11T12:04:39Z">
        <w:r>
          <w:rPr>
            <w:rtl/>
          </w:rPr>
          <w:delText xml:space="preserve"> </w:delText>
        </w:r>
      </w:del>
      <w:r>
        <w:rPr>
          <w:rtl/>
        </w:rPr>
        <w:t xml:space="preserve">ומאן לימא </w:t>
      </w:r>
      <w:ins w:id="92719" w:author="מנוע מכני" w:date="2026-10-11T12:04:39Z">
        <w:r>
          <w:rPr>
            <w:rtl/>
          </w:rPr>
          <w:t xml:space="preserve">לנו</w:t>
        </w:r>
      </w:ins>
      <w:del w:id="92720" w:author="מנוע מכני" w:date="2026-10-11T12:04:39Z">
        <w:r>
          <w:rPr>
            <w:rtl/>
          </w:rPr>
          <w:delText xml:space="preserve">לן</w:delText>
        </w:r>
      </w:del>
      <w:r>
        <w:rPr>
          <w:rtl/>
        </w:rPr>
        <w:t xml:space="preserve"> דיוה"כ כל </w:t>
      </w:r>
      <w:ins w:id="90129" w:author="Claude - סמנטי" w:date="2026-10-11T12:21:47Z">
        <w:r>
          <w:rPr>
            <w:rtl/>
          </w:rPr>
          <w:t xml:space="preserve">שעה</w:t>
        </w:r>
      </w:ins>
      <w:del w:id="90130" w:author="Claude - סמנטי" w:date="2026-10-11T12:21:47Z">
        <w:r>
          <w:rPr>
            <w:rtl/>
          </w:rPr>
          <w:delText xml:space="preserve">שעתא</w:delText>
        </w:r>
      </w:del>
      <w:r>
        <w:rPr>
          <w:rtl/>
        </w:rPr>
        <w:t xml:space="preserve"> מכפר? </w:t>
      </w:r>
      <w:ins w:id="91431" w:author="מנוע מכני" w:date="2026-10-11T12:04:39Z">
        <w:r>
          <w:rPr>
            <w:rtl/>
          </w:rPr>
          <w:t xml:space="preserve">שמא</w:t>
        </w:r>
      </w:ins>
      <w:del w:id="91432" w:author="מנוע מכני" w:date="2026-10-11T12:04:39Z">
        <w:r>
          <w:rPr>
            <w:rtl/>
          </w:rPr>
          <w:delText xml:space="preserve">דילמא</w:delText>
        </w:r>
      </w:del>
      <w:r>
        <w:rPr>
          <w:rtl/>
        </w:rPr>
        <w:t xml:space="preserve"> </w:t>
      </w:r>
      <w:ins w:id="92581" w:author="מנוע מכני" w:date="2026-10-11T12:04:39Z">
        <w:r>
          <w:rPr>
            <w:rtl/>
          </w:rPr>
          <w:t xml:space="preserve">כולו</w:t>
        </w:r>
      </w:ins>
      <w:del w:id="92582" w:author="מנוע מכני" w:date="2026-10-11T12:04:39Z">
        <w:r>
          <w:rPr>
            <w:rtl/>
          </w:rPr>
          <w:delText xml:space="preserve">כוליה</w:delText>
        </w:r>
      </w:del>
      <w:r>
        <w:rPr>
          <w:rtl/>
        </w:rPr>
        <w:t xml:space="preserve"> יומא </w:t>
      </w:r>
      <w:ins w:id="90127" w:author="Claude - סמנטי" w:date="2026-10-11T12:21:47Z">
        <w:r>
          <w:rPr>
            <w:rtl/>
          </w:rPr>
          <w:t xml:space="preserve">מהערב</w:t>
        </w:r>
      </w:ins>
      <w:del w:id="90128" w:author="Claude - סמנטי" w:date="2026-10-11T12:21:47Z">
        <w:r>
          <w:rPr>
            <w:rtl/>
          </w:rPr>
          <w:delText xml:space="preserve">מאורתא</w:delText>
        </w:r>
      </w:del>
      <w:r>
        <w:rPr>
          <w:rtl/>
        </w:rPr>
        <w:t xml:space="preserve">! </w:t>
      </w:r>
    </w:p>
    <w:p w:rsidR="00E403F0" w:rsidRPr="00E87E21" w:rsidRDefault="00E403F0" w:rsidP="00E403F0">
      <w:pPr>
        <w:rPr>
          <w:spacing w:val="-6"/>
          <w:rtl/>
        </w:rPr>
      </w:pPr>
      <w:r w:rsidRPr="00E87E21">
        <w:rPr>
          <w:spacing w:val="-6"/>
          <w:rtl/>
        </w:rPr>
        <w:t>א"ל</w:t>
      </w:r>
      <w:r w:rsidRPr="00E87E21">
        <w:rPr>
          <w:rFonts w:hint="cs"/>
          <w:spacing w:val="-6"/>
          <w:rtl/>
        </w:rPr>
        <w:t xml:space="preserve"> רב'ח תררא</w:t>
      </w:r>
      <w:r w:rsidRPr="00E87E21">
        <w:rPr>
          <w:spacing w:val="-6"/>
          <w:rtl/>
        </w:rPr>
        <w:t xml:space="preserve"> </w:t>
      </w:r>
      <w:r w:rsidRPr="00E87E21">
        <w:rPr>
          <w:spacing w:val="-6"/>
          <w:rtl/>
        </w:rPr>
        <w:t xml:space="preserve">תניא</w:t>
      </w:r>
      <w:r w:rsidRPr="00E87E21">
        <w:rPr>
          <w:spacing w:val="-6"/>
          <w:rtl/>
        </w:rPr>
        <w:t xml:space="preserve">: הרי שבא לידו ספק עבירה ביוה"כ </w:t>
      </w:r>
      <w:ins w:id="90155" w:author="מנוע מכני" w:date="2026-10-11T12:04:39Z">
        <w:r>
          <w:rPr>
            <w:spacing w:val="-6"/>
            <w:rtl/>
          </w:rPr>
          <w:t xml:space="preserve">אפי'</w:t>
        </w:r>
      </w:ins>
      <w:del w:id="90156" w:author="מנוע מכני" w:date="2026-10-11T12:04:39Z">
        <w:r w:rsidRPr="00E87E21">
          <w:rPr>
            <w:spacing w:val="-6"/>
            <w:rtl/>
          </w:rPr>
          <w:delText xml:space="preserve">אפילו</w:delText>
        </w:r>
      </w:del>
      <w:r w:rsidRPr="00E87E21">
        <w:rPr>
          <w:spacing w:val="-6"/>
          <w:rtl/>
        </w:rPr>
        <w:t xml:space="preserve"> עם חשיכה פטור, שכל היום מכפר.</w:t>
      </w:r>
    </w:p>
    <w:p>
      <w:pPr>
        <w:pStyle w:val="38"/>
        <w:rPr>
          <w:ins w:id="93933" w:author="מנוע מכני" w:date="2026-10-11T12:04:39Z"/>
        </w:rPr>
      </w:pPr>
      <w:del w:id="93932" w:author="מנוע מכני" w:date="2026-10-11T12:04:39Z">
        <w:r>
          <w:delText xml:space="preserve">•</w:delText>
        </w:r>
      </w:del>
      <w:ins w:id="92027" w:author="מנוע מכני" w:date="2026-10-11T12:04:39Z">
        <w:r>
          <w:t xml:space="preserve"> </w:t>
        </w:r>
      </w:ins>
      <w:del w:id="92028" w:author="מנוע מכני" w:date="2026-10-11T12:04:39Z">
        <w:r>
          <w:delText xml:space="preserve">  </w:delText>
        </w:r>
      </w:del>
      <w:r>
        <w:t>מתיב ר</w:t>
      </w:r>
      <w:r w:rsidRPr="00217260">
        <w:t>אב</w:t>
      </w:r>
      <w:r w:rsidRPr="00217260">
        <w:t>"</w:t>
      </w:r>
      <w:r w:rsidRPr="00217260">
        <w:t>א</w:t>
      </w:r>
      <w:r>
        <w:t xml:space="preserve">:</w:t>
      </w:r>
    </w:p>
    <w:p w:rsidR="00E403F0" w:rsidRPr="00AD695E" w:rsidRDefault="00E403F0" w:rsidP="00E403F0">
      <w:pPr>
        <w:rPr>
          <w:rtl/>
        </w:rPr>
      </w:pPr>
      <w:del w:id="93934" w:author="מנוע מכני" w:date="2026-10-11T12:04:39Z">
        <w:r>
          <w:rPr>
            <w:rtl/>
          </w:rPr>
          <w:delText xml:space="preserve"> </w:delText>
        </w:r>
      </w:del>
      <w:r>
        <w:rPr>
          <w:rtl/>
        </w:rPr>
        <w:t xml:space="preserve">אכל ושתה בהעלם אחת - אינו חייב אלא חטאת אחת, </w:t>
      </w:r>
    </w:p>
    <w:p w:rsidR="00E403F0" w:rsidRPr="00AD695E" w:rsidRDefault="00E403F0" w:rsidP="00E403F0">
      <w:pPr>
        <w:rPr>
          <w:rtl/>
        </w:rPr>
      </w:pPr>
      <w:r>
        <w:rPr>
          <w:rtl/>
        </w:rPr>
        <w:t xml:space="preserve">והא בין אכילה לשתייה אי אפשר דלא </w:t>
      </w:r>
      <w:ins w:id="92633" w:author="מנוע מכני" w:date="2026-10-11T12:04:39Z">
        <w:r>
          <w:rPr>
            <w:rtl/>
          </w:rPr>
          <w:t xml:space="preserve">היה</w:t>
        </w:r>
      </w:ins>
      <w:del w:id="92634" w:author="מנוע מכני" w:date="2026-10-11T12:04:39Z">
        <w:r>
          <w:rPr>
            <w:rtl/>
          </w:rPr>
          <w:delText xml:space="preserve">הוה</w:delText>
        </w:r>
      </w:del>
      <w:r>
        <w:rPr>
          <w:rtl/>
        </w:rPr>
        <w:t xml:space="preserve"> שהות ביום דמתיידע </w:t>
      </w:r>
      <w:ins w:id="91433" w:author="מנוע מכני" w:date="2026-10-11T12:04:39Z">
        <w:r>
          <w:rPr>
            <w:rtl/>
          </w:rPr>
          <w:t xml:space="preserve">לו</w:t>
        </w:r>
      </w:ins>
      <w:del w:id="91434" w:author="מנוע מכני" w:date="2026-10-11T12:04:39Z">
        <w:r>
          <w:rPr>
            <w:rtl/>
          </w:rPr>
          <w:delText xml:space="preserve">ליה</w:delText>
        </w:r>
      </w:del>
      <w:r>
        <w:rPr>
          <w:rtl/>
        </w:rPr>
        <w:t xml:space="preserve">, וכפר </w:t>
      </w:r>
      <w:ins w:id="91435" w:author="מנוע מכני" w:date="2026-10-11T12:04:39Z">
        <w:r>
          <w:rPr>
            <w:rtl/>
          </w:rPr>
          <w:t xml:space="preserve">לו</w:t>
        </w:r>
      </w:ins>
      <w:del w:id="91436" w:author="מנוע מכני" w:date="2026-10-11T12:04:39Z">
        <w:r>
          <w:rPr>
            <w:rtl/>
          </w:rPr>
          <w:delText xml:space="preserve">ליה</w:delText>
        </w:r>
      </w:del>
      <w:r>
        <w:rPr>
          <w:rtl/>
        </w:rPr>
        <w:t xml:space="preserve">, דיוה"כ במקום אשם תלוי </w:t>
      </w:r>
      <w:ins w:id="92919" w:author="מנוע מכני" w:date="2026-10-11T12:04:39Z">
        <w:r>
          <w:rPr>
            <w:rtl/>
          </w:rPr>
          <w:t xml:space="preserve">עומד</w:t>
        </w:r>
      </w:ins>
      <w:del w:id="92920" w:author="מנוע מכני" w:date="2026-10-11T12:04:39Z">
        <w:r>
          <w:rPr>
            <w:rtl/>
          </w:rPr>
          <w:delText xml:space="preserve">קאי</w:delText>
        </w:r>
      </w:del>
      <w:r>
        <w:rPr>
          <w:rtl/>
        </w:rPr>
        <w:t xml:space="preserve">, וקתני: אינו חייב אלא חטאת אחת, </w:t>
      </w:r>
      <w:ins w:id="92469" w:author="מנוע מכני" w:date="2026-10-11T12:04:39Z">
        <w:r>
          <w:rPr>
            <w:rtl/>
          </w:rPr>
          <w:t xml:space="preserve">ואם </w:t>
        </w:r>
      </w:ins>
      <w:del w:id="92470" w:author="מנוע מכני" w:date="2026-10-11T12:04:39Z">
        <w:r>
          <w:rPr>
            <w:rtl/>
          </w:rPr>
          <w:delText xml:space="preserve">ואי </w:delText>
        </w:r>
      </w:del>
      <w:r>
        <w:rPr>
          <w:rtl/>
        </w:rPr>
        <w:t xml:space="preserve">ס"</w:t>
      </w:r>
      <w:r>
        <w:rPr>
          <w:rFonts w:hint="cs"/>
          <w:rtl/>
        </w:rPr>
        <w:t>ד</w:t>
      </w:r>
      <w:r>
        <w:rPr>
          <w:rtl/>
        </w:rPr>
        <w:t xml:space="preserve"> ידיעות ספק מחלקות לחטאות, </w:t>
      </w:r>
      <w:ins w:id="90131" w:author="Claude - סמנטי" w:date="2026-10-11T12:21:47Z">
        <w:r>
          <w:rPr>
            <w:rtl/>
          </w:rPr>
          <w:t xml:space="preserve">יתחייב</w:t>
        </w:r>
      </w:ins>
      <w:del w:id="90132" w:author="Claude - סמנטי" w:date="2026-10-11T12:21:47Z">
        <w:r>
          <w:rPr>
            <w:rtl/>
          </w:rPr>
          <w:delText xml:space="preserve">ליחייב</w:delText>
        </w:r>
      </w:del>
      <w:r>
        <w:rPr>
          <w:rtl/>
        </w:rPr>
        <w:t xml:space="preserve"> שתי חטאות! </w:t>
      </w:r>
    </w:p>
    <w:p>
      <w:pPr>
        <w:pStyle w:val="38"/>
        <w:rPr>
          <w:ins w:id="93935" w:author="מנוע מכני" w:date="2026-10-11T12:04:39Z"/>
        </w:rPr>
      </w:pPr>
      <w:r>
        <w:t xml:space="preserve">- </w:t>
      </w:r>
      <w:ins w:id="90617" w:author="מנוע מכני" w:date="2026-10-11T12:04:39Z">
        <w:r>
          <w:t xml:space="preserve">אמרו</w:t>
        </w:r>
      </w:ins>
      <w:del w:id="90618" w:author="מנוע מכני" w:date="2026-10-11T12:04:39Z">
        <w:r>
          <w:delText xml:space="preserve">אמרי</w:delText>
        </w:r>
      </w:del>
      <w:r>
        <w:t xml:space="preserve">:</w:t>
      </w:r>
    </w:p>
    <w:p w:rsidR="00E403F0" w:rsidRPr="00AD695E" w:rsidRDefault="00E403F0" w:rsidP="00E403F0">
      <w:pPr>
        <w:pStyle w:val="affffb"/>
        <w:rPr>
          <w:rtl/>
        </w:rPr>
      </w:pPr>
      <w:del w:id="93936" w:author="מנוע מכני" w:date="2026-10-11T12:04:39Z">
        <w:r>
          <w:rPr>
            <w:rtl/>
          </w:rPr>
          <w:delText xml:space="preserve"> </w:delText>
        </w:r>
      </w:del>
      <w:r>
        <w:rPr>
          <w:rtl/>
        </w:rPr>
        <w:t xml:space="preserve">כי </w:t>
      </w:r>
      <w:r>
        <w:rPr>
          <w:rtl/>
        </w:rPr>
        <w:t xml:space="preserve">אמר</w:t>
      </w:r>
      <w:r>
        <w:rPr>
          <w:rtl/>
        </w:rPr>
        <w:t xml:space="preserve"> </w:t>
      </w:r>
      <w:r>
        <w:rPr>
          <w:rStyle w:val="2fb"/>
          <w:rtl/>
        </w:rPr>
        <w:t xml:space="preserve">ר' זירא</w:t>
      </w:r>
      <w:r>
        <w:rPr>
          <w:rtl/>
        </w:rPr>
        <w:t xml:space="preserve"> - </w:t>
      </w:r>
      <w:r>
        <w:rPr>
          <w:rStyle w:val="2fb"/>
          <w:rtl/>
        </w:rPr>
        <w:t xml:space="preserve">לרבי</w:t>
      </w:r>
      <w:r>
        <w:rPr>
          <w:rtl/>
        </w:rPr>
        <w:t xml:space="preserve">, </w:t>
      </w:r>
      <w:r>
        <w:rPr>
          <w:rFonts w:hint="cs"/>
          <w:rtl/>
        </w:rPr>
        <w:t xml:space="preserve">ורישא </w:t>
      </w:r>
      <w:r>
        <w:rPr>
          <w:rtl/>
        </w:rPr>
        <w:t>רבנן היא.</w:t>
      </w:r>
    </w:p>
    <w:p>
      <w:pPr>
        <w:pStyle w:val="38"/>
        <w:rPr>
          <w:ins w:id="93937" w:author="מנוע מכני" w:date="2026-10-11T12:04:39Z"/>
        </w:rPr>
      </w:pPr>
      <w:r>
        <w:tab/>
      </w:r>
      <w:r>
        <w:t>וסיפא רבי היא ד</w:t>
      </w:r>
      <w:r>
        <w:t xml:space="preserve">קתני:</w:t>
      </w:r>
    </w:p>
    <w:p w:rsidR="00E403F0" w:rsidRPr="00AD695E" w:rsidRDefault="00E403F0" w:rsidP="00E403F0">
      <w:pPr>
        <w:rPr>
          <w:rtl/>
        </w:rPr>
      </w:pPr>
      <w:del w:id="93938" w:author="מנוע מכני" w:date="2026-10-11T12:04:39Z">
        <w:r>
          <w:rPr>
            <w:rtl/>
          </w:rPr>
          <w:delText xml:space="preserve"> </w:delText>
        </w:r>
      </w:del>
      <w:r>
        <w:rPr>
          <w:rtl/>
        </w:rPr>
        <w:t xml:space="preserve">שתה ציר או מורייס פטור, הא חומץ</w:t>
      </w:r>
      <w:r>
        <w:rPr>
          <w:rFonts w:hint="cs"/>
          <w:rtl/>
        </w:rPr>
        <w:t xml:space="preserve"> </w:t>
      </w:r>
      <w:r>
        <w:rPr>
          <w:rtl/>
        </w:rPr>
        <w:t xml:space="preserve">חייב, </w:t>
      </w:r>
      <w:r>
        <w:rPr>
          <w:rStyle w:val="2fb"/>
          <w:rFonts w:hint="cs"/>
          <w:rtl/>
        </w:rPr>
        <w:t>וכ</w:t>
      </w:r>
      <w:r>
        <w:rPr>
          <w:rStyle w:val="2fb"/>
          <w:rtl/>
        </w:rPr>
        <w:t xml:space="preserve">רבי</w:t>
      </w:r>
      <w:r>
        <w:rPr>
          <w:rtl/>
        </w:rPr>
        <w:t xml:space="preserve"> היא </w:t>
      </w:r>
      <w:r>
        <w:rPr>
          <w:rFonts w:hint="cs"/>
          <w:rtl/>
        </w:rPr>
        <w:t>ד</w:t>
      </w:r>
      <w:r>
        <w:rPr>
          <w:rtl/>
        </w:rPr>
        <w:t xml:space="preserve">חומץ משיב את הנפש, </w:t>
      </w:r>
      <w:r>
        <w:rPr>
          <w:rFonts w:hint="cs"/>
          <w:rtl/>
        </w:rPr>
        <w:t xml:space="preserve">[ורבנן </w:t>
      </w:r>
      <w:ins w:id="90619" w:author="מנוע מכני" w:date="2026-10-11T12:04:39Z">
        <w:r>
          <w:rPr>
            <w:rFonts w:hint="cs"/>
            <w:rtl/>
          </w:rPr>
          <w:t xml:space="preserve">חלקו</w:t>
        </w:r>
      </w:ins>
      <w:del w:id="90620" w:author="מנוע מכני" w:date="2026-10-11T12:04:39Z">
        <w:r>
          <w:rPr>
            <w:rFonts w:hint="cs"/>
            <w:rtl/>
          </w:rPr>
          <w:delText xml:space="preserve">פליגי</w:delText>
        </w:r>
      </w:del>
      <w:r>
        <w:rPr>
          <w:rFonts w:hint="cs"/>
          <w:rtl/>
        </w:rPr>
        <w:t xml:space="preserve">] </w:t>
      </w:r>
    </w:p>
    <w:p w:rsidR="00E403F0" w:rsidRPr="00AD695E" w:rsidRDefault="00E403F0" w:rsidP="00E403F0">
      <w:pPr>
        <w:rPr>
          <w:rtl/>
        </w:rPr>
      </w:pPr>
    </w:p>
    <w:p>
      <w:pPr>
        <w:pStyle w:val="38"/>
        <w:rPr>
          <w:ins w:id="93939" w:author="מנוע מכני" w:date="2026-10-11T12:04:39Z"/>
        </w:rPr>
      </w:pPr>
      <w:r w:rsidRPr="00A757C8">
        <w:t xml:space="preserve">איתיביה רבא:</w:t>
      </w:r>
    </w:p>
    <w:p w:rsidR="00E403F0" w:rsidRPr="00AD695E" w:rsidRDefault="00E403F0" w:rsidP="00E403F0">
      <w:pPr>
        <w:rPr>
          <w:rtl/>
        </w:rPr>
      </w:pPr>
      <w:del w:id="93940" w:author="מנוע מכני" w:date="2026-10-11T12:04:39Z">
        <w:r w:rsidRPr="00A757C8">
          <w:rPr>
            <w:rtl/>
          </w:rPr>
          <w:delText xml:space="preserve"> </w:delText>
        </w:r>
      </w:del>
      <w:r w:rsidRPr="00A757C8">
        <w:rPr>
          <w:rtl/>
        </w:rPr>
        <w:t xml:space="preserve">אכל היום אכל למחר, נהנה היום נהנה למחר, אכל היום נהנה למחר, נהנה היום אכל למחר, </w:t>
      </w:r>
      <w:ins w:id="90157" w:author="מנוע מכני" w:date="2026-10-11T12:04:39Z">
        <w:r>
          <w:rPr>
            <w:rtl/>
          </w:rPr>
          <w:t xml:space="preserve">ואפי'</w:t>
        </w:r>
      </w:ins>
      <w:del w:id="90158" w:author="מנוע מכני" w:date="2026-10-11T12:04:39Z">
        <w:r w:rsidRPr="00A757C8">
          <w:rPr>
            <w:rtl/>
          </w:rPr>
          <w:delText xml:space="preserve">ואפילו</w:delText>
        </w:r>
      </w:del>
      <w:r w:rsidRPr="00A757C8">
        <w:rPr>
          <w:rtl/>
        </w:rPr>
        <w:t xml:space="preserve"> מכאן ועד שלש שנים, מנין שהן מצטרפין זה עם זה? </w:t>
      </w:r>
      <w:r w:rsidRPr="00A757C8">
        <w:rPr>
          <w:rtl/>
        </w:rPr>
        <w:t xml:space="preserve">ת"ל</w:t>
      </w:r>
      <w:r w:rsidRPr="00A757C8">
        <w:rPr>
          <w:rtl/>
        </w:rPr>
        <w:t xml:space="preserve">: </w:t>
      </w:r>
      <w:r w:rsidRPr="00A757C8">
        <w:rPr>
          <w:rFonts w:hint="cs"/>
          <w:rtl/>
        </w:rPr>
        <w:t>'</w:t>
      </w:r>
      <w:r w:rsidRPr="00A757C8">
        <w:rPr>
          <w:rtl/>
        </w:rPr>
        <w:t>תמעול מעל</w:t>
      </w:r>
      <w:r w:rsidRPr="00A757C8">
        <w:rPr>
          <w:rFonts w:hint="cs"/>
          <w:rtl/>
        </w:rPr>
        <w:t xml:space="preserve">' </w:t>
      </w:r>
      <w:r w:rsidRPr="00A757C8">
        <w:rPr>
          <w:rtl/>
        </w:rPr>
        <w:t>ריבה</w:t>
      </w:r>
    </w:p>
    <w:p w:rsidR="00E403F0" w:rsidRPr="00AD695E" w:rsidRDefault="00E403F0" w:rsidP="00E403F0">
      <w:pPr>
        <w:rPr>
          <w:rtl/>
        </w:rPr>
      </w:pPr>
      <w:ins w:id="91439" w:author="מנוע מכני" w:date="2026-10-11T12:04:39Z">
        <w:r>
          <w:rPr>
            <w:rtl/>
          </w:rPr>
          <w:t xml:space="preserve">ולמה</w:t>
        </w:r>
      </w:ins>
      <w:del w:id="91440" w:author="מנוע מכני" w:date="2026-10-11T12:04:39Z">
        <w:r>
          <w:rPr>
            <w:rtl/>
          </w:rPr>
          <w:delText xml:space="preserve">ואמאי</w:delText>
        </w:r>
      </w:del>
      <w:r>
        <w:rPr>
          <w:rtl/>
        </w:rPr>
        <w:t xml:space="preserve">? הא כיפר </w:t>
      </w:r>
      <w:ins w:id="91437" w:author="מנוע מכני" w:date="2026-10-11T12:04:39Z">
        <w:r>
          <w:rPr>
            <w:rtl/>
          </w:rPr>
          <w:t xml:space="preserve">עליו</w:t>
        </w:r>
      </w:ins>
      <w:del w:id="91438" w:author="מנוע מכני" w:date="2026-10-11T12:04:39Z">
        <w:r>
          <w:rPr>
            <w:rtl/>
          </w:rPr>
          <w:delText xml:space="preserve">עליה</w:delText>
        </w:r>
      </w:del>
      <w:r>
        <w:rPr>
          <w:rtl/>
        </w:rPr>
        <w:t xml:space="preserve"> יום הכפורים! </w:t>
      </w:r>
      <w:ins w:id="90621" w:author="מנוע מכני" w:date="2026-10-11T12:04:39Z">
        <w:r>
          <w:rPr>
            <w:rtl/>
          </w:rPr>
          <w:t xml:space="preserve">אמרו</w:t>
        </w:r>
      </w:ins>
      <w:del w:id="90622" w:author="מנוע מכני" w:date="2026-10-11T12:04:39Z">
        <w:r>
          <w:rPr>
            <w:rtl/>
          </w:rPr>
          <w:delText xml:space="preserve">אמרי</w:delText>
        </w:r>
      </w:del>
      <w:r>
        <w:rPr>
          <w:rtl/>
        </w:rPr>
        <w:t xml:space="preserve">: כי מכפר יוה"כ על איסורא, על ממונא </w:t>
      </w:r>
      <w:r>
        <w:rPr>
          <w:rtl/>
        </w:rPr>
        <w:t xml:space="preserve">לא</w:t>
      </w:r>
      <w:r>
        <w:rPr>
          <w:rtl/>
        </w:rPr>
        <w:t xml:space="preserve"> מכפר.</w:t>
      </w:r>
    </w:p>
    <w:p>
      <w:pPr>
        <w:pStyle w:val="38"/>
        <w:rPr>
          <w:ins w:id="93941" w:author="מנוע מכני" w:date="2026-10-11T12:04:39Z"/>
        </w:rPr>
      </w:pPr>
      <w:r>
        <w:t>ו</w:t>
      </w:r>
      <w:r w:rsidRPr="00217260">
        <w:t>אב"א</w:t>
      </w:r>
      <w:r>
        <w:t xml:space="preserve">:</w:t>
      </w:r>
    </w:p>
    <w:p w:rsidR="00E403F0" w:rsidRPr="00AD695E" w:rsidRDefault="00E403F0" w:rsidP="00E403F0">
      <w:pPr>
        <w:rPr>
          <w:rtl/>
        </w:rPr>
      </w:pPr>
      <w:del w:id="93942" w:author="מנוע מכני" w:date="2026-10-11T12:04:39Z">
        <w:r>
          <w:rPr>
            <w:rtl/>
          </w:rPr>
          <w:delText xml:space="preserve"> </w:delText>
        </w:r>
      </w:del>
      <w:r>
        <w:rPr>
          <w:rtl/>
        </w:rPr>
        <w:t xml:space="preserve">כי מכפר יוה"כ על </w:t>
      </w:r>
      <w:r>
        <w:rPr>
          <w:rFonts w:hint="cs"/>
          <w:rtl/>
        </w:rPr>
        <w:t xml:space="preserve">שיעור שלם ולא חצי שיעור </w:t>
      </w:r>
    </w:p>
    <w:p>
      <w:pPr>
        <w:pStyle w:val="38"/>
        <w:rPr>
          <w:ins w:id="93943" w:author="מנוע מכני" w:date="2026-10-11T12:04:39Z"/>
        </w:rPr>
      </w:pPr>
      <w:r>
        <w:t>וכן א</w:t>
      </w:r>
      <w:r>
        <w:t>ר</w:t>
      </w:r>
      <w:r>
        <w:t>"</w:t>
      </w:r>
      <w:r>
        <w:t xml:space="preserve">ל </w:t>
      </w:r>
      <w:r>
        <w:t xml:space="preserve">כאן שנה רבי:</w:t>
      </w:r>
    </w:p>
    <w:p w:rsidR="00E403F0" w:rsidRPr="00AD695E" w:rsidRDefault="00E403F0" w:rsidP="00E403F0">
      <w:pPr>
        <w:rPr>
          <w:rtl/>
        </w:rPr>
      </w:pPr>
      <w:del w:id="93944" w:author="מנוע מכני" w:date="2026-10-11T12:04:39Z">
        <w:r>
          <w:rPr>
            <w:rtl/>
          </w:rPr>
          <w:delText xml:space="preserve"> </w:delText>
        </w:r>
      </w:del>
      <w:r>
        <w:rPr>
          <w:rtl/>
        </w:rPr>
        <w:t xml:space="preserve">ידיעות ספק מחלקות לחטאות.</w:t>
      </w:r>
    </w:p>
    <w:p>
      <w:pPr>
        <w:pStyle w:val="38"/>
        <w:rPr>
          <w:ins w:id="93945" w:author="מנוע מכני" w:date="2026-10-11T12:04:39Z"/>
        </w:rPr>
      </w:pPr>
      <w:r w:rsidRPr="00217260">
        <w:t>ר</w:t>
      </w:r>
      <w:r w:rsidRPr="00217260">
        <w:t>י</w:t>
      </w:r>
      <w:r w:rsidRPr="00217260">
        <w:t>"</w:t>
      </w:r>
      <w:r w:rsidRPr="00217260">
        <w:t>ו</w:t>
      </w:r>
      <w:r>
        <w:t xml:space="preserve">:</w:t>
      </w:r>
    </w:p>
    <w:p w:rsidR="00E403F0" w:rsidRPr="00AD695E" w:rsidRDefault="00E403F0" w:rsidP="00E403F0">
      <w:pPr>
        <w:rPr>
          <w:rtl/>
        </w:rPr>
      </w:pPr>
      <w:del w:id="93946" w:author="מנוע מכני" w:date="2026-10-11T12:04:39Z">
        <w:r>
          <w:rPr>
            <w:rtl/>
          </w:rPr>
          <w:delText xml:space="preserve"> </w:delText>
        </w:r>
      </w:del>
      <w:r>
        <w:rPr>
          <w:rtl/>
        </w:rPr>
        <w:t xml:space="preserve">אין ידיעות ספק מחלקות לחטאות, אלא </w:t>
      </w:r>
      <w:r>
        <w:rPr>
          <w:rtl/>
        </w:rPr>
        <w:t xml:space="preserve">ה"</w:t>
      </w:r>
      <w:r>
        <w:rPr>
          <w:rFonts w:hint="cs"/>
          <w:rtl/>
        </w:rPr>
        <w:t>ק</w:t>
      </w:r>
      <w:r>
        <w:rPr>
          <w:rtl/>
        </w:rPr>
        <w:t>: כשם שאם היתה לו ידיעה ודאי מביא עכאו"א, כך אם היתה לו ידיעת ספק מביא אשם תלוי עכאו"א.</w:t>
      </w:r>
    </w:p>
    <w:p w:rsidR="00E403F0" w:rsidRPr="00AD695E" w:rsidRDefault="00E403F0" w:rsidP="00E403F0">
      <w:pPr>
        <w:rPr>
          <w:rtl/>
        </w:rPr>
      </w:pPr>
      <w:r>
        <w:rPr>
          <w:rtl/>
        </w:rPr>
        <w:t xml:space="preserve">בשלמא </w:t>
      </w:r>
      <w:r>
        <w:rPr>
          <w:rStyle w:val="2fb"/>
          <w:rtl/>
        </w:rPr>
        <w:t xml:space="preserve">לר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היינו דתלי לאשם בחטאת, אלא </w:t>
      </w:r>
      <w:r>
        <w:rPr>
          <w:rStyle w:val="2fb"/>
          <w:rtl/>
        </w:rPr>
        <w:t xml:space="preserve">לר"</w:t>
      </w:r>
      <w:r>
        <w:rPr>
          <w:rStyle w:val="2fb"/>
          <w:rFonts w:hint="cs"/>
          <w:rtl/>
        </w:rPr>
        <w:t>ל</w:t>
      </w:r>
      <w:r>
        <w:rPr>
          <w:rtl/>
        </w:rPr>
        <w:t xml:space="preserve"> חטאת באשם </w:t>
      </w:r>
      <w:ins w:id="92921" w:author="מנוע מכני" w:date="2026-10-11T12:04:39Z">
        <w:r>
          <w:rPr>
            <w:rtl/>
          </w:rPr>
          <w:t xml:space="preserve">צריכה</w:t>
        </w:r>
      </w:ins>
      <w:del w:id="92922" w:author="מנוע מכני" w:date="2026-10-11T12:04:39Z">
        <w:r>
          <w:rPr>
            <w:rtl/>
          </w:rPr>
          <w:delText xml:space="preserve">מיבעיא</w:delText>
        </w:r>
      </w:del>
      <w:r>
        <w:rPr>
          <w:rtl/>
        </w:rPr>
        <w:t xml:space="preserve"> </w:t>
      </w:r>
      <w:r>
        <w:rPr>
          <w:rFonts w:hint="cs"/>
          <w:rtl/>
        </w:rPr>
        <w:t>-</w:t>
      </w:r>
      <w:r>
        <w:rPr>
          <w:rtl/>
        </w:rPr>
        <w:t xml:space="preserve"> </w:t>
      </w:r>
      <w:ins w:id="92275" w:author="מנוע מכני" w:date="2026-10-11T12:04:39Z">
        <w:r>
          <w:rPr>
            <w:b/>
            <w:bCs/>
            <w:rtl/>
          </w:rPr>
          <w:t xml:space="preserve">קשה</w:t>
        </w:r>
      </w:ins>
      <w:del w:id="92276" w:author="מנוע מכני" w:date="2026-10-11T12:04:39Z">
        <w:r w:rsidRPr="00217260">
          <w:rPr>
            <w:b/>
            <w:bCs/>
            <w:rtl/>
          </w:rPr>
          <w:delText xml:space="preserve">קשיא</w:delText>
        </w:r>
      </w:del>
      <w:r>
        <w:rPr>
          <w:rtl/>
        </w:rPr>
        <w:t>.</w:t>
      </w:r>
    </w:p>
    <w:p w:rsidR="00E403F0" w:rsidRPr="00AD695E" w:rsidRDefault="00E403F0" w:rsidP="00E403F0">
      <w:pPr>
        <w:rPr>
          <w:rtl/>
        </w:rPr>
      </w:pPr>
      <w:r>
        <w:rPr>
          <w:rtl/>
        </w:rPr>
        <w:t xml:space="preserve">ורמי </w:t>
      </w:r>
      <w:r>
        <w:rPr>
          <w:rStyle w:val="2fb"/>
          <w:rtl/>
        </w:rPr>
        <w:t xml:space="preserve">דר' יוחנן</w:t>
      </w:r>
      <w:r>
        <w:rPr>
          <w:rtl/>
        </w:rPr>
        <w:t xml:space="preserve"> </w:t>
      </w:r>
      <w:r>
        <w:rPr>
          <w:rStyle w:val="2fb"/>
          <w:rtl/>
        </w:rPr>
        <w:t xml:space="preserve">אדר' יוחנן</w:t>
      </w:r>
      <w:r>
        <w:rPr>
          <w:rtl/>
        </w:rPr>
        <w:t xml:space="preserve">, ורמי </w:t>
      </w:r>
      <w:r>
        <w:rPr>
          <w:rStyle w:val="2fb"/>
          <w:rtl/>
        </w:rPr>
        <w:t xml:space="preserve">דר"</w:t>
      </w:r>
      <w:r>
        <w:rPr>
          <w:rStyle w:val="2fb"/>
          <w:rFonts w:hint="cs"/>
          <w:rtl/>
        </w:rPr>
        <w:t xml:space="preserve">ל</w:t>
      </w:r>
      <w:r>
        <w:rPr>
          <w:rFonts w:hint="cs"/>
          <w:rtl/>
        </w:rPr>
        <w:t xml:space="preserve"> </w:t>
      </w:r>
      <w:r>
        <w:rPr>
          <w:rStyle w:val="2fb"/>
          <w:rFonts w:hint="cs"/>
          <w:rtl/>
        </w:rPr>
        <w:t xml:space="preserve">אדר</w:t>
      </w:r>
      <w:r>
        <w:rPr>
          <w:rStyle w:val="2fb"/>
          <w:rtl/>
        </w:rPr>
        <w:t>"</w:t>
      </w:r>
      <w:r>
        <w:rPr>
          <w:rStyle w:val="2fb"/>
          <w:rFonts w:hint="cs"/>
          <w:rtl/>
        </w:rPr>
        <w:t>ל</w:t>
      </w:r>
      <w:r>
        <w:rPr>
          <w:rtl/>
        </w:rPr>
        <w:t>.</w:t>
      </w:r>
    </w:p>
    <w:p>
      <w:pPr>
        <w:pStyle w:val="afffff8"/>
        <w:rPr>
          <w:ins w:id="90081" w:author="קלוד" w:date="2026-10-11T12:26:18Z"/>
        </w:rPr>
      </w:pPr>
      <w:ins w:id="90082" w:author="קלוד" w:date="2026-10-11T12:26:18Z">
        <w:r>
          <w:rPr>
            <w:color w:val="7B3F00"/>
          </w:rPr>
          <w:t xml:space="preserve">שני שבילין, אחד טמא ואחד טהור - ספק ידיעה כידיעה</w:t>
        </w:r>
      </w:ins>
    </w:p>
    <w:p>
      <w:pPr>
        <w:pStyle w:val="38"/>
        <w:rPr>
          <w:ins w:id="93947" w:author="מנוע מכני" w:date="2026-10-11T12:04:39Z"/>
        </w:rPr>
      </w:pPr>
      <w:r>
        <w:t xml:space="preserve">דתניא</w:t>
      </w:r>
      <w:r>
        <w:t xml:space="preserve">:</w:t>
      </w:r>
    </w:p>
    <w:p w:rsidR="00E403F0" w:rsidRPr="00AD695E" w:rsidRDefault="00E403F0" w:rsidP="00E403F0">
      <w:pPr>
        <w:rPr>
          <w:rtl/>
        </w:rPr>
      </w:pPr>
      <w:del w:id="93948" w:author="מנוע מכני" w:date="2026-10-11T12:04:39Z">
        <w:r>
          <w:rPr>
            <w:rtl/>
          </w:rPr>
          <w:delText xml:space="preserve"> </w:delText>
        </w:r>
      </w:del>
      <w:r>
        <w:rPr>
          <w:rtl/>
        </w:rPr>
        <w:t xml:space="preserve">שני שבילין, אחד טמא ואחד טהור, והלך בראשון ולא נכנס, בשני ונכנס חייב, </w:t>
      </w:r>
    </w:p>
    <w:p w:rsidR="00E403F0" w:rsidRPr="00AD695E" w:rsidRDefault="00E403F0" w:rsidP="00E403F0">
      <w:pPr>
        <w:rPr>
          <w:rtl/>
        </w:rPr>
      </w:pPr>
      <w:r>
        <w:rPr>
          <w:rtl/>
        </w:rPr>
        <w:t xml:space="preserve">הלך בראשון ונכנס -</w:t>
      </w:r>
      <w:ins w:id="92029" w:author="מנוע מכני" w:date="2026-10-11T12:04:39Z">
        <w:r>
          <w:rPr>
            <w:rtl/>
          </w:rPr>
          <w:t xml:space="preserve"> </w:t>
        </w:r>
      </w:ins>
      <w:del w:id="92030" w:author="מנוע מכני" w:date="2026-10-11T12:04:39Z">
        <w:r>
          <w:rPr>
            <w:rtl/>
          </w:rPr>
          <w:delText xml:space="preserve">  </w:delText>
        </w:r>
      </w:del>
      <w:r>
        <w:rPr>
          <w:rtl/>
        </w:rPr>
        <w:t xml:space="preserve">והזה ושנה וטבל, והלך בשני ונכנס - חייב, </w:t>
      </w:r>
    </w:p>
    <w:p w:rsidR="00E403F0" w:rsidRPr="00AD695E" w:rsidRDefault="00E403F0" w:rsidP="00E403F0">
      <w:pPr>
        <w:pStyle w:val="afff3"/>
        <w:framePr w:wrap="around"/>
        <w:spacing w:line="240" w:lineRule="exact"/>
        <w:rPr>
          <w:rtl/>
        </w:rPr>
      </w:pPr>
      <w:r w:rsidRPr="009239E9">
        <w:rPr>
          <w:rFonts w:hint="cs"/>
          <w:szCs w:val="18"/>
          <w:rtl/>
        </w:rPr>
        <w:t>יט.</w:t>
      </w:r>
    </w:p>
    <w:p w:rsidR="00E403F0" w:rsidRPr="00AD695E" w:rsidRDefault="00E403F0" w:rsidP="00E403F0">
      <w:pPr>
        <w:rPr>
          <w:rtl/>
        </w:rPr>
      </w:pPr>
      <w:ins w:id="90159" w:author="מנוע מכני" w:date="2026-10-11T12:04:39Z">
        <w:r>
          <w:rPr>
            <w:rStyle w:val="2fb"/>
            <w:rtl/>
          </w:rPr>
          <w:t xml:space="preserve">ר"ש</w:t>
        </w:r>
      </w:ins>
      <w:del w:id="90160" w:author="מנוע מכני" w:date="2026-10-11T12:04:39Z">
        <w:r>
          <w:rPr>
            <w:rtl/>
          </w:rPr>
          <w:delText xml:space="preserve">רבי שמעון</w:delText>
        </w:r>
      </w:del>
      <w:r>
        <w:rPr>
          <w:rtl/>
        </w:rPr>
        <w:t xml:space="preserve"> פוטר בזו, </w:t>
      </w:r>
      <w:r>
        <w:rPr>
          <w:rStyle w:val="2fb"/>
          <w:rtl/>
        </w:rPr>
        <w:t xml:space="preserve">ר"ש</w:t>
      </w:r>
      <w:r>
        <w:rPr>
          <w:rtl/>
        </w:rPr>
        <w:t xml:space="preserve"> בן יהודה פוטר בכולן משום </w:t>
      </w:r>
      <w:ins w:id="90161" w:author="מנוע מכני" w:date="2026-10-11T12:04:39Z">
        <w:r>
          <w:rPr>
            <w:rStyle w:val="2fb"/>
            <w:rtl/>
          </w:rPr>
          <w:t xml:space="preserve">ר"ש</w:t>
        </w:r>
      </w:ins>
      <w:del w:id="90162" w:author="מנוע מכני" w:date="2026-10-11T12:04:39Z">
        <w:r>
          <w:rPr>
            <w:rtl/>
          </w:rPr>
          <w:delText xml:space="preserve">רבי שמעון</w:delText>
        </w:r>
      </w:del>
      <w:r>
        <w:rPr>
          <w:rtl/>
        </w:rPr>
        <w:t xml:space="preserve">.</w:t>
      </w:r>
    </w:p>
    <w:p w:rsidR="00E403F0" w:rsidRPr="00AD695E" w:rsidRDefault="00E403F0" w:rsidP="00E403F0">
      <w:pPr>
        <w:rPr>
          <w:rtl/>
        </w:rPr>
      </w:pPr>
      <w:ins w:id="90163" w:author="מנוע מכני" w:date="2026-10-11T12:04:39Z">
        <w:r>
          <w:rPr>
            <w:rtl/>
          </w:rPr>
          <w:t xml:space="preserve">ואפי'</w:t>
        </w:r>
      </w:ins>
      <w:del w:id="90164" w:author="מנוע מכני" w:date="2026-10-11T12:04:39Z">
        <w:r>
          <w:rPr>
            <w:rtl/>
          </w:rPr>
          <w:delText xml:space="preserve">ואפילו</w:delText>
        </w:r>
      </w:del>
      <w:r>
        <w:rPr>
          <w:rtl/>
        </w:rPr>
        <w:t xml:space="preserve"> </w:t>
      </w:r>
      <w:ins w:id="90133" w:author="Claude - סמנטי" w:date="2026-10-11T12:21:47Z">
        <w:r>
          <w:rPr>
            <w:rtl/>
          </w:rPr>
          <w:t xml:space="preserve">בראשונה</w:t>
        </w:r>
      </w:ins>
      <w:del w:id="90134" w:author="Claude - סמנטי" w:date="2026-10-11T12:21:47Z">
        <w:r>
          <w:rPr>
            <w:rtl/>
          </w:rPr>
          <w:delText xml:space="preserve">בקמייתא</w:delText>
        </w:r>
      </w:del>
      <w:r>
        <w:rPr>
          <w:rtl/>
        </w:rPr>
        <w:t xml:space="preserve">? </w:t>
      </w:r>
    </w:p>
    <w:p>
      <w:pPr>
        <w:pStyle w:val="38"/>
        <w:rPr>
          <w:ins w:id="93949" w:author="מנוע מכני" w:date="2026-10-11T12:04:39Z"/>
        </w:rPr>
      </w:pPr>
      <w:r>
        <w:t xml:space="preserve">- רבא:</w:t>
      </w:r>
    </w:p>
    <w:p w:rsidR="00E403F0" w:rsidRPr="00AD695E" w:rsidRDefault="00E403F0" w:rsidP="00E403F0">
      <w:pPr>
        <w:pStyle w:val="affffb"/>
        <w:rPr>
          <w:rtl/>
        </w:rPr>
      </w:pPr>
      <w:del w:id="93950" w:author="מנוע מכני" w:date="2026-10-11T12:04:39Z">
        <w:r>
          <w:rPr>
            <w:rtl/>
          </w:rPr>
          <w:delText xml:space="preserve"> </w:delText>
        </w:r>
      </w:del>
      <w:r>
        <w:rPr>
          <w:rtl/>
        </w:rPr>
        <w:t xml:space="preserve">ה</w:t>
      </w:r>
      <w:r>
        <w:rPr>
          <w:rFonts w:hint="cs"/>
          <w:rtl/>
        </w:rPr>
        <w:t>ב</w:t>
      </w:r>
      <w:r>
        <w:rPr>
          <w:rtl/>
        </w:rPr>
        <w:t>"</w:t>
      </w:r>
      <w:r>
        <w:rPr>
          <w:rFonts w:hint="cs"/>
          <w:rtl/>
        </w:rPr>
        <w:t xml:space="preserve">ע</w:t>
      </w:r>
      <w:r>
        <w:rPr>
          <w:rFonts w:hint="cs"/>
          <w:rtl/>
        </w:rPr>
        <w:t xml:space="preserve"> </w:t>
      </w:r>
      <w:r>
        <w:rPr>
          <w:rtl/>
        </w:rPr>
        <w:t xml:space="preserve">כגון שהלך בראשון, ובשעת הילוכו בשני שכח שהלך בראשון, </w:t>
      </w:r>
    </w:p>
    <w:p>
      <w:pPr>
        <w:pStyle w:val="38"/>
        <w:rPr>
          <w:ins w:id="93951" w:author="מנוע מכני" w:date="2026-10-11T12:04:39Z"/>
        </w:rPr>
      </w:pPr>
      <w:del w:id="90058" w:author="מנוע מכני" w:date="2026-10-11T12:04:39Z">
        <w:r w:rsidRPr="00E87E21">
          <w:delText xml:space="preserve">      </w:delText>
        </w:r>
      </w:del>
      <w:ins w:id="92635" w:author="מנוע מכני" w:date="2026-10-11T12:04:39Z">
        <w:r>
          <w:t xml:space="preserve">ובזה</w:t>
        </w:r>
      </w:ins>
      <w:del w:id="92636" w:author="מנוע מכני" w:date="2026-10-11T12:04:39Z">
        <w:r w:rsidRPr="00E87E21">
          <w:delText xml:space="preserve">ובהא</w:delText>
        </w:r>
      </w:del>
      <w:r w:rsidRPr="00E87E21">
        <w:t xml:space="preserve"> </w:t>
      </w:r>
      <w:ins w:id="90623" w:author="מנוע מכני" w:date="2026-10-11T12:04:39Z">
        <w:r>
          <w:t xml:space="preserve">חלקו</w:t>
        </w:r>
      </w:ins>
      <w:del w:id="90624" w:author="מנוע מכני" w:date="2026-10-11T12:04:39Z">
        <w:r w:rsidRPr="00E87E21">
          <w:delText xml:space="preserve">פליגי</w:delText>
        </w:r>
      </w:del>
      <w:r w:rsidRPr="00E87E21">
        <w:t xml:space="preserve">, ת"ק סבר:</w:t>
      </w:r>
    </w:p>
    <w:p w:rsidR="00E403F0" w:rsidRPr="00E87E21" w:rsidRDefault="00E403F0" w:rsidP="00E403F0">
      <w:pPr>
        <w:rPr>
          <w:spacing w:val="-4"/>
          <w:rtl/>
        </w:rPr>
      </w:pPr>
      <w:del w:id="93952" w:author="מנוע מכני" w:date="2026-10-11T12:04:39Z">
        <w:r w:rsidRPr="00E87E21">
          <w:rPr>
            <w:spacing w:val="-4"/>
            <w:rtl/>
          </w:rPr>
          <w:delText xml:space="preserve"> </w:delText>
        </w:r>
      </w:del>
      <w:r w:rsidRPr="00E87E21">
        <w:rPr>
          <w:spacing w:val="-4"/>
          <w:rtl/>
        </w:rPr>
        <w:t xml:space="preserve">מקצת ידיעה כידיעה דמיא, </w:t>
      </w:r>
      <w:r w:rsidRPr="00E87E21">
        <w:rPr>
          <w:rStyle w:val="2fb"/>
          <w:spacing w:val="-4"/>
          <w:rtl/>
        </w:rPr>
        <w:t xml:space="preserve">ור"ש</w:t>
      </w:r>
      <w:r w:rsidRPr="00E87E21">
        <w:rPr>
          <w:spacing w:val="-4"/>
          <w:rtl/>
        </w:rPr>
        <w:t xml:space="preserve"> סבר: מקצת ידיעה </w:t>
      </w:r>
      <w:ins w:id="90625" w:author="מנוע מכני" w:date="2026-10-11T12:04:39Z">
        <w:r>
          <w:rPr>
            <w:spacing w:val="-4"/>
            <w:rtl/>
          </w:rPr>
          <w:t xml:space="preserve">לא</w:t>
        </w:r>
      </w:ins>
      <w:del w:id="90626" w:author="מנוע מכני" w:date="2026-10-11T12:04:39Z">
        <w:r w:rsidRPr="00E87E21">
          <w:rPr>
            <w:spacing w:val="-4"/>
            <w:rtl/>
          </w:rPr>
          <w:delText xml:space="preserve">לאו</w:delText>
        </w:r>
      </w:del>
      <w:r w:rsidRPr="00E87E21">
        <w:rPr>
          <w:spacing w:val="-4"/>
          <w:rtl/>
        </w:rPr>
        <w:t xml:space="preserve"> כידיעה דמיא.</w:t>
      </w:r>
    </w:p>
    <w:p w:rsidR="00E403F0" w:rsidRPr="00AD695E" w:rsidRDefault="00E403F0" w:rsidP="00E403F0">
      <w:pPr>
        <w:rPr>
          <w:rtl/>
        </w:rPr>
      </w:pPr>
    </w:p>
    <w:p>
      <w:pPr>
        <w:pStyle w:val="38"/>
        <w:rPr>
          <w:ins w:id="93953" w:author="מנוע מכני" w:date="2026-10-11T12:04:39Z"/>
        </w:rPr>
      </w:pPr>
      <w:r w:rsidRPr="00217260">
        <w:t xml:space="preserve">אמר</w:t>
      </w:r>
      <w:r w:rsidRPr="00217260">
        <w:t xml:space="preserve"> מר:</w:t>
      </w:r>
    </w:p>
    <w:p w:rsidR="00E403F0" w:rsidRPr="00AD695E" w:rsidRDefault="00E403F0" w:rsidP="00E403F0">
      <w:pPr>
        <w:rPr>
          <w:rtl/>
        </w:rPr>
      </w:pPr>
      <w:del w:id="93954" w:author="מנוע מכני" w:date="2026-10-11T12:04:39Z">
        <w:r w:rsidRPr="00217260">
          <w:rPr>
            <w:b/>
            <w:bCs/>
            <w:rtl/>
          </w:rPr>
          <w:delText xml:space="preserve"> </w:delText>
        </w:r>
      </w:del>
      <w:r w:rsidRPr="00217260">
        <w:rPr>
          <w:b/>
          <w:bCs/>
          <w:rtl/>
        </w:rPr>
        <w:t xml:space="preserve">הלך בראשון ונכנס והיזה וטבל, והלך בשני ונכנס - חייב.</w:t>
      </w:r>
    </w:p>
    <w:p w:rsidR="00E403F0" w:rsidRPr="00AD695E" w:rsidRDefault="00E403F0" w:rsidP="00E403F0">
      <w:pPr>
        <w:rPr>
          <w:rtl/>
        </w:rPr>
      </w:pPr>
      <w:r>
        <w:rPr>
          <w:rStyle w:val="2fb"/>
          <w:rFonts w:hint="cs"/>
          <w:rtl/>
        </w:rPr>
        <w:lastRenderedPageBreak/>
        <w:t>אר</w:t>
      </w:r>
      <w:r>
        <w:rPr>
          <w:rStyle w:val="2fb"/>
          <w:rtl/>
        </w:rPr>
        <w:t>"</w:t>
      </w:r>
      <w:r>
        <w:rPr>
          <w:rStyle w:val="2fb"/>
          <w:rFonts w:hint="cs"/>
          <w:rtl/>
        </w:rPr>
        <w:t xml:space="preserve">ל</w:t>
      </w:r>
      <w:r>
        <w:rPr>
          <w:rFonts w:hint="cs"/>
          <w:rtl/>
        </w:rPr>
        <w:t xml:space="preserve"> הא </w:t>
      </w:r>
      <w:r>
        <w:rPr>
          <w:rStyle w:val="2fb"/>
          <w:rFonts w:hint="cs"/>
          <w:rtl/>
        </w:rPr>
        <w:t xml:space="preserve">כרי</w:t>
      </w:r>
      <w:r>
        <w:rPr>
          <w:rStyle w:val="2fb"/>
          <w:rtl/>
        </w:rPr>
        <w:t>"</w:t>
      </w:r>
      <w:r>
        <w:rPr>
          <w:rStyle w:val="2fb"/>
          <w:rFonts w:hint="cs"/>
          <w:rtl/>
        </w:rPr>
        <w:t xml:space="preserve">ש</w:t>
      </w:r>
      <w:r>
        <w:rPr>
          <w:rFonts w:hint="cs"/>
          <w:rtl/>
        </w:rPr>
        <w:t xml:space="preserve"> </w:t>
      </w:r>
      <w:ins w:id="92471" w:author="מנוע מכני" w:date="2026-10-11T12:04:39Z">
        <w:r>
          <w:rPr>
            <w:rFonts w:hint="cs"/>
            <w:rtl/>
          </w:rPr>
          <w:t xml:space="preserve">דלא צריך</w:t>
        </w:r>
      </w:ins>
      <w:del w:id="92472" w:author="מנוע מכני" w:date="2026-10-11T12:04:39Z">
        <w:r>
          <w:rPr>
            <w:rFonts w:hint="cs"/>
            <w:rtl/>
          </w:rPr>
          <w:delText xml:space="preserve">דלא בעי</w:delText>
        </w:r>
      </w:del>
      <w:r>
        <w:rPr>
          <w:rFonts w:hint="cs"/>
          <w:rtl/>
        </w:rPr>
        <w:t xml:space="preserve"> </w:t>
      </w:r>
      <w:r>
        <w:rPr>
          <w:rtl/>
        </w:rPr>
        <w:t xml:space="preserve">ידיעה בתחלה</w:t>
      </w:r>
      <w:ins w:id="92031" w:author="מנוע מכני" w:date="2026-10-11T12:04:39Z">
        <w:r>
          <w:rPr>
            <w:rtl/>
          </w:rPr>
          <w:t xml:space="preserve">,</w:t>
        </w:r>
      </w:ins>
      <w:del w:id="92032" w:author="מנוע מכני" w:date="2026-10-11T12:04:39Z">
        <w:r>
          <w:rPr>
            <w:rtl/>
          </w:rPr>
          <w:delText xml:space="preserve">;</w:delText>
        </w:r>
      </w:del>
    </w:p>
    <w:p>
      <w:pPr>
        <w:pStyle w:val="38"/>
        <w:rPr>
          <w:ins w:id="93955" w:author="מנוע מכני" w:date="2026-10-11T12:04:39Z"/>
        </w:rPr>
      </w:pPr>
      <w:r>
        <w:t>רי</w:t>
      </w:r>
      <w:r>
        <w:t>"</w:t>
      </w:r>
      <w:r>
        <w:t>ו</w:t>
      </w:r>
      <w:del w:id="94512" w:author="מנוע מכני" w:date="2026-10-11T12:04:39Z">
        <w:r>
          <w:delText xml:space="preserve"> אמר</w:delText>
        </w:r>
      </w:del>
      <w:r>
        <w:t xml:space="preserve">:</w:t>
      </w:r>
    </w:p>
    <w:p w:rsidR="00E403F0" w:rsidRPr="00AD695E" w:rsidRDefault="00E403F0" w:rsidP="00E403F0">
      <w:pPr>
        <w:rPr>
          <w:rtl/>
        </w:rPr>
      </w:pPr>
      <w:del w:id="93956" w:author="מנוע מכני" w:date="2026-10-11T12:04:39Z">
        <w:r>
          <w:rPr>
            <w:rtl/>
          </w:rPr>
          <w:delText xml:space="preserve"> </w:delText>
        </w:r>
      </w:del>
      <w:ins w:id="90165" w:author="מנוע מכני" w:date="2026-10-11T12:04:39Z">
        <w:r>
          <w:rPr>
            <w:rtl/>
          </w:rPr>
          <w:t xml:space="preserve">אפי'</w:t>
        </w:r>
      </w:ins>
      <w:del w:id="90166" w:author="מנוע מכני" w:date="2026-10-11T12:04:39Z">
        <w:r>
          <w:rPr>
            <w:rtl/>
          </w:rPr>
          <w:delText xml:space="preserve">אפילו</w:delText>
        </w:r>
      </w:del>
      <w:r>
        <w:rPr>
          <w:rtl/>
        </w:rPr>
        <w:t xml:space="preserve"> </w:t>
      </w:r>
      <w:ins w:id="92721" w:author="מנוע מכני" w:date="2026-10-11T12:04:39Z">
        <w:r>
          <w:rPr>
            <w:rtl/>
          </w:rPr>
          <w:t xml:space="preserve">תאמר</w:t>
        </w:r>
      </w:ins>
      <w:del w:id="92722" w:author="מנוע מכני" w:date="2026-10-11T12:04:39Z">
        <w:r>
          <w:rPr>
            <w:rtl/>
          </w:rPr>
          <w:delText xml:space="preserve">תימא</w:delText>
        </w:r>
      </w:del>
      <w:r>
        <w:rPr>
          <w:rtl/>
        </w:rPr>
        <w:t xml:space="preserve"> רבנן, כאן עשו ספק ידיעה כידיעה.</w:t>
      </w:r>
    </w:p>
    <w:p w:rsidR="00E403F0" w:rsidRPr="00AD695E" w:rsidRDefault="00E403F0" w:rsidP="00E403F0">
      <w:pPr>
        <w:rPr>
          <w:rtl/>
        </w:rPr>
      </w:pPr>
      <w:r>
        <w:rPr>
          <w:rFonts w:hint="cs"/>
          <w:rtl/>
        </w:rPr>
        <w:t>ס</w:t>
      </w:r>
      <w:r>
        <w:rPr>
          <w:rtl/>
        </w:rPr>
        <w:t>"</w:t>
      </w:r>
      <w:r>
        <w:rPr>
          <w:rFonts w:hint="cs"/>
          <w:rtl/>
        </w:rPr>
        <w:t xml:space="preserve">ד</w:t>
      </w:r>
      <w:r>
        <w:rPr>
          <w:rFonts w:hint="cs"/>
          <w:rtl/>
        </w:rPr>
        <w:t xml:space="preserve"> </w:t>
      </w:r>
      <w:r>
        <w:rPr>
          <w:rtl/>
        </w:rPr>
        <w:t xml:space="preserve">כאן עשו והוא הדין לכל התורה כולה, </w:t>
      </w:r>
    </w:p>
    <w:p w:rsidR="00E403F0" w:rsidRPr="00AD695E" w:rsidRDefault="00E403F0" w:rsidP="00E403F0">
      <w:pPr>
        <w:rPr>
          <w:rtl/>
        </w:rPr>
      </w:pPr>
      <w:r>
        <w:rPr>
          <w:rStyle w:val="2fb"/>
          <w:rFonts w:hint="cs"/>
          <w:rtl/>
        </w:rPr>
        <w:t>דרי</w:t>
      </w:r>
      <w:r>
        <w:rPr>
          <w:rStyle w:val="2fb"/>
          <w:rtl/>
        </w:rPr>
        <w:t>"</w:t>
      </w:r>
      <w:r>
        <w:rPr>
          <w:rStyle w:val="2fb"/>
          <w:rFonts w:hint="cs"/>
          <w:rtl/>
        </w:rPr>
        <w:t xml:space="preserve">ו</w:t>
      </w:r>
      <w:r>
        <w:rPr>
          <w:rFonts w:hint="cs"/>
          <w:rtl/>
        </w:rPr>
        <w:t xml:space="preserve"> </w:t>
      </w:r>
      <w:r>
        <w:rPr>
          <w:rStyle w:val="2fb"/>
          <w:rFonts w:hint="cs"/>
          <w:rtl/>
        </w:rPr>
        <w:t xml:space="preserve">אדרי</w:t>
      </w:r>
      <w:r>
        <w:rPr>
          <w:rStyle w:val="2fb"/>
          <w:rtl/>
        </w:rPr>
        <w:t>"</w:t>
      </w:r>
      <w:r>
        <w:rPr>
          <w:rStyle w:val="2fb"/>
          <w:rFonts w:hint="cs"/>
          <w:rtl/>
        </w:rPr>
        <w:t xml:space="preserve">ו</w:t>
      </w:r>
      <w:r>
        <w:rPr>
          <w:rFonts w:hint="cs"/>
          <w:rtl/>
        </w:rPr>
        <w:t xml:space="preserve"> </w:t>
      </w:r>
      <w:r>
        <w:rPr>
          <w:rtl/>
        </w:rPr>
        <w:t xml:space="preserve">לא</w:t>
      </w:r>
      <w:r>
        <w:rPr>
          <w:rtl/>
        </w:rPr>
        <w:t xml:space="preserve"> </w:t>
      </w:r>
      <w:ins w:id="92277" w:author="מנוע מכני" w:date="2026-10-11T12:04:39Z">
        <w:r>
          <w:rPr>
            <w:rtl/>
          </w:rPr>
          <w:t xml:space="preserve">קשה</w:t>
        </w:r>
      </w:ins>
      <w:del w:id="92278" w:author="מנוע מכני" w:date="2026-10-11T12:04:39Z">
        <w:r>
          <w:rPr>
            <w:rtl/>
          </w:rPr>
          <w:delText xml:space="preserve">קשיא</w:delText>
        </w:r>
      </w:del>
      <w:r>
        <w:rPr>
          <w:rtl/>
        </w:rPr>
        <w:t xml:space="preserve">, כאן עשו,</w:t>
      </w:r>
      <w:r>
        <w:rPr>
          <w:rFonts w:hint="cs"/>
          <w:rtl/>
        </w:rPr>
        <w:t xml:space="preserve"> ד'</w:t>
      </w:r>
      <w:ins w:id="90419" w:author="Claude - סמנטי" w:date="2026-10-11T12:21:47Z">
        <w:r>
          <w:rPr>
            <w:rStyle w:val="afffff0"/>
            <w:rFonts w:hint="cs"/>
            <w:rtl/>
          </w:rPr>
          <w:t xml:space="preserve">וְנֶעְלַם מִמֶּנּוּ וְהוּא טָמֵא</w:t>
        </w:r>
      </w:ins>
      <w:del w:id="90420" w:author="Claude - סמנטי" w:date="2026-10-11T12:21:47Z">
        <w:r>
          <w:rPr>
            <w:rFonts w:hint="cs"/>
            <w:rtl/>
          </w:rPr>
          <w:delText xml:space="preserve">ונעלם ממנו והוא טמא</w:delText>
        </w:r>
      </w:del>
      <w:r>
        <w:rPr>
          <w:rFonts w:hint="cs"/>
          <w:rtl/>
        </w:rPr>
        <w:t xml:space="preserve">' ידיעה </w:t>
      </w:r>
      <w:ins w:id="91441" w:author="מנוע מכני" w:date="2026-10-11T12:04:39Z">
        <w:r>
          <w:rPr>
            <w:rFonts w:hint="cs"/>
            <w:rtl/>
          </w:rPr>
          <w:t xml:space="preserve">דיש</w:t>
        </w:r>
      </w:ins>
      <w:del w:id="91442" w:author="מנוע מכני" w:date="2026-10-11T12:04:39Z">
        <w:r>
          <w:rPr>
            <w:rFonts w:hint="cs"/>
            <w:rtl/>
          </w:rPr>
          <w:delText xml:space="preserve">דאית</w:delText>
        </w:r>
      </w:del>
      <w:r>
        <w:rPr>
          <w:rFonts w:hint="cs"/>
          <w:rtl/>
        </w:rPr>
        <w:t xml:space="preserve"> בה ספק חייב קרא</w:t>
      </w:r>
    </w:p>
    <w:p w:rsidR="00E403F0" w:rsidRPr="00AD695E" w:rsidRDefault="00E403F0" w:rsidP="00E403F0">
      <w:pPr>
        <w:rPr>
          <w:rtl/>
        </w:rPr>
      </w:pPr>
      <w:r>
        <w:rPr>
          <w:rtl/>
        </w:rPr>
        <w:t>אבל בכל התורה כולה</w:t>
      </w:r>
      <w:r>
        <w:rPr>
          <w:rFonts w:hint="cs"/>
          <w:rtl/>
        </w:rPr>
        <w:t xml:space="preserve"> '</w:t>
      </w:r>
      <w:ins w:id="90421" w:author="Claude - סמנטי" w:date="2026-10-11T12:21:47Z">
        <w:r>
          <w:rPr>
            <w:rStyle w:val="afffff0"/>
            <w:rtl/>
          </w:rPr>
          <w:t xml:space="preserve">אוֹ הוֹדַע אֵלָיו חַטָּאתוֹ</w:t>
        </w:r>
      </w:ins>
      <w:del w:id="90422" w:author="Claude - סמנטי" w:date="2026-10-11T12:21:47Z">
        <w:r>
          <w:rPr>
            <w:rtl/>
          </w:rPr>
          <w:delText xml:space="preserve">או הודע אליו חטאתו</w:delText>
        </w:r>
      </w:del>
      <w:r>
        <w:rPr>
          <w:rFonts w:hint="cs"/>
          <w:rtl/>
        </w:rPr>
        <w:t>'</w:t>
      </w:r>
      <w:r>
        <w:rPr>
          <w:rtl/>
        </w:rPr>
        <w:t xml:space="preserve">, </w:t>
      </w:r>
      <w:ins w:id="92473" w:author="מנוע מכני" w:date="2026-10-11T12:04:39Z">
        <w:r>
          <w:rPr>
            <w:rtl/>
          </w:rPr>
          <w:t xml:space="preserve">אם </w:t>
        </w:r>
      </w:ins>
      <w:del w:id="92474" w:author="מנוע מכני" w:date="2026-10-11T12:04:39Z">
        <w:r>
          <w:rPr>
            <w:rtl/>
          </w:rPr>
          <w:delText xml:space="preserve">אי </w:delText>
        </w:r>
      </w:del>
      <w:ins w:id="91445" w:author="מנוע מכני" w:date="2026-10-11T12:04:39Z">
        <w:r>
          <w:rPr>
            <w:rtl/>
          </w:rPr>
          <w:t xml:space="preserve">יש</w:t>
        </w:r>
      </w:ins>
      <w:del w:id="91446" w:author="מנוע מכני" w:date="2026-10-11T12:04:39Z">
        <w:r>
          <w:rPr>
            <w:rtl/>
          </w:rPr>
          <w:delText xml:space="preserve">אית</w:delText>
        </w:r>
      </w:del>
      <w:r>
        <w:rPr>
          <w:rtl/>
        </w:rPr>
        <w:t xml:space="preserve"> </w:t>
      </w:r>
      <w:ins w:id="91443" w:author="מנוע מכני" w:date="2026-10-11T12:04:39Z">
        <w:r>
          <w:rPr>
            <w:rtl/>
          </w:rPr>
          <w:t xml:space="preserve">לו</w:t>
        </w:r>
      </w:ins>
      <w:del w:id="91444" w:author="מנוע מכני" w:date="2026-10-11T12:04:39Z">
        <w:r>
          <w:rPr>
            <w:rtl/>
          </w:rPr>
          <w:delText xml:space="preserve">ליה</w:delText>
        </w:r>
      </w:del>
      <w:r>
        <w:rPr>
          <w:rtl/>
        </w:rPr>
        <w:t xml:space="preserve"> ידיעה הוא דמחייב</w:t>
      </w:r>
      <w:ins w:id="92033" w:author="מנוע מכני" w:date="2026-10-11T12:04:39Z">
        <w:r>
          <w:rPr>
            <w:rtl/>
          </w:rPr>
          <w:t xml:space="preserve">,</w:t>
        </w:r>
      </w:ins>
      <w:del w:id="92034" w:author="מנוע מכני" w:date="2026-10-11T12:04:39Z">
        <w:r>
          <w:rPr>
            <w:rtl/>
          </w:rPr>
          <w:delText xml:space="preserve">;</w:delText>
        </w:r>
      </w:del>
    </w:p>
    <w:p>
      <w:pPr>
        <w:pStyle w:val="38"/>
        <w:rPr>
          <w:ins w:id="93957" w:author="מנוע מכני" w:date="2026-10-11T12:04:39Z"/>
        </w:rPr>
      </w:pPr>
      <w:r w:rsidRPr="002B4E05">
        <w:t xml:space="preserve">אלא</w:t>
      </w:r>
    </w:p>
    <w:p w:rsidR="00E403F0" w:rsidRPr="002B4E05" w:rsidRDefault="00E403F0" w:rsidP="00E403F0">
      <w:pPr>
        <w:rPr>
          <w:spacing w:val="-2"/>
          <w:rtl/>
        </w:rPr>
      </w:pPr>
      <w:del w:id="93958" w:author="מנוע מכני" w:date="2026-10-11T12:04:39Z">
        <w:r w:rsidRPr="002B4E05">
          <w:rPr>
            <w:spacing w:val="-2"/>
            <w:rtl/>
          </w:rPr>
          <w:delText xml:space="preserve"> </w:delText>
        </w:r>
      </w:del>
      <w:r w:rsidRPr="002B4E05">
        <w:rPr>
          <w:rStyle w:val="2fb"/>
          <w:spacing w:val="-2"/>
          <w:rtl/>
        </w:rPr>
        <w:t xml:space="preserve">לר"ל</w:t>
      </w:r>
      <w:r w:rsidRPr="002B4E05">
        <w:rPr>
          <w:spacing w:val="-2"/>
          <w:rtl/>
        </w:rPr>
        <w:t xml:space="preserve"> </w:t>
      </w:r>
      <w:ins w:id="92279" w:author="מנוע מכני" w:date="2026-10-11T12:04:39Z">
        <w:r>
          <w:rPr>
            <w:spacing w:val="-2"/>
            <w:rtl/>
          </w:rPr>
          <w:t xml:space="preserve">קשה</w:t>
        </w:r>
      </w:ins>
      <w:del w:id="92280" w:author="מנוע מכני" w:date="2026-10-11T12:04:39Z">
        <w:r w:rsidRPr="002B4E05">
          <w:rPr>
            <w:spacing w:val="-2"/>
            <w:rtl/>
          </w:rPr>
          <w:delText xml:space="preserve">קשיא</w:delText>
        </w:r>
      </w:del>
      <w:r w:rsidRPr="002B4E05">
        <w:rPr>
          <w:spacing w:val="-2"/>
          <w:rtl/>
        </w:rPr>
        <w:t xml:space="preserve"> אדמוקים לה </w:t>
      </w:r>
      <w:r w:rsidRPr="002B4E05">
        <w:rPr>
          <w:rStyle w:val="2fb"/>
          <w:spacing w:val="-2"/>
          <w:rtl/>
        </w:rPr>
        <w:t xml:space="preserve">כר</w:t>
      </w:r>
      <w:r w:rsidRPr="002B4E05">
        <w:rPr>
          <w:rStyle w:val="2fb"/>
          <w:rFonts w:hint="cs"/>
          <w:spacing w:val="-2"/>
          <w:rtl/>
        </w:rPr>
        <w:t>י</w:t>
      </w:r>
      <w:r w:rsidRPr="002B4E05">
        <w:rPr>
          <w:rStyle w:val="2fb"/>
          <w:spacing w:val="-2"/>
          <w:rtl/>
        </w:rPr>
        <w:t>"</w:t>
      </w:r>
      <w:r w:rsidRPr="002B4E05">
        <w:rPr>
          <w:rStyle w:val="2fb"/>
          <w:rFonts w:hint="cs"/>
          <w:spacing w:val="-2"/>
          <w:rtl/>
        </w:rPr>
        <w:t xml:space="preserve">ש</w:t>
      </w:r>
      <w:r w:rsidRPr="002B4E05">
        <w:rPr>
          <w:rFonts w:hint="cs"/>
          <w:spacing w:val="-2"/>
          <w:rtl/>
        </w:rPr>
        <w:t xml:space="preserve"> </w:t>
      </w:r>
      <w:r w:rsidRPr="002B4E05">
        <w:rPr>
          <w:spacing w:val="-2"/>
          <w:rtl/>
        </w:rPr>
        <w:t xml:space="preserve">לוקמה </w:t>
      </w:r>
      <w:r w:rsidRPr="002B4E05">
        <w:rPr>
          <w:rStyle w:val="2fb"/>
          <w:spacing w:val="-2"/>
          <w:rtl/>
        </w:rPr>
        <w:t xml:space="preserve">כרבי</w:t>
      </w:r>
      <w:r w:rsidRPr="002B4E05">
        <w:rPr>
          <w:spacing w:val="-2"/>
          <w:rtl/>
        </w:rPr>
        <w:t xml:space="preserve">! הא </w:t>
      </w:r>
      <w:r w:rsidRPr="002B4E05">
        <w:rPr>
          <w:spacing w:val="-2"/>
          <w:rtl/>
        </w:rPr>
        <w:t xml:space="preserve">קמ"ל</w:t>
      </w:r>
      <w:r w:rsidRPr="002B4E05">
        <w:rPr>
          <w:spacing w:val="-2"/>
          <w:rtl/>
        </w:rPr>
        <w:t xml:space="preserve">, </w:t>
      </w:r>
      <w:r w:rsidRPr="002B4E05">
        <w:rPr>
          <w:rStyle w:val="2fb"/>
          <w:spacing w:val="-2"/>
          <w:rtl/>
        </w:rPr>
        <w:t xml:space="preserve">דר</w:t>
      </w:r>
      <w:r w:rsidRPr="002B4E05">
        <w:rPr>
          <w:rStyle w:val="2fb"/>
          <w:rFonts w:hint="cs"/>
          <w:spacing w:val="-2"/>
          <w:rtl/>
        </w:rPr>
        <w:t>י</w:t>
      </w:r>
      <w:r w:rsidRPr="002B4E05">
        <w:rPr>
          <w:rStyle w:val="2fb"/>
          <w:spacing w:val="-2"/>
          <w:rtl/>
        </w:rPr>
        <w:t>"</w:t>
      </w:r>
      <w:r w:rsidRPr="002B4E05">
        <w:rPr>
          <w:rStyle w:val="2fb"/>
          <w:rFonts w:hint="cs"/>
          <w:spacing w:val="-2"/>
          <w:rtl/>
        </w:rPr>
        <w:t>ש</w:t>
      </w:r>
      <w:r w:rsidRPr="002B4E05">
        <w:rPr>
          <w:spacing w:val="-2"/>
          <w:rtl/>
        </w:rPr>
        <w:t xml:space="preserve"> </w:t>
      </w:r>
      <w:ins w:id="90627" w:author="מנוע מכני" w:date="2026-10-11T12:04:39Z">
        <w:r>
          <w:rPr>
            <w:spacing w:val="-2"/>
            <w:rtl/>
          </w:rPr>
          <w:t xml:space="preserve">גם</w:t>
        </w:r>
      </w:ins>
      <w:del w:id="90628" w:author="מנוע מכני" w:date="2026-10-11T12:04:39Z">
        <w:r w:rsidRPr="002B4E05">
          <w:rPr>
            <w:spacing w:val="-2"/>
            <w:rtl/>
          </w:rPr>
          <w:delText xml:space="preserve">נמי</w:delText>
        </w:r>
      </w:del>
      <w:r w:rsidRPr="002B4E05">
        <w:rPr>
          <w:spacing w:val="-2"/>
          <w:rtl/>
        </w:rPr>
        <w:t xml:space="preserve"> </w:t>
      </w:r>
      <w:ins w:id="92475" w:author="מנוע מכני" w:date="2026-10-11T12:04:39Z">
        <w:r>
          <w:rPr>
            <w:spacing w:val="-2"/>
            <w:rtl/>
          </w:rPr>
          <w:t xml:space="preserve">לא</w:t>
        </w:r>
        <w:r>
          <w:rPr>
            <w:spacing w:val="-2"/>
            <w:rtl/>
          </w:rPr>
          <w:t xml:space="preserve"> צריך</w:t>
        </w:r>
      </w:ins>
      <w:del w:id="92476" w:author="מנוע מכני" w:date="2026-10-11T12:04:39Z">
        <w:r w:rsidRPr="002B4E05">
          <w:rPr>
            <w:spacing w:val="-2"/>
            <w:rtl/>
          </w:rPr>
          <w:delText xml:space="preserve">לא בעי</w:delText>
        </w:r>
      </w:del>
      <w:r w:rsidRPr="002B4E05">
        <w:rPr>
          <w:spacing w:val="-2"/>
          <w:rtl/>
        </w:rPr>
        <w:t xml:space="preserve"> ידיעה בתחלה.</w:t>
      </w:r>
    </w:p>
    <w:p w:rsidR="00E403F0" w:rsidRPr="00AD695E" w:rsidRDefault="00E403F0" w:rsidP="00E403F0">
      <w:pPr>
        <w:rPr>
          <w:rtl/>
        </w:rPr>
      </w:pPr>
      <w:r>
        <w:rPr>
          <w:rtl/>
        </w:rPr>
        <w:t>הא מתני</w:t>
      </w:r>
      <w:r>
        <w:rPr>
          <w:rFonts w:hint="cs"/>
          <w:rtl/>
        </w:rPr>
        <w:t>'</w:t>
      </w:r>
      <w:r>
        <w:rPr>
          <w:rtl/>
        </w:rPr>
        <w:t xml:space="preserve"> היא </w:t>
      </w:r>
      <w:r>
        <w:rPr>
          <w:rtl/>
        </w:rPr>
        <w:t xml:space="preserve">דתנן</w:t>
      </w:r>
      <w:r>
        <w:rPr>
          <w:rtl/>
        </w:rPr>
        <w:t xml:space="preserve">, </w:t>
      </w:r>
      <w:r>
        <w:rPr>
          <w:rStyle w:val="2fb"/>
          <w:rtl/>
        </w:rPr>
        <w:t xml:space="preserve">רבי ישמעאל</w:t>
      </w:r>
      <w:r>
        <w:rPr>
          <w:rtl/>
        </w:rPr>
        <w:t xml:space="preserve"> אומר: </w:t>
      </w:r>
      <w:r>
        <w:rPr>
          <w:rFonts w:hint="cs"/>
          <w:rtl/>
        </w:rPr>
        <w:t>'</w:t>
      </w:r>
      <w:r>
        <w:rPr>
          <w:rtl/>
        </w:rPr>
        <w:t>ונעלם ונעלם</w:t>
      </w:r>
      <w:r>
        <w:rPr>
          <w:rFonts w:hint="cs"/>
          <w:rtl/>
        </w:rPr>
        <w:t>'</w:t>
      </w:r>
      <w:ins w:id="92035" w:author="מנוע מכני" w:date="2026-10-11T12:04:39Z">
        <w:r>
          <w:rPr>
            <w:rtl/>
          </w:rPr>
          <w:t xml:space="preserve"> </w:t>
        </w:r>
      </w:ins>
      <w:del w:id="92036" w:author="מנוע מכני" w:date="2026-10-11T12:04:39Z">
        <w:r>
          <w:rPr>
            <w:rtl/>
          </w:rPr>
          <w:delText xml:space="preserve">  </w:delText>
        </w:r>
      </w:del>
      <w:r>
        <w:rPr>
          <w:rtl/>
        </w:rPr>
        <w:t xml:space="preserve">שתי פעמים, לחייב על העלם טומאה ועל העלם מקדש! </w:t>
      </w:r>
    </w:p>
    <w:p w:rsidR="00E403F0" w:rsidRPr="00AD695E" w:rsidRDefault="00E403F0" w:rsidP="00E403F0">
      <w:pPr>
        <w:pStyle w:val="affffb"/>
        <w:rPr>
          <w:rtl/>
        </w:rPr>
      </w:pPr>
      <w:r>
        <w:rPr>
          <w:rtl/>
        </w:rPr>
        <w:t xml:space="preserve">- </w:t>
      </w:r>
      <w:ins w:id="92923" w:author="מנוע מכני" w:date="2026-10-11T12:04:39Z">
        <w:r>
          <w:rPr>
            <w:rtl/>
          </w:rPr>
          <w:t xml:space="preserve">הוצרך</w:t>
        </w:r>
      </w:ins>
      <w:del w:id="92924" w:author="מנוע מכני" w:date="2026-10-11T12:04:39Z">
        <w:r>
          <w:rPr>
            <w:rtl/>
          </w:rPr>
          <w:delText xml:space="preserve">איצטריך</w:delText>
        </w:r>
      </w:del>
      <w:r>
        <w:rPr>
          <w:rtl/>
        </w:rPr>
        <w:t xml:space="preserve">, ס</w:t>
      </w:r>
      <w:r>
        <w:rPr>
          <w:rFonts w:hint="cs"/>
          <w:rtl/>
        </w:rPr>
        <w:t>ד'א</w:t>
      </w:r>
      <w:r>
        <w:rPr>
          <w:rtl/>
        </w:rPr>
        <w:t xml:space="preserve">: מקרא </w:t>
      </w:r>
      <w:ins w:id="91451" w:author="מנוע מכני" w:date="2026-10-11T12:04:39Z">
        <w:r>
          <w:rPr>
            <w:rtl/>
          </w:rPr>
          <w:t xml:space="preserve">אין</w:t>
        </w:r>
      </w:ins>
      <w:del w:id="91452" w:author="מנוע מכני" w:date="2026-10-11T12:04:39Z">
        <w:r>
          <w:rPr>
            <w:rtl/>
          </w:rPr>
          <w:delText xml:space="preserve">לית</w:delText>
        </w:r>
      </w:del>
      <w:r>
        <w:rPr>
          <w:rtl/>
        </w:rPr>
        <w:t xml:space="preserve"> </w:t>
      </w:r>
      <w:ins w:id="91447" w:author="מנוע מכני" w:date="2026-10-11T12:04:39Z">
        <w:r>
          <w:rPr>
            <w:rtl/>
          </w:rPr>
          <w:t xml:space="preserve">לו</w:t>
        </w:r>
      </w:ins>
      <w:del w:id="91448" w:author="מנוע מכני" w:date="2026-10-11T12:04:39Z">
        <w:r>
          <w:rPr>
            <w:rtl/>
          </w:rPr>
          <w:delText xml:space="preserve">ליה</w:delText>
        </w:r>
      </w:del>
      <w:r>
        <w:rPr>
          <w:rtl/>
        </w:rPr>
        <w:t xml:space="preserve">, מגמרא </w:t>
      </w:r>
      <w:ins w:id="91453" w:author="מנוע מכני" w:date="2026-10-11T12:04:39Z">
        <w:r>
          <w:rPr>
            <w:rtl/>
          </w:rPr>
          <w:t xml:space="preserve">יש</w:t>
        </w:r>
      </w:ins>
      <w:del w:id="91454" w:author="מנוע מכני" w:date="2026-10-11T12:04:39Z">
        <w:r>
          <w:rPr>
            <w:rtl/>
          </w:rPr>
          <w:delText xml:space="preserve">אית</w:delText>
        </w:r>
      </w:del>
      <w:r>
        <w:rPr>
          <w:rtl/>
        </w:rPr>
        <w:t xml:space="preserve"> </w:t>
      </w:r>
      <w:ins w:id="91449" w:author="מנוע מכני" w:date="2026-10-11T12:04:39Z">
        <w:r>
          <w:rPr>
            <w:rtl/>
          </w:rPr>
          <w:t xml:space="preserve">לו</w:t>
        </w:r>
      </w:ins>
      <w:del w:id="91450" w:author="מנוע מכני" w:date="2026-10-11T12:04:39Z">
        <w:r>
          <w:rPr>
            <w:rtl/>
          </w:rPr>
          <w:delText xml:space="preserve">ליה</w:delText>
        </w:r>
      </w:del>
      <w:r>
        <w:rPr>
          <w:rtl/>
        </w:rPr>
        <w:t xml:space="preserve">, </w:t>
      </w:r>
      <w:r>
        <w:rPr>
          <w:rtl/>
        </w:rPr>
        <w:t xml:space="preserve">קמ"ל</w:t>
      </w:r>
      <w:r>
        <w:rPr>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77" w:author="קלוד" w:date="2026-10-11T09:07:19Z"/>
        </w:rPr>
      </w:pPr>
      <w:ins w:id="20176" w:author="קלוד" w:date="2026-10-11T09:07:19Z">
        <w:r>
          <w:t xml:space="preserve">משנה ב</w:t>
        </w:r>
      </w:ins>
    </w:p>
    <w:p w:rsidR="00E403F0" w:rsidRPr="00D65BEC" w:rsidRDefault="00E403F0" w:rsidP="00E403F0">
      <w:pPr>
        <w:pStyle w:val="afff9"/>
        <w:rPr>
          <w:del w:id="20109" w:author="קלוד" w:date="2026-10-11T09:07:19Z"/>
          <w:rtl/>
        </w:rPr>
      </w:pPr>
      <w:del w:id="20108" w:author="קלוד" w:date="2026-10-11T09:07:19Z">
        <w:r w:rsidRPr="00D65BEC">
          <w:rPr>
            <w:rtl/>
          </w:rPr>
          <w:delText xml:space="preserve">מתני'.</w:delText>
        </w:r>
      </w:del>
    </w:p>
    <w:p w:rsidR="00E403F0" w:rsidRPr="00D65BEC" w:rsidRDefault="00E403F0" w:rsidP="00E403F0">
      <w:pPr>
        <w:pStyle w:val="afff9"/>
        <w:spacing w:before="120"/>
        <w:rPr>
          <w:rtl/>
        </w:rPr>
        <w:pPrChange w:id="90023" w:author="קלוד" w:date="2026-10-11T12:09:42Z">
          <w:pPr>
            <w:pStyle w:val="afff9"/>
          </w:pPr>
        </w:pPrChange>
      </w:pPr>
      <w:r w:rsidRPr="00D65BEC">
        <w:rPr>
          <w:rtl/>
        </w:rPr>
        <w:t>חלב ונותר לפניו, ואכל אחד מהן ואינו יודע איזה מהן אכל;</w:t>
      </w:r>
    </w:p>
    <w:p w:rsidR="00E403F0" w:rsidRPr="00D65BEC" w:rsidRDefault="00E403F0" w:rsidP="00E403F0">
      <w:pPr>
        <w:pStyle w:val="afff9"/>
        <w:rPr>
          <w:rtl/>
        </w:rPr>
      </w:pPr>
      <w:r w:rsidRPr="00D65BEC">
        <w:rPr>
          <w:rtl/>
        </w:rPr>
        <w:t>אשתו נדה ואחותו עמו בבית, שגג באחת מהן ואינו יודע באיזה מהן שגג;</w:t>
      </w:r>
    </w:p>
    <w:p w:rsidR="00E403F0" w:rsidRPr="00D65BEC" w:rsidRDefault="00E403F0" w:rsidP="00E403F0">
      <w:pPr>
        <w:pStyle w:val="afff9"/>
        <w:rPr>
          <w:rtl/>
        </w:rPr>
      </w:pPr>
      <w:r>
        <w:rPr>
          <w:rtl/>
        </w:rPr>
        <w:t xml:space="preserve">שבת ויום הכיפורים, ועשה מלאכה בין השמשות ואינו יודע באיזה מהן עשה - </w:t>
      </w:r>
      <w:r>
        <w:rPr>
          <w:rStyle w:val="TanaimMishna"/>
          <w:rtl/>
          <w:rPrChange w:id="20017" w:author="קלוד" w:date="2026-10-11T09:07:19Z">
            <w:rPr>
              <w:rtl/>
            </w:rPr>
          </w:rPrChange>
        </w:rPr>
        <w:t xml:space="preserve">רבי אליעזר</w:t>
      </w:r>
      <w:r>
        <w:rPr>
          <w:rtl/>
        </w:rPr>
        <w:t xml:space="preserve"> מחייב חטאת, ו</w:t>
      </w:r>
      <w:r>
        <w:rPr>
          <w:rStyle w:val="TanaimMishna"/>
          <w:rtl/>
          <w:rPrChange w:id="20016" w:author="קלוד" w:date="2026-10-11T09:07:19Z">
            <w:rPr>
              <w:rtl/>
            </w:rPr>
          </w:rPrChange>
        </w:rPr>
        <w:t xml:space="preserve">רבי יהושע</w:t>
      </w:r>
      <w:r>
        <w:rPr>
          <w:rtl/>
        </w:rPr>
        <w:t xml:space="preserve"> פוטר.</w:t>
      </w:r>
    </w:p>
    <w:p w:rsidR="00E403F0" w:rsidRPr="00D65BEC" w:rsidRDefault="00E403F0" w:rsidP="00E403F0">
      <w:pPr>
        <w:pStyle w:val="afff9"/>
        <w:rPr>
          <w:rtl/>
        </w:rPr>
      </w:pPr>
      <w:r w:rsidRPr="00D65BEC">
        <w:rPr>
          <w:rtl/>
        </w:rPr>
        <w:t xml:space="preserve">א"ר יוסי: לא נחלקו על העושה מלאכה בין השמשות שהוא פטור, </w:t>
      </w:r>
    </w:p>
    <w:p w:rsidR="00E403F0" w:rsidRPr="00D65BEC" w:rsidRDefault="00E403F0" w:rsidP="00E403F0">
      <w:pPr>
        <w:pStyle w:val="afff9"/>
        <w:rPr>
          <w:rtl/>
        </w:rPr>
      </w:pPr>
      <w:r w:rsidRPr="00D65BEC">
        <w:rPr>
          <w:rtl/>
        </w:rPr>
        <w:t xml:space="preserve">שאני אומר: מקצת עשה היום ומקצת עשה למחר, </w:t>
      </w:r>
    </w:p>
    <w:p w:rsidR="00E403F0" w:rsidRPr="00D65BEC" w:rsidRDefault="00E403F0" w:rsidP="00E403F0">
      <w:pPr>
        <w:pStyle w:val="afff9"/>
        <w:rPr>
          <w:rtl/>
        </w:rPr>
      </w:pPr>
      <w:r w:rsidRPr="00D65BEC">
        <w:rPr>
          <w:rtl/>
        </w:rPr>
        <w:t xml:space="preserve">על מה נחלקו? על העושה מלאכה בתוך היום וא"י אם בשבת אם ביוה"כ עשה, </w:t>
      </w:r>
    </w:p>
    <w:p w:rsidR="00E403F0" w:rsidRPr="00D65BEC" w:rsidRDefault="00E403F0" w:rsidP="00E403F0">
      <w:pPr>
        <w:pStyle w:val="afff9"/>
        <w:rPr>
          <w:rtl/>
        </w:rPr>
      </w:pPr>
      <w:r w:rsidRPr="00D65BEC">
        <w:rPr>
          <w:rtl/>
        </w:rPr>
        <w:tab/>
        <w:t xml:space="preserve">או על העושה ואינו יודע מעין איזו מלאכה עשה, </w:t>
      </w:r>
    </w:p>
    <w:p w:rsidR="00E403F0" w:rsidRPr="00D65BEC" w:rsidRDefault="00E403F0" w:rsidP="00E403F0">
      <w:pPr>
        <w:pStyle w:val="afff9"/>
        <w:rPr>
          <w:rtl/>
        </w:rPr>
      </w:pPr>
      <w:r>
        <w:rPr>
          <w:rtl/>
        </w:rPr>
        <w:t xml:space="preserve">ש</w:t>
      </w:r>
      <w:r>
        <w:rPr>
          <w:rStyle w:val="TanaimMishna"/>
          <w:rtl/>
          <w:rPrChange w:id="20019" w:author="קלוד" w:date="2026-10-11T09:07:19Z">
            <w:rPr>
              <w:rtl/>
            </w:rPr>
          </w:rPrChange>
        </w:rPr>
        <w:t xml:space="preserve">רבי אליעזר</w:t>
      </w:r>
      <w:r>
        <w:rPr>
          <w:rtl/>
        </w:rPr>
        <w:t xml:space="preserve"> מחייב חטאת, ו</w:t>
      </w:r>
      <w:r>
        <w:rPr>
          <w:rStyle w:val="TanaimMishna"/>
          <w:rtl/>
          <w:rPrChange w:id="20018" w:author="קלוד" w:date="2026-10-11T09:07:19Z">
            <w:rPr>
              <w:rtl/>
            </w:rPr>
          </w:rPrChange>
        </w:rPr>
        <w:t xml:space="preserve">רבי יהושע</w:t>
      </w:r>
      <w:r>
        <w:rPr>
          <w:rtl/>
        </w:rPr>
        <w:t xml:space="preserve"> פוטר.</w:t>
      </w:r>
    </w:p>
    <w:p w:rsidR="00E403F0" w:rsidRPr="00D65BEC" w:rsidRDefault="00E403F0" w:rsidP="00E403F0">
      <w:pPr>
        <w:pStyle w:val="afff9"/>
        <w:rPr>
          <w:rtl/>
        </w:rPr>
      </w:pPr>
      <w:r>
        <w:rPr>
          <w:rtl/>
        </w:rPr>
        <w:t xml:space="preserve">א"ר יהודה: פוטרו היה </w:t>
      </w:r>
      <w:r>
        <w:rPr>
          <w:rStyle w:val="TanaimMishna"/>
          <w:rtl/>
          <w:rPrChange w:id="20020" w:author="קלוד" w:date="2026-10-11T09:07:19Z">
            <w:rPr>
              <w:rtl/>
            </w:rPr>
          </w:rPrChange>
        </w:rPr>
        <w:t xml:space="preserve">רבי יהושע</w:t>
      </w:r>
      <w:r>
        <w:rPr>
          <w:rtl/>
        </w:rPr>
        <w:t xml:space="preserve"> אף מאשם תלוי.</w:t>
      </w:r>
    </w:p>
    <w:p w:rsidR="00E403F0" w:rsidRPr="00D65BEC" w:rsidRDefault="00E403F0" w:rsidP="00E403F0">
      <w:pPr>
        <w:pStyle w:val="afff9"/>
        <w:rPr>
          <w:rtl/>
        </w:rPr>
      </w:pPr>
      <w:r>
        <w:rPr>
          <w:rStyle w:val="TanaimMishna"/>
          <w:rFonts w:hint="cs"/>
          <w:rtl/>
          <w:rPrChange w:id="95582" w:author="Claude" w:date="2026-10-11T09:07:45Z">
            <w:rPr>
              <w:rFonts w:hint="cs"/>
              <w:rtl/>
            </w:rPr>
          </w:rPrChange>
        </w:rPr>
        <w:t xml:space="preserve">ר</w:t>
      </w:r>
      <w:r>
        <w:rPr>
          <w:rStyle w:val="TanaimMishna"/>
          <w:rtl/>
          <w:rPrChange w:id="95583" w:author="Claude" w:date="2026-10-11T09:07:45Z">
            <w:rPr>
              <w:rtl/>
            </w:rPr>
          </w:rPrChange>
        </w:rPr>
        <w:t xml:space="preserve">"</w:t>
      </w:r>
      <w:r>
        <w:rPr>
          <w:rStyle w:val="TanaimMishna"/>
          <w:rFonts w:hint="cs"/>
          <w:rtl/>
          <w:rPrChange w:id="95584" w:author="Claude" w:date="2026-10-11T09:07:45Z">
            <w:rPr>
              <w:rFonts w:hint="cs"/>
              <w:rtl/>
            </w:rPr>
          </w:rPrChange>
        </w:rPr>
        <w:t xml:space="preserve">ש</w:t>
      </w:r>
      <w:r>
        <w:rPr>
          <w:rFonts w:hint="cs"/>
          <w:rtl/>
        </w:rPr>
        <w:t xml:space="preserve"> ו</w:t>
      </w:r>
      <w:r>
        <w:rPr>
          <w:rStyle w:val="TanaimMishna"/>
          <w:rFonts w:hint="cs"/>
          <w:rtl/>
          <w:rPrChange w:id="95579" w:author="Claude" w:date="2026-10-11T09:07:45Z">
            <w:rPr>
              <w:rFonts w:hint="cs"/>
              <w:rtl/>
            </w:rPr>
          </w:rPrChange>
        </w:rPr>
        <w:t xml:space="preserve">ר</w:t>
      </w:r>
      <w:r>
        <w:rPr>
          <w:rStyle w:val="TanaimMishna"/>
          <w:rtl/>
          <w:rPrChange w:id="95580" w:author="Claude" w:date="2026-10-11T09:07:45Z">
            <w:rPr>
              <w:rtl/>
            </w:rPr>
          </w:rPrChange>
        </w:rPr>
        <w:t xml:space="preserve">"</w:t>
      </w:r>
      <w:r>
        <w:rPr>
          <w:rStyle w:val="TanaimMishna"/>
          <w:rFonts w:hint="cs"/>
          <w:rtl/>
          <w:rPrChange w:id="95581" w:author="Claude" w:date="2026-10-11T09:07:45Z">
            <w:rPr>
              <w:rFonts w:hint="cs"/>
              <w:rtl/>
            </w:rPr>
          </w:rPrChange>
        </w:rPr>
        <w:t xml:space="preserve">ש</w:t>
      </w:r>
      <w:r>
        <w:rPr>
          <w:rFonts w:hint="cs"/>
          <w:rtl/>
        </w:rPr>
        <w:t xml:space="preserve"> שזורי </w:t>
      </w:r>
      <w:r w:rsidRPr="00D65BEC">
        <w:rPr>
          <w:rtl/>
        </w:rPr>
        <w:t xml:space="preserve">אומרים: לא נחלקו על דבר שהוא משם אחד שהוא חייב, </w:t>
      </w:r>
    </w:p>
    <w:p w:rsidR="00E403F0" w:rsidRPr="00C20F97" w:rsidRDefault="00E403F0" w:rsidP="00E403F0">
      <w:pPr>
        <w:pStyle w:val="afff9"/>
        <w:rPr>
          <w:spacing w:val="8"/>
          <w:rtl/>
        </w:rPr>
      </w:pPr>
      <w:r>
        <w:rPr>
          <w:spacing w:val="8"/>
          <w:rtl/>
        </w:rPr>
        <w:t xml:space="preserve">על מה נחלקו על דבר שהוא משום ב' שמות, ש</w:t>
      </w:r>
      <w:r>
        <w:rPr>
          <w:rStyle w:val="TanaimMishna"/>
          <w:spacing w:val="8"/>
          <w:rtl/>
          <w:rPrChange w:id="95585" w:author="Claude" w:date="2026-10-11T09:07:45Z">
            <w:rPr>
              <w:spacing w:val="8"/>
              <w:rtl/>
            </w:rPr>
          </w:rPrChange>
        </w:rPr>
        <w:t xml:space="preserve">ר"</w:t>
      </w:r>
      <w:r>
        <w:rPr>
          <w:rStyle w:val="TanaimMishna"/>
          <w:rFonts w:hint="cs"/>
          <w:spacing w:val="8"/>
          <w:rtl/>
          <w:rPrChange w:id="95586" w:author="Claude" w:date="2026-10-11T09:07:45Z">
            <w:rPr>
              <w:rFonts w:hint="cs"/>
              <w:spacing w:val="8"/>
              <w:rtl/>
            </w:rPr>
          </w:rPrChange>
        </w:rPr>
        <w:t xml:space="preserve">א</w:t>
      </w:r>
      <w:r>
        <w:rPr>
          <w:spacing w:val="8"/>
          <w:rtl/>
        </w:rPr>
        <w:t xml:space="preserve"> מחייב חטאת, ו</w:t>
      </w:r>
      <w:r>
        <w:rPr>
          <w:rStyle w:val="TanaimMishna"/>
          <w:spacing w:val="8"/>
          <w:rtl/>
          <w:rPrChange w:id="20021" w:author="קלוד" w:date="2026-10-11T09:07:19Z">
            <w:rPr>
              <w:spacing w:val="8"/>
              <w:rtl/>
            </w:rPr>
          </w:rPrChange>
        </w:rPr>
        <w:t xml:space="preserve">רבי יהושע</w:t>
      </w:r>
      <w:r>
        <w:rPr>
          <w:spacing w:val="8"/>
          <w:rtl/>
        </w:rPr>
        <w:t xml:space="preserve"> פוטר</w:t>
      </w:r>
    </w:p>
    <w:p w:rsidR="00E403F0" w:rsidRPr="00D65BEC" w:rsidRDefault="00E403F0" w:rsidP="00E403F0">
      <w:pPr>
        <w:pStyle w:val="afff9"/>
        <w:rPr>
          <w:rtl/>
        </w:rPr>
      </w:pPr>
      <w:r w:rsidRPr="00D65BEC">
        <w:rPr>
          <w:rFonts w:hint="cs"/>
          <w:rtl/>
        </w:rPr>
        <w:t>אר</w:t>
      </w:r>
      <w:r w:rsidRPr="00D65BEC">
        <w:rPr>
          <w:rtl/>
        </w:rPr>
        <w:t>"</w:t>
      </w:r>
      <w:r w:rsidRPr="00D65BEC">
        <w:rPr>
          <w:rFonts w:hint="cs"/>
          <w:rtl/>
        </w:rPr>
        <w:t>י</w:t>
      </w:r>
      <w:r>
        <w:rPr>
          <w:rtl/>
        </w:rPr>
        <w:t xml:space="preserve">: אפילו נתכוון ללקוט תאנים וליקט ענבים, ענבים וליקט תאנים, שחורות וליקט לבנות, לבנות וליקט שחורות - </w:t>
      </w:r>
      <w:r>
        <w:rPr>
          <w:rStyle w:val="TanaimMishna"/>
          <w:rtl/>
          <w:rPrChange w:id="95588" w:author="Claude" w:date="2026-10-11T09:07:45Z">
            <w:rPr>
              <w:rtl/>
            </w:rPr>
          </w:rPrChange>
        </w:rPr>
        <w:t xml:space="preserve">ר"א</w:t>
      </w:r>
      <w:r>
        <w:rPr>
          <w:rtl/>
        </w:rPr>
        <w:t xml:space="preserve"> מחייב חטאת, ו</w:t>
      </w:r>
      <w:r>
        <w:rPr>
          <w:rStyle w:val="TanaimMishna"/>
          <w:rtl/>
          <w:rPrChange w:id="95587" w:author="Claude" w:date="2026-10-11T09:07:45Z">
            <w:rPr>
              <w:rtl/>
            </w:rPr>
          </w:rPrChange>
        </w:rPr>
        <w:t xml:space="preserve">ר' יהושע</w:t>
      </w:r>
      <w:r>
        <w:rPr>
          <w:rtl/>
        </w:rPr>
        <w:t xml:space="preserve"> פוטר.</w:t>
      </w:r>
    </w:p>
    <w:p w:rsidR="00E403F0" w:rsidRPr="00D65BEC" w:rsidRDefault="00E403F0" w:rsidP="00E403F0">
      <w:pPr>
        <w:pStyle w:val="afff9"/>
        <w:rPr>
          <w:rtl/>
        </w:rPr>
      </w:pPr>
      <w:r>
        <w:rPr>
          <w:rtl/>
        </w:rPr>
        <w:t xml:space="preserve">אר"ש: תמיהני אם פטר בה </w:t>
      </w:r>
      <w:r>
        <w:rPr>
          <w:rStyle w:val="TanaimMishna"/>
          <w:rtl/>
          <w:rPrChange w:id="95589" w:author="Claude" w:date="2026-10-11T09:07:45Z">
            <w:rPr>
              <w:rtl/>
            </w:rPr>
          </w:rPrChange>
        </w:rPr>
        <w:t xml:space="preserve">ר' יהושע</w:t>
      </w:r>
      <w:r>
        <w:rPr>
          <w:rtl/>
        </w:rPr>
        <w:t xml:space="preserve">.</w:t>
      </w:r>
    </w:p>
    <w:p w:rsidR="00E403F0" w:rsidRPr="00D65BEC" w:rsidRDefault="00E403F0" w:rsidP="00E403F0">
      <w:pPr>
        <w:pStyle w:val="afff9"/>
        <w:rPr>
          <w:rtl/>
        </w:rPr>
      </w:pPr>
      <w:r w:rsidRPr="00D65BEC">
        <w:rPr>
          <w:rtl/>
        </w:rPr>
        <w:t>א"כ, למה נאמר אשר חטא בה? פרט למתעסק.</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79" w:author="קלוד" w:date="2026-10-11T12:26:18Z"/>
        </w:rPr>
      </w:pPr>
      <w:ins w:id="90080" w:author="קלוד" w:date="2026-10-11T12:26:18Z">
        <w:r>
          <w:rPr>
            <w:color w:val="7B3F00"/>
          </w:rPr>
          <w:t xml:space="preserve">'אשר חטא בה' - עד שיודע לו במה חטא, ופרט למתעסק</w:t>
        </w:r>
      </w:ins>
    </w:p>
    <w:p>
      <w:pPr>
        <w:pStyle w:val="38"/>
        <w:rPr>
          <w:ins w:id="93959" w:author="מנוע מכני" w:date="2026-10-11T12:04:39Z"/>
        </w:rPr>
      </w:pPr>
      <w:r>
        <w:t>תניא</w:t>
      </w:r>
      <w:r>
        <w:t xml:space="preserve"> אר</w:t>
      </w:r>
      <w:r>
        <w:t>"</w:t>
      </w:r>
      <w:r>
        <w:t>א</w:t>
      </w:r>
      <w:r>
        <w:t xml:space="preserve">:</w:t>
      </w:r>
    </w:p>
    <w:p w:rsidR="00E403F0" w:rsidRPr="00AD695E" w:rsidRDefault="00E403F0" w:rsidP="00E403F0">
      <w:pPr>
        <w:rPr>
          <w:rtl/>
        </w:rPr>
      </w:pPr>
      <w:del w:id="93960" w:author="מנוע מכני" w:date="2026-10-11T12:04:39Z">
        <w:r>
          <w:rPr>
            <w:rtl/>
          </w:rPr>
          <w:delText xml:space="preserve"> </w:delText>
        </w:r>
      </w:del>
      <w:r>
        <w:rPr>
          <w:rtl/>
        </w:rPr>
        <w:t xml:space="preserve">מה נפשך? </w:t>
      </w:r>
      <w:r>
        <w:rPr>
          <w:rFonts w:hint="cs"/>
          <w:rtl/>
        </w:rPr>
        <w:t>חלב נותר נדה ואחותו שבת ויוה</w:t>
      </w:r>
      <w:r>
        <w:rPr>
          <w:rtl/>
        </w:rPr>
        <w:t>"</w:t>
      </w:r>
      <w:r>
        <w:rPr>
          <w:rFonts w:hint="cs"/>
          <w:rtl/>
        </w:rPr>
        <w:t xml:space="preserve">כ חייב </w:t>
      </w:r>
    </w:p>
    <w:p>
      <w:pPr>
        <w:pStyle w:val="38"/>
        <w:rPr>
          <w:ins w:id="93961" w:author="מנוע מכני" w:date="2026-10-11T12:04:39Z"/>
        </w:rPr>
      </w:pPr>
      <w:r>
        <w:t xml:space="preserve">אמר</w:t>
      </w:r>
      <w:r>
        <w:t xml:space="preserve"> לו רבי יהושע:</w:t>
      </w:r>
    </w:p>
    <w:p w:rsidR="00E403F0" w:rsidRPr="00AD695E" w:rsidRDefault="00E403F0" w:rsidP="00E403F0">
      <w:pPr>
        <w:rPr>
          <w:rtl/>
        </w:rPr>
      </w:pPr>
      <w:del w:id="93962" w:author="מנוע מכני" w:date="2026-10-11T12:04:39Z">
        <w:r>
          <w:rPr>
            <w:rtl/>
          </w:rPr>
          <w:delText xml:space="preserve"> </w:delText>
        </w:r>
      </w:del>
      <w:r>
        <w:rPr>
          <w:rtl/>
        </w:rPr>
        <w:t xml:space="preserve">הרי הוא אומר </w:t>
      </w:r>
      <w:r>
        <w:rPr>
          <w:rFonts w:hint="cs"/>
          <w:rtl/>
        </w:rPr>
        <w:t>'</w:t>
      </w:r>
      <w:ins w:id="90423" w:author="Claude - סמנטי" w:date="2026-10-11T12:21:47Z">
        <w:r>
          <w:rPr>
            <w:rStyle w:val="afffff0"/>
            <w:rtl/>
          </w:rPr>
          <w:t xml:space="preserve">אֲשֶׁר חָטָא בָהּ</w:t>
        </w:r>
      </w:ins>
      <w:del w:id="90424" w:author="Claude - סמנטי" w:date="2026-10-11T12:21:47Z">
        <w:r>
          <w:rPr>
            <w:rtl/>
          </w:rPr>
          <w:delText xml:space="preserve">אשר חטא בה</w:delText>
        </w:r>
      </w:del>
      <w:r>
        <w:rPr>
          <w:rFonts w:hint="cs"/>
          <w:rtl/>
        </w:rPr>
        <w:t>'</w:t>
      </w:r>
      <w:r>
        <w:rPr>
          <w:rtl/>
        </w:rPr>
        <w:t>, עד שיודע לו במה חטא.</w:t>
      </w:r>
    </w:p>
    <w:p>
      <w:pPr>
        <w:pStyle w:val="38"/>
        <w:rPr>
          <w:ins w:id="93963" w:author="מנוע מכני" w:date="2026-10-11T12:04:39Z"/>
        </w:rPr>
      </w:pPr>
      <w:ins w:id="90167" w:author="מנוע מכני" w:date="2026-10-11T12:04:39Z">
        <w:r>
          <w:t xml:space="preserve">ור"א</w:t>
        </w:r>
      </w:ins>
      <w:del w:id="90168" w:author="מנוע מכני" w:date="2026-10-11T12:04:39Z">
        <w:r>
          <w:delText xml:space="preserve">ורבי אליעזר</w:delText>
        </w:r>
      </w:del>
      <w:r>
        <w:t>:</w:t>
      </w:r>
    </w:p>
    <w:p w:rsidR="00E403F0" w:rsidRPr="00AD695E" w:rsidRDefault="00E403F0" w:rsidP="00E403F0">
      <w:pPr>
        <w:rPr>
          <w:rtl/>
        </w:rPr>
      </w:pPr>
      <w:del w:id="93964" w:author="מנוע מכני" w:date="2026-10-11T12:04:39Z">
        <w:r>
          <w:rPr>
            <w:rtl/>
          </w:rPr>
          <w:delText xml:space="preserve"> </w:delText>
        </w:r>
      </w:del>
      <w:ins w:id="92925" w:author="מנוע מכני" w:date="2026-10-11T12:04:39Z">
        <w:r>
          <w:rPr>
            <w:rtl/>
          </w:rPr>
          <w:t xml:space="preserve">צריך</w:t>
        </w:r>
      </w:ins>
      <w:del w:id="92926" w:author="מנוע מכני" w:date="2026-10-11T12:04:39Z">
        <w:r>
          <w:rPr>
            <w:rtl/>
          </w:rPr>
          <w:delText xml:space="preserve">מיבעי</w:delText>
        </w:r>
      </w:del>
      <w:r>
        <w:rPr>
          <w:rtl/>
        </w:rPr>
        <w:t xml:space="preserve"> לפרט למתעסק.</w:t>
      </w:r>
    </w:p>
    <w:p w:rsidR="00E403F0" w:rsidRPr="00AD695E" w:rsidRDefault="00E403F0" w:rsidP="00E403F0">
      <w:pPr>
        <w:pStyle w:val="afff3"/>
        <w:framePr w:wrap="around"/>
        <w:spacing w:line="240" w:lineRule="exact"/>
        <w:rPr>
          <w:rtl/>
        </w:rPr>
      </w:pPr>
      <w:r w:rsidRPr="009239E9">
        <w:rPr>
          <w:rFonts w:hint="cs"/>
          <w:szCs w:val="18"/>
          <w:rtl/>
        </w:rPr>
        <w:t xml:space="preserve">יט. </w:t>
      </w:r>
    </w:p>
    <w:p w:rsidR="00E403F0" w:rsidRPr="00AD695E" w:rsidRDefault="00E403F0" w:rsidP="00E403F0">
      <w:pPr>
        <w:rPr>
          <w:rtl/>
        </w:rPr>
      </w:pPr>
      <w:r>
        <w:rPr>
          <w:rtl/>
        </w:rPr>
        <w:t xml:space="preserve">מתעסק </w:t>
      </w:r>
      <w:ins w:id="91455" w:author="מנוע מכני" w:date="2026-10-11T12:04:39Z">
        <w:r>
          <w:rPr>
            <w:rtl/>
          </w:rPr>
          <w:t xml:space="preserve">דמה</w:t>
        </w:r>
      </w:ins>
      <w:del w:id="91456" w:author="מנוע מכני" w:date="2026-10-11T12:04:39Z">
        <w:r>
          <w:rPr>
            <w:rtl/>
          </w:rPr>
          <w:delText xml:space="preserve">דמאי</w:delText>
        </w:r>
      </w:del>
      <w:r>
        <w:rPr>
          <w:rtl/>
        </w:rPr>
        <w:t xml:space="preserve">? </w:t>
      </w:r>
      <w:ins w:id="92477" w:author="מנוע מכני" w:date="2026-10-11T12:04:39Z">
        <w:r>
          <w:rPr>
            <w:rtl/>
          </w:rPr>
          <w:t xml:space="preserve">אם </w:t>
        </w:r>
      </w:ins>
      <w:del w:id="92478" w:author="מנוע מכני" w:date="2026-10-11T12:04:39Z">
        <w:r>
          <w:rPr>
            <w:rtl/>
          </w:rPr>
          <w:delText xml:space="preserve">אי </w:delText>
        </w:r>
      </w:del>
      <w:r>
        <w:rPr>
          <w:rtl/>
        </w:rPr>
        <w:t xml:space="preserve">דחלבים ועריות חייב שכן נהנה! </w:t>
      </w:r>
    </w:p>
    <w:p w:rsidR="00E403F0" w:rsidRPr="00AD695E" w:rsidRDefault="00E403F0" w:rsidP="00E403F0">
      <w:pPr>
        <w:rPr>
          <w:rtl/>
        </w:rPr>
      </w:pPr>
      <w:ins w:id="92479" w:author="מנוע מכני" w:date="2026-10-11T12:04:39Z">
        <w:r>
          <w:rPr>
            <w:rtl/>
          </w:rPr>
          <w:t xml:space="preserve">ואם </w:t>
        </w:r>
      </w:ins>
      <w:del w:id="92480" w:author="מנוע מכני" w:date="2026-10-11T12:04:39Z">
        <w:r>
          <w:rPr>
            <w:rtl/>
          </w:rPr>
          <w:delText xml:space="preserve">ואי </w:delText>
        </w:r>
      </w:del>
      <w:r>
        <w:rPr>
          <w:rtl/>
        </w:rPr>
        <w:t xml:space="preserve">מתעסק בשבת - פטור, </w:t>
      </w:r>
      <w:r>
        <w:rPr>
          <w:rFonts w:hint="cs"/>
          <w:rtl/>
        </w:rPr>
        <w:t>ד</w:t>
      </w:r>
      <w:r>
        <w:rPr>
          <w:rtl/>
        </w:rPr>
        <w:t xml:space="preserve">מלאכת מחשבת אסרה תורה! </w:t>
      </w:r>
    </w:p>
    <w:p w:rsidR="00E403F0" w:rsidRPr="00AD695E" w:rsidRDefault="00E403F0" w:rsidP="00E403F0">
      <w:pPr>
        <w:rPr>
          <w:rtl/>
        </w:rPr>
      </w:pPr>
      <w:r>
        <w:rPr>
          <w:rStyle w:val="2fb"/>
          <w:rtl/>
        </w:rPr>
        <w:t xml:space="preserve">לרבא</w:t>
      </w:r>
      <w:r>
        <w:rPr>
          <w:rtl/>
        </w:rPr>
        <w:t xml:space="preserve"> משכח"</w:t>
      </w:r>
      <w:r>
        <w:rPr>
          <w:rFonts w:hint="cs"/>
          <w:rtl/>
        </w:rPr>
        <w:t>ל</w:t>
      </w:r>
      <w:r>
        <w:rPr>
          <w:rtl/>
        </w:rPr>
        <w:t xml:space="preserve"> כגון שנתכוון לחתוך את התלוש וחתך את המחובר</w:t>
      </w:r>
      <w:ins w:id="92037" w:author="מנוע מכני" w:date="2026-10-11T12:04:39Z">
        <w:r>
          <w:rPr>
            <w:rtl/>
          </w:rPr>
          <w:t xml:space="preserve">,</w:t>
        </w:r>
      </w:ins>
      <w:del w:id="92038" w:author="מנוע מכני" w:date="2026-10-11T12:04:39Z">
        <w:r>
          <w:rPr>
            <w:rtl/>
          </w:rPr>
          <w:delText xml:space="preserve">;</w:delText>
        </w:r>
      </w:del>
    </w:p>
    <w:p w:rsidR="00E403F0" w:rsidRPr="00E87E21" w:rsidRDefault="00E403F0" w:rsidP="00E403F0">
      <w:pPr>
        <w:rPr>
          <w:spacing w:val="-6"/>
          <w:rtl/>
        </w:rPr>
      </w:pPr>
      <w:r w:rsidRPr="00E87E21">
        <w:rPr>
          <w:rStyle w:val="2fb"/>
          <w:spacing w:val="-6"/>
          <w:rtl/>
        </w:rPr>
        <w:t xml:space="preserve">לאביי</w:t>
      </w:r>
      <w:r w:rsidRPr="00E87E21">
        <w:rPr>
          <w:spacing w:val="-6"/>
          <w:rtl/>
        </w:rPr>
        <w:t xml:space="preserve"> משכח"</w:t>
      </w:r>
      <w:r w:rsidRPr="00E87E21">
        <w:rPr>
          <w:rFonts w:hint="cs"/>
          <w:spacing w:val="-6"/>
          <w:rtl/>
        </w:rPr>
        <w:t xml:space="preserve">ל </w:t>
      </w:r>
      <w:r w:rsidRPr="00E87E21">
        <w:rPr>
          <w:spacing w:val="-6"/>
          <w:rtl/>
        </w:rPr>
        <w:t>כגון דנתכוון להגביה את התלוש וחתך את המחובר</w:t>
      </w:r>
      <w:r w:rsidRPr="00E87E21">
        <w:rPr>
          <w:rFonts w:hint="cs"/>
          <w:spacing w:val="-6"/>
          <w:rtl/>
        </w:rPr>
        <w:t xml:space="preserve"> ד</w:t>
      </w:r>
      <w:r w:rsidRPr="00E87E21">
        <w:rPr>
          <w:spacing w:val="-6"/>
          <w:rtl/>
        </w:rPr>
        <w:t>פטור</w:t>
      </w:r>
      <w:r w:rsidRPr="00E87E21">
        <w:rPr>
          <w:rFonts w:hint="cs"/>
          <w:spacing w:val="-6"/>
          <w:rtl/>
        </w:rPr>
        <w:t xml:space="preserve"> ד</w:t>
      </w:r>
      <w:r w:rsidRPr="00E87E21">
        <w:rPr>
          <w:spacing w:val="-6"/>
          <w:rtl/>
        </w:rPr>
        <w:t>לא איכוון לשום חתיכה</w:t>
      </w:r>
    </w:p>
    <w:p w:rsidR="00E403F0" w:rsidRPr="00AD695E" w:rsidRDefault="00E403F0" w:rsidP="00E403F0">
      <w:pPr>
        <w:rPr>
          <w:rtl/>
        </w:rPr>
      </w:pPr>
      <w:r>
        <w:rPr>
          <w:rtl/>
        </w:rPr>
        <w:t>לחתוך את התלוש וחתך את המחובר</w:t>
      </w:r>
    </w:p>
    <w:p w:rsidR="00E403F0" w:rsidRPr="00AD695E" w:rsidRDefault="00E403F0" w:rsidP="00E403F0">
      <w:pPr>
        <w:rPr>
          <w:rtl/>
        </w:rPr>
      </w:pPr>
      <w:r>
        <w:rPr>
          <w:rStyle w:val="2fb"/>
          <w:rFonts w:hint="cs"/>
          <w:rtl/>
        </w:rPr>
        <w:t xml:space="preserve">לאביי</w:t>
      </w:r>
      <w:r>
        <w:rPr>
          <w:rFonts w:hint="cs"/>
          <w:rtl/>
        </w:rPr>
        <w:t xml:space="preserve"> חייב ד</w:t>
      </w:r>
      <w:r>
        <w:rPr>
          <w:rtl/>
        </w:rPr>
        <w:t xml:space="preserve">איכוון לשום חתיכה, </w:t>
      </w:r>
      <w:r>
        <w:rPr>
          <w:rtl/>
        </w:rPr>
        <w:tab/>
      </w:r>
      <w:r w:rsidRPr="00217260">
        <w:rPr>
          <w:rStyle w:val="2fb"/>
          <w:rFonts w:hint="cs"/>
          <w:b/>
          <w:bCs/>
          <w:rtl/>
        </w:rPr>
        <w:t>ל</w:t>
      </w:r>
      <w:r w:rsidRPr="00217260">
        <w:rPr>
          <w:rStyle w:val="2fb"/>
          <w:b/>
          <w:bCs/>
          <w:rtl/>
        </w:rPr>
        <w:t>רבא</w:t>
      </w:r>
      <w:r>
        <w:rPr>
          <w:rtl/>
        </w:rPr>
        <w:t xml:space="preserve">: פטור, </w:t>
      </w:r>
      <w:ins w:id="90629" w:author="מנוע מכני" w:date="2026-10-11T12:04:39Z">
        <w:r>
          <w:rPr>
            <w:rtl/>
          </w:rPr>
          <w:t xml:space="preserve">שהרי</w:t>
        </w:r>
      </w:ins>
      <w:del w:id="90630" w:author="מנוע מכני" w:date="2026-10-11T12:04:39Z">
        <w:r>
          <w:rPr>
            <w:rtl/>
          </w:rPr>
          <w:delText xml:space="preserve">דהא</w:delText>
        </w:r>
      </w:del>
      <w:r>
        <w:rPr>
          <w:rtl/>
        </w:rPr>
        <w:t xml:space="preserve"> </w:t>
      </w:r>
      <w:r>
        <w:rPr>
          <w:rtl/>
        </w:rPr>
        <w:t xml:space="preserve">לא</w:t>
      </w:r>
      <w:r>
        <w:rPr>
          <w:rtl/>
        </w:rPr>
        <w:t xml:space="preserve"> איכוון לחתיכה דאיסורא.</w:t>
      </w:r>
    </w:p>
    <w:p w:rsidR="00E403F0" w:rsidRPr="00AD695E" w:rsidRDefault="00E403F0" w:rsidP="00E403F0">
      <w:pPr>
        <w:jc w:val="center"/>
        <w:rPr>
          <w:del w:id="90042" w:author="מנוע עיצוב" w:date="2026-10-11T12:09:26Z"/>
          <w:rtl/>
        </w:rPr>
      </w:pPr>
      <w:del w:id="9004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2" w:author="קלוד" w:date="2026-10-11T09:07:19Z">
          <w:pPr>
            <w:pStyle w:val="affff1"/>
            <w:rPr>
              <w:rtl/>
            </w:rPr>
          </w:pPr>
        </w:pPrChange>
      </w:pPr>
      <w:ins w:id="9822" w:author="מספור קטעי משנה" w:date="2026-10-11T09:35:06Z">
        <w:r>
          <w:rPr>
            <w:rStyle w:val="MisparKeta"/>
          </w:rPr>
          <w:t xml:space="preserve">א. </w:t>
        </w:r>
      </w:ins>
      <w:r>
        <w:rPr>
          <w:rtl/>
        </w:rPr>
        <w:t>רבי יוסי אומר: לא נחלקו כו'.</w:t>
      </w:r>
    </w:p>
    <w:p>
      <w:pPr>
        <w:pStyle w:val="38"/>
        <w:rPr>
          <w:ins w:id="93965" w:author="מנוע מכני" w:date="2026-10-11T12:04:39Z"/>
        </w:rPr>
      </w:pPr>
      <w:r>
        <w:t xml:space="preserve">תניא</w:t>
      </w:r>
      <w:r>
        <w:t xml:space="preserve">, </w:t>
      </w:r>
      <w:r>
        <w:t xml:space="preserve">אמר</w:t>
      </w:r>
      <w:r>
        <w:t xml:space="preserve"> להן רבי יוסי:</w:t>
      </w:r>
    </w:p>
    <w:p w:rsidR="00E403F0" w:rsidRPr="00AD695E" w:rsidRDefault="00E403F0" w:rsidP="00E403F0">
      <w:pPr>
        <w:rPr>
          <w:rtl/>
        </w:rPr>
      </w:pPr>
      <w:del w:id="93966" w:author="מנוע מכני" w:date="2026-10-11T12:04:39Z">
        <w:r>
          <w:rPr>
            <w:rtl/>
          </w:rPr>
          <w:delText xml:space="preserve"> </w:delText>
        </w:r>
      </w:del>
      <w:r>
        <w:rPr>
          <w:rtl/>
        </w:rPr>
        <w:t xml:space="preserve">דקדקתם אחרי.</w:t>
      </w:r>
    </w:p>
    <w:p w:rsidR="00E403F0" w:rsidRPr="00AD695E" w:rsidRDefault="00E403F0" w:rsidP="00E403F0">
      <w:pPr>
        <w:rPr>
          <w:rtl/>
        </w:rPr>
      </w:pPr>
      <w:ins w:id="91457" w:author="מנוע מכני" w:date="2026-10-11T12:04:39Z">
        <w:r>
          <w:rPr>
            <w:rFonts w:hint="cs"/>
            <w:rtl/>
          </w:rPr>
          <w:t xml:space="preserve">וכך</w:t>
        </w:r>
      </w:ins>
      <w:del w:id="91458" w:author="מנוע מכני" w:date="2026-10-11T12:04:39Z">
        <w:r>
          <w:rPr>
            <w:rFonts w:hint="cs"/>
            <w:rtl/>
          </w:rPr>
          <w:delText xml:space="preserve">ו</w:delText>
        </w:r>
        <w:r>
          <w:rPr>
            <w:rtl/>
          </w:rPr>
          <w:delText xml:space="preserve">הכי</w:delText>
        </w:r>
      </w:del>
      <w:r>
        <w:rPr>
          <w:rtl/>
        </w:rPr>
        <w:t xml:space="preserve"> </w:t>
      </w:r>
      <w:r>
        <w:rPr>
          <w:rtl/>
        </w:rPr>
        <w:t xml:space="preserve">א"ל</w:t>
      </w:r>
      <w:r>
        <w:rPr>
          <w:rtl/>
        </w:rPr>
        <w:t xml:space="preserve">: הגביה בין השמשות, מהו? </w:t>
      </w:r>
      <w:r>
        <w:rPr>
          <w:rtl/>
        </w:rPr>
        <w:t xml:space="preserve">אמר</w:t>
      </w:r>
      <w:r>
        <w:rPr>
          <w:rtl/>
        </w:rPr>
        <w:t xml:space="preserve"> </w:t>
      </w:r>
      <w:ins w:id="92207" w:author="מנוע מכני" w:date="2026-10-11T12:04:39Z">
        <w:r>
          <w:rPr>
            <w:rtl/>
          </w:rPr>
          <w:t xml:space="preserve">להם</w:t>
        </w:r>
      </w:ins>
      <w:del w:id="92208" w:author="מנוע מכני" w:date="2026-10-11T12:04:39Z">
        <w:r>
          <w:rPr>
            <w:rtl/>
          </w:rPr>
          <w:delText xml:space="preserve">להו</w:delText>
        </w:r>
      </w:del>
      <w:r>
        <w:rPr>
          <w:rtl/>
        </w:rPr>
        <w:t xml:space="preserve">: דקדקתם אחרי.</w:t>
      </w:r>
      <w:r>
        <w:rPr>
          <w:rFonts w:hint="cs"/>
          <w:rtl/>
        </w:rPr>
        <w:t xml:space="preserve"> ולא העליתם בידכם כלום </w:t>
      </w:r>
    </w:p>
    <w:p w:rsidR="00E403F0" w:rsidRPr="00AD695E" w:rsidRDefault="00E403F0" w:rsidP="00E403F0">
      <w:pPr>
        <w:rPr>
          <w:rtl/>
        </w:rPr>
      </w:pPr>
      <w:r w:rsidRPr="00A757C8">
        <w:rPr>
          <w:rStyle w:val="2fb"/>
          <w:rFonts w:hint="cs"/>
          <w:rtl/>
        </w:rPr>
        <w:lastRenderedPageBreak/>
        <w:t>ו</w:t>
      </w:r>
      <w:r w:rsidRPr="00A757C8">
        <w:rPr>
          <w:rStyle w:val="2fb"/>
          <w:rtl/>
        </w:rPr>
        <w:t xml:space="preserve">רבי יוסי</w:t>
      </w:r>
      <w:r w:rsidRPr="00A757C8">
        <w:rPr>
          <w:rtl/>
        </w:rPr>
        <w:t xml:space="preserve"> אליבא </w:t>
      </w:r>
      <w:r w:rsidRPr="00A757C8">
        <w:rPr>
          <w:rStyle w:val="2fb"/>
          <w:rtl/>
        </w:rPr>
        <w:t xml:space="preserve">דר"א</w:t>
      </w:r>
      <w:r w:rsidRPr="00A757C8">
        <w:rPr>
          <w:rtl/>
        </w:rPr>
        <w:t xml:space="preserve"> </w:t>
      </w:r>
      <w:ins w:id="91459" w:author="מנוע מכני" w:date="2026-10-11T12:04:39Z">
        <w:r>
          <w:rPr>
            <w:rtl/>
          </w:rPr>
          <w:t xml:space="preserve">כך</w:t>
        </w:r>
      </w:ins>
      <w:del w:id="91460" w:author="מנוע מכני" w:date="2026-10-11T12:04:39Z">
        <w:r w:rsidRPr="00A757C8">
          <w:rPr>
            <w:rtl/>
          </w:rPr>
          <w:delText xml:space="preserve">הכי</w:delText>
        </w:r>
      </w:del>
      <w:r w:rsidRPr="00A757C8">
        <w:rPr>
          <w:rtl/>
        </w:rPr>
        <w:t xml:space="preserve"> </w:t>
      </w:r>
      <w:ins w:id="92723" w:author="מנוע מכני" w:date="2026-10-11T12:04:39Z">
        <w:r>
          <w:rPr>
            <w:rtl/>
          </w:rPr>
          <w:t xml:space="preserve">שונה</w:t>
        </w:r>
      </w:ins>
      <w:del w:id="92724" w:author="מנוע מכני" w:date="2026-10-11T12:04:39Z">
        <w:r w:rsidRPr="00A757C8">
          <w:rPr>
            <w:rtl/>
          </w:rPr>
          <w:delText xml:space="preserve">מתני</w:delText>
        </w:r>
      </w:del>
      <w:r w:rsidRPr="00A757C8">
        <w:rPr>
          <w:rtl/>
        </w:rPr>
        <w:t xml:space="preserve">, </w:t>
      </w:r>
      <w:r w:rsidRPr="00A757C8">
        <w:rPr>
          <w:rStyle w:val="2fb"/>
          <w:rtl/>
        </w:rPr>
        <w:t xml:space="preserve">ר"</w:t>
      </w:r>
      <w:r w:rsidRPr="00A757C8">
        <w:rPr>
          <w:rStyle w:val="2fb"/>
          <w:rFonts w:hint="cs"/>
          <w:rtl/>
        </w:rPr>
        <w:t>א</w:t>
      </w:r>
      <w:r w:rsidRPr="00A757C8">
        <w:rPr>
          <w:rtl/>
        </w:rPr>
        <w:t xml:space="preserve"> אומר: האורג שלשה חוטין בתחלה, ושנים </w:t>
      </w:r>
      <w:r w:rsidRPr="00A757C8">
        <w:rPr>
          <w:rFonts w:hint="cs"/>
          <w:rtl/>
        </w:rPr>
        <w:t xml:space="preserve">[ולא חד] </w:t>
      </w:r>
      <w:r w:rsidRPr="00A757C8">
        <w:rPr>
          <w:rtl/>
        </w:rPr>
        <w:t>על האריג - חייב.</w:t>
      </w:r>
    </w:p>
    <w:p w:rsidR="00E403F0" w:rsidRPr="00AD695E" w:rsidRDefault="00E403F0" w:rsidP="00E403F0">
      <w:pPr>
        <w:jc w:val="center"/>
        <w:rPr>
          <w:del w:id="90044" w:author="מנוע עיצוב" w:date="2026-10-11T12:09:26Z"/>
          <w:rtl/>
        </w:rPr>
      </w:pPr>
      <w:del w:id="9004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3" w:author="קלוד" w:date="2026-10-11T09:07:19Z">
          <w:pPr>
            <w:pStyle w:val="affff1"/>
            <w:rPr>
              <w:rtl/>
            </w:rPr>
          </w:pPr>
        </w:pPrChange>
      </w:pPr>
      <w:ins w:id="9823" w:author="מספור קטעי משנה" w:date="2026-10-11T09:35:06Z">
        <w:r>
          <w:rPr>
            <w:rStyle w:val="MisparKeta"/>
          </w:rPr>
          <w:t xml:space="preserve">א. </w:t>
        </w:r>
      </w:ins>
      <w:r>
        <w:rPr>
          <w:rtl/>
        </w:rPr>
        <w:t>א"ר יהודה: פוטרו היה רבי יהושע אף מאשם תלוי.</w:t>
      </w:r>
    </w:p>
    <w:p>
      <w:pPr>
        <w:pStyle w:val="38"/>
        <w:rPr>
          <w:ins w:id="93967" w:author="מנוע מכני" w:date="2026-10-11T12:04:39Z"/>
        </w:rPr>
      </w:pPr>
      <w:r w:rsidRPr="00A757C8">
        <w:t xml:space="preserve">תניא</w:t>
      </w:r>
      <w:r w:rsidRPr="00A757C8">
        <w:t xml:space="preserve">, </w:t>
      </w:r>
      <w:r w:rsidRPr="00A757C8">
        <w:t>אר</w:t>
      </w:r>
      <w:r w:rsidRPr="00A757C8">
        <w:t>"</w:t>
      </w:r>
      <w:r w:rsidRPr="00A757C8">
        <w:t>י</w:t>
      </w:r>
      <w:r w:rsidRPr="00A757C8">
        <w:t xml:space="preserve">:</w:t>
      </w:r>
    </w:p>
    <w:p w:rsidR="00E403F0" w:rsidRPr="00AD695E" w:rsidRDefault="00E403F0" w:rsidP="00E403F0">
      <w:pPr>
        <w:rPr>
          <w:rtl/>
        </w:rPr>
      </w:pPr>
      <w:del w:id="93968" w:author="מנוע מכני" w:date="2026-10-11T12:04:39Z">
        <w:r w:rsidRPr="00A757C8">
          <w:rPr>
            <w:rtl/>
          </w:rPr>
          <w:delText xml:space="preserve"> </w:delText>
        </w:r>
      </w:del>
      <w:r w:rsidRPr="00A757C8">
        <w:rPr>
          <w:rtl/>
        </w:rPr>
        <w:t xml:space="preserve">פוטרו היה </w:t>
      </w:r>
      <w:r w:rsidRPr="00A757C8">
        <w:rPr>
          <w:rStyle w:val="2fb"/>
          <w:rtl/>
        </w:rPr>
        <w:t xml:space="preserve">רבי</w:t>
      </w:r>
      <w:r w:rsidRPr="00A757C8">
        <w:rPr>
          <w:rtl/>
        </w:rPr>
        <w:t xml:space="preserve"> יהושע אף מאשם תלוי, </w:t>
      </w:r>
      <w:ins w:id="92657" w:author="מנוע מכני" w:date="2026-10-11T12:04:39Z">
        <w:r>
          <w:rPr>
            <w:rtl/>
          </w:rPr>
          <w:t xml:space="preserve">ד'</w:t>
        </w:r>
      </w:ins>
      <w:del w:id="92658" w:author="מנוע מכני" w:date="2026-10-11T12:04:39Z">
        <w:r w:rsidRPr="00A757C8">
          <w:rPr>
            <w:rtl/>
          </w:rPr>
          <w:delText xml:space="preserve">שנא</w:delText>
        </w:r>
        <w:r w:rsidRPr="00A757C8">
          <w:rPr>
            <w:rFonts w:hint="cs"/>
            <w:rtl/>
          </w:rPr>
          <w:delText xml:space="preserve">'</w:delText>
        </w:r>
        <w:r w:rsidRPr="00A757C8">
          <w:rPr>
            <w:rtl/>
          </w:rPr>
          <w:delText xml:space="preserve">: </w:delText>
        </w:r>
        <w:r w:rsidRPr="00A757C8">
          <w:rPr>
            <w:rFonts w:hint="cs"/>
            <w:rtl/>
          </w:rPr>
          <w:delText xml:space="preserve">'</w:delText>
        </w:r>
      </w:del>
      <w:ins w:id="90425" w:author="Claude - סמנטי" w:date="2026-10-11T12:21:47Z">
        <w:r>
          <w:rPr>
            <w:rStyle w:val="afffff0"/>
            <w:rtl/>
          </w:rPr>
          <w:t xml:space="preserve">כִּי תֶחֱטָא</w:t>
        </w:r>
      </w:ins>
      <w:del w:id="90426" w:author="Claude - סמנטי" w:date="2026-10-11T12:21:47Z">
        <w:r w:rsidRPr="00A757C8">
          <w:rPr>
            <w:rtl/>
          </w:rPr>
          <w:delText xml:space="preserve">כי תחטא</w:delText>
        </w:r>
      </w:del>
      <w:r w:rsidRPr="00A757C8">
        <w:rPr>
          <w:rFonts w:hint="cs"/>
          <w:rtl/>
        </w:rPr>
        <w:t xml:space="preserve">' </w:t>
      </w:r>
      <w:r w:rsidRPr="00A757C8">
        <w:rPr>
          <w:rtl/>
        </w:rPr>
        <w:t xml:space="preserve">ולא ידע, פרט לזה שידע שחטא</w:t>
      </w:r>
      <w:ins w:id="92039" w:author="מנוע מכני" w:date="2026-10-11T12:04:39Z">
        <w:r>
          <w:rPr>
            <w:rtl/>
          </w:rPr>
          <w:t xml:space="preserve">,</w:t>
        </w:r>
      </w:ins>
      <w:del w:id="92040" w:author="מנוע מכני" w:date="2026-10-11T12:04:39Z">
        <w:r w:rsidRPr="00A757C8">
          <w:rPr>
            <w:rtl/>
          </w:rPr>
          <w:delText xml:space="preserve">;</w:delText>
        </w:r>
      </w:del>
    </w:p>
    <w:p>
      <w:pPr>
        <w:pStyle w:val="38"/>
        <w:rPr>
          <w:ins w:id="93969" w:author="מנוע מכני" w:date="2026-10-11T12:04:39Z"/>
        </w:rPr>
      </w:pPr>
      <w:r>
        <w:t>א</w:t>
      </w:r>
      <w:r>
        <w:t xml:space="preserve">"ל</w:t>
      </w:r>
      <w:r>
        <w:t xml:space="preserve"> </w:t>
      </w:r>
      <w:r>
        <w:t xml:space="preserve">ר"ש:</w:t>
      </w:r>
    </w:p>
    <w:p w:rsidR="00E403F0" w:rsidRPr="00AD695E" w:rsidRDefault="00E403F0" w:rsidP="00E403F0">
      <w:pPr>
        <w:rPr>
          <w:rtl/>
        </w:rPr>
      </w:pPr>
      <w:del w:id="93970" w:author="מנוע מכני" w:date="2026-10-11T12:04:39Z">
        <w:r>
          <w:rPr>
            <w:rtl/>
          </w:rPr>
          <w:delText xml:space="preserve"> </w:delText>
        </w:r>
      </w:del>
      <w:r>
        <w:rPr>
          <w:rtl/>
        </w:rPr>
        <w:t xml:space="preserve">זהו שמביא אשם תלוי, </w:t>
      </w:r>
      <w:ins w:id="92659" w:author="מנוע מכני" w:date="2026-10-11T12:04:39Z">
        <w:r>
          <w:rPr>
            <w:rtl/>
          </w:rPr>
          <w:t xml:space="preserve">ד'</w:t>
        </w:r>
      </w:ins>
      <w:del w:id="92660" w:author="מנוע מכני" w:date="2026-10-11T12:04:39Z">
        <w:r>
          <w:rPr>
            <w:rtl/>
          </w:rPr>
          <w:delText xml:space="preserve">שנא</w:delText>
        </w:r>
        <w:r>
          <w:rPr>
            <w:rFonts w:hint="cs"/>
            <w:rtl/>
          </w:rPr>
          <w:delText xml:space="preserve">'</w:delText>
        </w:r>
        <w:r>
          <w:rPr>
            <w:rtl/>
          </w:rPr>
          <w:delText xml:space="preserve">: </w:delText>
        </w:r>
        <w:r>
          <w:rPr>
            <w:rFonts w:hint="cs"/>
            <w:rtl/>
          </w:rPr>
          <w:delText xml:space="preserve">'</w:delText>
        </w:r>
      </w:del>
      <w:r>
        <w:rPr>
          <w:rStyle w:val="afffff0"/>
          <w:rtl/>
        </w:rPr>
        <w:t>ועשה</w:t>
      </w:r>
      <w:r>
        <w:rPr>
          <w:rFonts w:hint="cs"/>
          <w:rtl/>
        </w:rPr>
        <w:t xml:space="preserve">' </w:t>
      </w:r>
      <w:r>
        <w:rPr>
          <w:rtl/>
        </w:rPr>
        <w:t xml:space="preserve">ולא ידע, וזה </w:t>
      </w:r>
      <w:r>
        <w:rPr>
          <w:rtl/>
        </w:rPr>
        <w:t xml:space="preserve">לא</w:t>
      </w:r>
      <w:r>
        <w:rPr>
          <w:rtl/>
        </w:rPr>
        <w:t xml:space="preserve"> ידע במה עשה, אבל ספק אכל חלב ספק </w:t>
      </w:r>
      <w:r>
        <w:rPr>
          <w:rtl/>
        </w:rPr>
        <w:t xml:space="preserve">לא</w:t>
      </w:r>
      <w:r>
        <w:rPr>
          <w:rtl/>
        </w:rPr>
        <w:t xml:space="preserve"> אכל, צא ושאל עליו אם מביא אשם תלוי אם </w:t>
      </w:r>
      <w:ins w:id="90631" w:author="מנוע מכני" w:date="2026-10-11T12:04:39Z">
        <w:r>
          <w:rPr>
            <w:rtl/>
          </w:rPr>
          <w:t xml:space="preserve">לא</w:t>
        </w:r>
      </w:ins>
      <w:del w:id="90632" w:author="מנוע מכני" w:date="2026-10-11T12:04:39Z">
        <w:r>
          <w:rPr>
            <w:rtl/>
          </w:rPr>
          <w:delText xml:space="preserve">לאו</w:delText>
        </w:r>
      </w:del>
      <w:r>
        <w:rPr>
          <w:rtl/>
        </w:rPr>
        <w:t xml:space="preserve">.</w:t>
      </w:r>
    </w:p>
    <w:p>
      <w:pPr>
        <w:pStyle w:val="38"/>
        <w:rPr>
          <w:ins w:id="93971" w:author="מנוע מכני" w:date="2026-10-11T12:04:39Z"/>
        </w:rPr>
      </w:pPr>
      <w:r>
        <w:t xml:space="preserve">ת"ש:</w:t>
      </w:r>
    </w:p>
    <w:p w:rsidR="00E403F0" w:rsidRPr="00AD695E" w:rsidRDefault="00E403F0" w:rsidP="00E403F0">
      <w:pPr>
        <w:rPr>
          <w:rtl/>
        </w:rPr>
      </w:pPr>
      <w:del w:id="93972" w:author="מנוע מכני" w:date="2026-10-11T12:04:39Z">
        <w:r>
          <w:rPr>
            <w:rtl/>
          </w:rPr>
          <w:delText xml:space="preserve"> </w:delText>
        </w:r>
      </w:del>
      <w:r>
        <w:rPr>
          <w:rtl/>
        </w:rPr>
        <w:t xml:space="preserve">חטא ולא ידע במה חטא, או ספק חטא ספק </w:t>
      </w:r>
      <w:r>
        <w:rPr>
          <w:rtl/>
        </w:rPr>
        <w:t xml:space="preserve">לא</w:t>
      </w:r>
      <w:r>
        <w:rPr>
          <w:rtl/>
        </w:rPr>
        <w:t xml:space="preserve"> חטא - מביא אשם תלוי</w:t>
      </w:r>
      <w:ins w:id="92041" w:author="מנוע מכני" w:date="2026-10-11T12:04:39Z">
        <w:r>
          <w:rPr>
            <w:rtl/>
          </w:rPr>
          <w:t xml:space="preserve">,</w:t>
        </w:r>
      </w:ins>
      <w:del w:id="92042" w:author="מנוע מכני" w:date="2026-10-11T12:04:39Z">
        <w:r>
          <w:rPr>
            <w:rtl/>
          </w:rPr>
          <w:delText xml:space="preserve">;</w:delText>
        </w:r>
      </w:del>
    </w:p>
    <w:p w:rsidR="00E403F0" w:rsidRPr="00AD695E" w:rsidRDefault="00E403F0" w:rsidP="00E403F0">
      <w:pPr>
        <w:rPr>
          <w:rtl/>
        </w:rPr>
      </w:pPr>
      <w:r>
        <w:rPr>
          <w:rtl/>
        </w:rPr>
        <w:t xml:space="preserve">מאן שמענא </w:t>
      </w:r>
      <w:ins w:id="91461" w:author="מנוע מכני" w:date="2026-10-11T12:04:39Z">
        <w:r>
          <w:rPr>
            <w:rtl/>
          </w:rPr>
          <w:t xml:space="preserve">לו</w:t>
        </w:r>
      </w:ins>
      <w:del w:id="91462" w:author="מנוע מכני" w:date="2026-10-11T12:04:39Z">
        <w:r>
          <w:rPr>
            <w:rtl/>
          </w:rPr>
          <w:delText xml:space="preserve">ליה</w:delText>
        </w:r>
      </w:del>
      <w:r>
        <w:rPr>
          <w:rtl/>
        </w:rPr>
        <w:t xml:space="preserve"> דאמר: חטא ואין ידוע במאי חטא מביא אשם תלוי? </w:t>
      </w:r>
    </w:p>
    <w:p>
      <w:pPr>
        <w:pStyle w:val="38"/>
        <w:rPr>
          <w:ins w:id="93973" w:author="מנוע מכני" w:date="2026-10-11T12:04:39Z"/>
        </w:rPr>
      </w:pPr>
      <w:r>
        <w:t xml:space="preserve">ר"ש ותני:</w:t>
      </w:r>
    </w:p>
    <w:p w:rsidR="00E403F0" w:rsidRPr="00AD695E" w:rsidRDefault="00E403F0" w:rsidP="00E403F0">
      <w:pPr>
        <w:rPr>
          <w:rtl/>
        </w:rPr>
      </w:pPr>
      <w:del w:id="93974" w:author="מנוע מכני" w:date="2026-10-11T12:04:39Z">
        <w:r>
          <w:rPr>
            <w:rtl/>
          </w:rPr>
          <w:delText xml:space="preserve"> </w:delText>
        </w:r>
      </w:del>
      <w:r>
        <w:rPr>
          <w:rtl/>
        </w:rPr>
        <w:t xml:space="preserve">ספק חטא ספק </w:t>
      </w:r>
      <w:r>
        <w:rPr>
          <w:rtl/>
        </w:rPr>
        <w:t xml:space="preserve">לא</w:t>
      </w:r>
      <w:r>
        <w:rPr>
          <w:rtl/>
        </w:rPr>
        <w:t xml:space="preserve"> חטא - מביא אשם תלוי, </w:t>
      </w:r>
    </w:p>
    <w:p>
      <w:pPr>
        <w:pStyle w:val="38"/>
        <w:rPr>
          <w:ins w:id="93975" w:author="מנוע מכני" w:date="2026-10-11T12:04:39Z"/>
        </w:rPr>
      </w:pPr>
      <w:r>
        <w:t>ש</w:t>
      </w:r>
      <w:r>
        <w:t>"</w:t>
      </w:r>
      <w:r>
        <w:t>מ</w:t>
      </w:r>
      <w:r>
        <w:t xml:space="preserve"> </w:t>
      </w:r>
      <w:ins w:id="92583" w:author="מנוע מכני" w:date="2026-10-11T12:04:39Z">
        <w:r>
          <w:t xml:space="preserve">סבר</w:t>
        </w:r>
      </w:ins>
      <w:del w:id="92584" w:author="מנוע מכני" w:date="2026-10-11T12:04:39Z">
        <w:r>
          <w:delText xml:space="preserve">ס"ל</w:delText>
        </w:r>
      </w:del>
      <w:r>
        <w:t xml:space="preserve"> לר"</w:t>
      </w:r>
      <w:r>
        <w:t>ש</w:t>
      </w:r>
      <w:r>
        <w:t xml:space="preserve">:</w:t>
      </w:r>
    </w:p>
    <w:p w:rsidR="00E403F0" w:rsidRPr="00AD695E" w:rsidRDefault="00E403F0" w:rsidP="00E403F0">
      <w:pPr>
        <w:rPr>
          <w:rtl/>
        </w:rPr>
      </w:pPr>
      <w:del w:id="93976" w:author="מנוע מכני" w:date="2026-10-11T12:04:39Z">
        <w:r>
          <w:rPr>
            <w:rtl/>
          </w:rPr>
          <w:delText xml:space="preserve"> </w:delText>
        </w:r>
      </w:del>
      <w:r>
        <w:rPr>
          <w:rtl/>
        </w:rPr>
        <w:t xml:space="preserve">ספק חטא ספק </w:t>
      </w:r>
      <w:r>
        <w:rPr>
          <w:rtl/>
        </w:rPr>
        <w:t xml:space="preserve">לא</w:t>
      </w:r>
      <w:r>
        <w:rPr>
          <w:rtl/>
        </w:rPr>
        <w:t xml:space="preserve"> חטא - מביא אשם תלוי.</w:t>
      </w:r>
    </w:p>
    <w:p w:rsidR="00E403F0" w:rsidRPr="00AD695E" w:rsidRDefault="00E403F0" w:rsidP="00E403F0">
      <w:pPr>
        <w:jc w:val="center"/>
        <w:rPr>
          <w:del w:id="90046" w:author="מנוע עיצוב" w:date="2026-10-11T12:09:26Z"/>
          <w:rtl/>
        </w:rPr>
      </w:pPr>
      <w:del w:id="9004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4" w:author="קלוד" w:date="2026-10-11T09:07:19Z">
          <w:pPr>
            <w:pStyle w:val="affff1"/>
            <w:rPr>
              <w:rtl/>
            </w:rPr>
          </w:pPr>
        </w:pPrChange>
      </w:pPr>
      <w:ins w:id="9824" w:author="מספור קטעי משנה" w:date="2026-10-11T09:35:06Z">
        <w:r>
          <w:rPr>
            <w:rStyle w:val="MisparKeta"/>
          </w:rPr>
          <w:t xml:space="preserve">א. </w:t>
        </w:r>
      </w:ins>
      <w:r>
        <w:rPr>
          <w:rtl/>
        </w:rPr>
        <w:t>ר' שמעון שזורי ור"ש אומר: לא נחלקו כו';</w:t>
      </w:r>
    </w:p>
    <w:p>
      <w:pPr>
        <w:pStyle w:val="38"/>
        <w:rPr>
          <w:ins w:id="94471" w:author="מנוע מכני" w:date="2026-10-11T12:04:39Z"/>
        </w:rPr>
      </w:pPr>
      <w:r>
        <w:t>א"</w:t>
      </w:r>
      <w:r>
        <w:t>כ</w:t>
      </w:r>
      <w:r>
        <w:t xml:space="preserve">,</w:t>
      </w:r>
    </w:p>
    <w:p w:rsidR="00E403F0" w:rsidRPr="00AD695E" w:rsidRDefault="00E403F0" w:rsidP="00E403F0">
      <w:pPr>
        <w:rPr>
          <w:rtl/>
        </w:rPr>
      </w:pPr>
      <w:del w:id="94472" w:author="מנוע מכני" w:date="2026-10-11T12:04:39Z">
        <w:r>
          <w:rPr>
            <w:rtl/>
          </w:rPr>
          <w:delText xml:space="preserve"> </w:delText>
        </w:r>
      </w:del>
      <w:r>
        <w:rPr>
          <w:rtl/>
        </w:rPr>
        <w:t xml:space="preserve">מה </w:t>
      </w:r>
      <w:r>
        <w:rPr>
          <w:rtl/>
        </w:rPr>
        <w:t xml:space="preserve">ת"ל</w:t>
      </w:r>
      <w:r>
        <w:rPr>
          <w:rtl/>
        </w:rPr>
        <w:t xml:space="preserve"> </w:t>
      </w:r>
      <w:r>
        <w:rPr>
          <w:rFonts w:hint="cs"/>
          <w:rtl/>
        </w:rPr>
        <w:t>'</w:t>
      </w:r>
      <w:ins w:id="90427" w:author="Claude - סמנטי" w:date="2026-10-11T12:21:47Z">
        <w:r>
          <w:rPr>
            <w:rStyle w:val="afffff0"/>
            <w:rtl/>
          </w:rPr>
          <w:t xml:space="preserve">אֲשֶׁר חָטָא בָהּ</w:t>
        </w:r>
      </w:ins>
      <w:del w:id="90428" w:author="Claude - סמנטי" w:date="2026-10-11T12:21:47Z">
        <w:r>
          <w:rPr>
            <w:rtl/>
          </w:rPr>
          <w:delText xml:space="preserve">אשר חטא בה</w:delText>
        </w:r>
      </w:del>
      <w:r>
        <w:rPr>
          <w:rFonts w:hint="cs"/>
          <w:rtl/>
        </w:rPr>
        <w:t>'</w:t>
      </w:r>
      <w:r>
        <w:rPr>
          <w:rtl/>
        </w:rPr>
        <w:t xml:space="preserve"> פרט למתעסק.</w:t>
      </w:r>
    </w:p>
    <w:p>
      <w:pPr>
        <w:pStyle w:val="afffff8"/>
        <w:rPr>
          <w:ins w:id="90077" w:author="קלוד" w:date="2026-10-11T12:26:18Z"/>
        </w:rPr>
      </w:pPr>
      <w:ins w:id="90078" w:author="קלוד" w:date="2026-10-11T12:26:18Z">
        <w:r>
          <w:rPr>
            <w:color w:val="7B3F00"/>
          </w:rPr>
          <w:t xml:space="preserve">מתעסק בחלבים ועריות - חייב, ובשבת פטור</w:t>
        </w:r>
      </w:ins>
    </w:p>
    <w:p>
      <w:pPr>
        <w:pStyle w:val="38"/>
        <w:rPr>
          <w:ins w:id="93977" w:author="מנוע מכני" w:date="2026-10-11T12:04:39Z"/>
        </w:rPr>
      </w:pPr>
      <w:r>
        <w:t>ר</w:t>
      </w:r>
      <w:r>
        <w:t>"</w:t>
      </w:r>
      <w:r>
        <w:t>נ מ</w:t>
      </w:r>
      <w:r>
        <w:t xml:space="preserve">שמואל:</w:t>
      </w:r>
    </w:p>
    <w:p w:rsidR="00E403F0" w:rsidRPr="00AD695E" w:rsidRDefault="00E403F0" w:rsidP="00E403F0">
      <w:pPr>
        <w:rPr>
          <w:rtl/>
        </w:rPr>
      </w:pPr>
      <w:del w:id="93978" w:author="מנוע מכני" w:date="2026-10-11T12:04:39Z">
        <w:r>
          <w:rPr>
            <w:rtl/>
          </w:rPr>
          <w:delText xml:space="preserve"> </w:delText>
        </w:r>
      </w:del>
      <w:r>
        <w:rPr>
          <w:rtl/>
        </w:rPr>
        <w:t xml:space="preserve">מתעסק בחלבים ועריות - חייב, שכן נהנה</w:t>
      </w:r>
      <w:ins w:id="92043" w:author="מנוע מכני" w:date="2026-10-11T12:04:39Z">
        <w:r>
          <w:rPr>
            <w:rtl/>
          </w:rPr>
          <w:t xml:space="preserve">,</w:t>
        </w:r>
      </w:ins>
      <w:del w:id="92044" w:author="מנוע מכני" w:date="2026-10-11T12:04:39Z">
        <w:r>
          <w:rPr>
            <w:rtl/>
          </w:rPr>
          <w:delText xml:space="preserve">;</w:delText>
        </w:r>
      </w:del>
    </w:p>
    <w:p w:rsidR="00E403F0" w:rsidRPr="00AD695E" w:rsidRDefault="00E403F0" w:rsidP="00E403F0">
      <w:pPr>
        <w:rPr>
          <w:rtl/>
        </w:rPr>
      </w:pPr>
      <w:r>
        <w:rPr>
          <w:rtl/>
        </w:rPr>
        <w:t>מתעסק בשבת - פטור, מלאכת מחשבת אסרה תורה.</w:t>
      </w:r>
    </w:p>
    <w:p>
      <w:pPr>
        <w:pStyle w:val="38"/>
        <w:rPr>
          <w:ins w:id="93979" w:author="מנוע מכני" w:date="2026-10-11T12:04:39Z"/>
        </w:rPr>
      </w:pPr>
      <w:del w:id="94539" w:author="מנוע מכני" w:date="2026-10-11T12:04:39Z">
        <w:r>
          <w:delText xml:space="preserve">א"ל </w:delText>
        </w:r>
      </w:del>
      <w:r>
        <w:t xml:space="preserve">רבא לר"</w:t>
      </w:r>
      <w:r>
        <w:t>נ</w:t>
      </w:r>
      <w:r>
        <w:t xml:space="preserve">:</w:t>
      </w:r>
    </w:p>
    <w:p w:rsidR="00E403F0" w:rsidRPr="00AD695E" w:rsidRDefault="00E403F0" w:rsidP="00E403F0">
      <w:pPr>
        <w:rPr>
          <w:rtl/>
        </w:rPr>
      </w:pPr>
      <w:del w:id="93980" w:author="מנוע מכני" w:date="2026-10-11T12:04:39Z">
        <w:r>
          <w:rPr>
            <w:rtl/>
          </w:rPr>
          <w:delText xml:space="preserve"> </w:delText>
        </w:r>
      </w:del>
      <w:r>
        <w:rPr>
          <w:rtl/>
        </w:rPr>
        <w:t xml:space="preserve">והא תינוקות דכי מתעסק דמי, ותנן: מי שהיו לו שני תינוקות, אחד למול בשבת ואחד למול אחר השבת, ושכח ומל את של אחר השבת בשבת - </w:t>
      </w:r>
      <w:ins w:id="90169" w:author="מנוע מכני" w:date="2026-10-11T12:04:39Z">
        <w:r>
          <w:rPr>
            <w:rStyle w:val="2fb"/>
            <w:rtl/>
          </w:rPr>
          <w:t xml:space="preserve">ר"א</w:t>
        </w:r>
      </w:ins>
      <w:del w:id="90170" w:author="מנוע מכני" w:date="2026-10-11T12:04:39Z">
        <w:r>
          <w:rPr>
            <w:rtl/>
          </w:rPr>
          <w:delText xml:space="preserve">רבי אליעזר</w:delText>
        </w:r>
      </w:del>
      <w:r>
        <w:rPr>
          <w:rtl/>
        </w:rPr>
        <w:t xml:space="preserve"> מחייב חטאת, </w:t>
      </w:r>
      <w:r>
        <w:rPr>
          <w:rStyle w:val="2fb"/>
          <w:rtl/>
        </w:rPr>
        <w:t xml:space="preserve">ורבי</w:t>
      </w:r>
      <w:r>
        <w:rPr>
          <w:rtl/>
        </w:rPr>
        <w:t xml:space="preserve"> יהושע פוטר</w:t>
      </w:r>
      <w:ins w:id="92045" w:author="מנוע מכני" w:date="2026-10-11T12:04:39Z">
        <w:r>
          <w:rPr>
            <w:rtl/>
          </w:rPr>
          <w:t xml:space="preserve">,</w:t>
        </w:r>
      </w:ins>
      <w:del w:id="92046" w:author="מנוע מכני" w:date="2026-10-11T12:04:39Z">
        <w:r>
          <w:rPr>
            <w:rtl/>
          </w:rPr>
          <w:delText xml:space="preserve">;</w:delText>
        </w:r>
      </w:del>
    </w:p>
    <w:p w:rsidR="00E403F0" w:rsidRPr="00AD695E" w:rsidRDefault="00E403F0" w:rsidP="00E403F0">
      <w:pPr>
        <w:rPr>
          <w:rtl/>
        </w:rPr>
      </w:pPr>
      <w:ins w:id="91463" w:author="מנוע מכני" w:date="2026-10-11T12:04:39Z">
        <w:r>
          <w:rPr>
            <w:rFonts w:hint="cs"/>
            <w:rtl/>
          </w:rPr>
          <w:t xml:space="preserve">מה</w:t>
        </w:r>
      </w:ins>
      <w:del w:id="91464" w:author="מנוע מכני" w:date="2026-10-11T12:04:39Z">
        <w:r>
          <w:rPr>
            <w:rFonts w:hint="cs"/>
            <w:rtl/>
          </w:rPr>
          <w:delText xml:space="preserve">מאי</w:delText>
        </w:r>
      </w:del>
      <w:r>
        <w:rPr>
          <w:rFonts w:hint="cs"/>
          <w:rtl/>
        </w:rPr>
        <w:t xml:space="preserve"> דפטר </w:t>
      </w:r>
      <w:r>
        <w:rPr>
          <w:rStyle w:val="2fb"/>
          <w:rFonts w:hint="cs"/>
          <w:rtl/>
        </w:rPr>
        <w:t xml:space="preserve">רבי</w:t>
      </w:r>
      <w:r>
        <w:rPr>
          <w:rFonts w:hint="cs"/>
          <w:rtl/>
        </w:rPr>
        <w:t xml:space="preserve"> יהושע משום דטעה </w:t>
      </w:r>
      <w:r>
        <w:rPr>
          <w:rtl/>
        </w:rPr>
        <w:t xml:space="preserve">בדבר מצוה ולא עשה מצוה פטור, אבל מתעסק בדבר </w:t>
      </w:r>
      <w:ins w:id="90633" w:author="מנוע מכני" w:date="2026-10-11T12:04:39Z">
        <w:r>
          <w:rPr>
            <w:rtl/>
          </w:rPr>
          <w:t xml:space="preserve">דלא</w:t>
        </w:r>
      </w:ins>
      <w:del w:id="90634" w:author="מנוע מכני" w:date="2026-10-11T12:04:39Z">
        <w:r>
          <w:rPr>
            <w:rtl/>
          </w:rPr>
          <w:delText xml:space="preserve">דלאו</w:delText>
        </w:r>
      </w:del>
      <w:r>
        <w:rPr>
          <w:rtl/>
        </w:rPr>
        <w:t xml:space="preserve"> מצוה, </w:t>
      </w:r>
      <w:ins w:id="90171" w:author="מנוע מכני" w:date="2026-10-11T12:04:39Z">
        <w:r>
          <w:rPr>
            <w:rtl/>
          </w:rPr>
          <w:t xml:space="preserve">אפי'</w:t>
        </w:r>
      </w:ins>
      <w:del w:id="90172" w:author="מנוע מכני" w:date="2026-10-11T12:04:39Z">
        <w:r>
          <w:rPr>
            <w:rtl/>
          </w:rPr>
          <w:delText xml:space="preserve">אפילו</w:delText>
        </w:r>
      </w:del>
      <w:r>
        <w:rPr>
          <w:rtl/>
        </w:rPr>
        <w:t xml:space="preserve"> </w:t>
      </w:r>
      <w:r>
        <w:rPr>
          <w:rStyle w:val="2fb"/>
          <w:rtl/>
        </w:rPr>
        <w:t xml:space="preserve">רבי</w:t>
      </w:r>
      <w:r>
        <w:rPr>
          <w:rtl/>
        </w:rPr>
        <w:t xml:space="preserve"> יהושע מחייב! </w:t>
      </w:r>
    </w:p>
    <w:p>
      <w:pPr>
        <w:pStyle w:val="38"/>
        <w:rPr>
          <w:ins w:id="93981" w:author="מנוע מכני" w:date="2026-10-11T12:04:39Z"/>
        </w:rPr>
      </w:pPr>
      <w:r>
        <w:t>א</w:t>
      </w:r>
      <w:r>
        <w:t>"</w:t>
      </w:r>
      <w:r>
        <w:t>ל</w:t>
      </w:r>
      <w:r>
        <w:t xml:space="preserve">:</w:t>
      </w:r>
    </w:p>
    <w:p w:rsidR="00E403F0" w:rsidRPr="00AD695E" w:rsidRDefault="00E403F0" w:rsidP="00E403F0">
      <w:pPr>
        <w:rPr>
          <w:rtl/>
        </w:rPr>
      </w:pPr>
      <w:del w:id="93982" w:author="מנוע מכני" w:date="2026-10-11T12:04:39Z">
        <w:r>
          <w:rPr>
            <w:rtl/>
          </w:rPr>
          <w:delText xml:space="preserve"> </w:delText>
        </w:r>
      </w:del>
      <w:r>
        <w:rPr>
          <w:rtl/>
        </w:rPr>
        <w:t xml:space="preserve">הנח לתינוקות, הואיל ומקלקל בחבורה חייב, מתעסק בחבורה חייב.</w:t>
      </w:r>
    </w:p>
    <w:p w:rsidR="00E403F0" w:rsidRPr="00AD695E" w:rsidRDefault="00E403F0" w:rsidP="00E403F0">
      <w:pPr>
        <w:rPr>
          <w:rtl/>
        </w:rPr>
      </w:pPr>
    </w:p>
    <w:p>
      <w:pPr>
        <w:pStyle w:val="38"/>
        <w:rPr>
          <w:ins w:id="93983" w:author="מנוע מכני" w:date="2026-10-11T12:04:39Z"/>
        </w:rPr>
      </w:pPr>
      <w:r>
        <w:t>איתיביה ר"</w:t>
      </w:r>
      <w:r>
        <w:t>י ל</w:t>
      </w:r>
      <w:r>
        <w:t>שמואל ר"</w:t>
      </w:r>
      <w:r>
        <w:t>י</w:t>
      </w:r>
      <w:r>
        <w:t xml:space="preserve">:</w:t>
      </w:r>
    </w:p>
    <w:p w:rsidR="00E403F0" w:rsidRPr="00AD695E" w:rsidRDefault="00E403F0" w:rsidP="00E403F0">
      <w:pPr>
        <w:rPr>
          <w:rtl/>
        </w:rPr>
      </w:pPr>
      <w:del w:id="93984" w:author="מנוע מכני" w:date="2026-10-11T12:04:39Z">
        <w:r>
          <w:rPr>
            <w:rtl/>
          </w:rPr>
          <w:delText xml:space="preserve"> </w:delText>
        </w:r>
      </w:del>
      <w:r>
        <w:rPr>
          <w:rtl/>
        </w:rPr>
        <w:t xml:space="preserve">אפי' מתכוין ללקט תאנים וליקט ענבים, ענבים וליקט תאנים, שחורות וליקט לבנות, לבנות וליקט שחורות - </w:t>
      </w:r>
      <w:r>
        <w:rPr>
          <w:rStyle w:val="2fb"/>
          <w:rtl/>
        </w:rPr>
        <w:t xml:space="preserve">ר"א</w:t>
      </w:r>
      <w:r>
        <w:rPr>
          <w:rtl/>
        </w:rPr>
        <w:t xml:space="preserve"> מחייב חטאת, </w:t>
      </w:r>
      <w:r>
        <w:rPr>
          <w:rStyle w:val="2fb"/>
          <w:rtl/>
        </w:rPr>
        <w:t xml:space="preserve">ורבי</w:t>
      </w:r>
      <w:r>
        <w:rPr>
          <w:rtl/>
        </w:rPr>
        <w:t xml:space="preserve"> יהושע פוטר</w:t>
      </w:r>
      <w:ins w:id="92047" w:author="מנוע מכני" w:date="2026-10-11T12:04:39Z">
        <w:r>
          <w:rPr>
            <w:rtl/>
          </w:rPr>
          <w:t xml:space="preserve">,</w:t>
        </w:r>
      </w:ins>
      <w:del w:id="92048" w:author="מנוע מכני" w:date="2026-10-11T12:04:39Z">
        <w:r>
          <w:rPr>
            <w:rtl/>
          </w:rPr>
          <w:delText xml:space="preserve">;</w:delText>
        </w:r>
      </w:del>
    </w:p>
    <w:p w:rsidR="00E403F0" w:rsidRPr="00AD695E" w:rsidRDefault="00E403F0" w:rsidP="00E403F0">
      <w:pPr>
        <w:rPr>
          <w:rtl/>
        </w:rPr>
      </w:pPr>
      <w:r>
        <w:rPr>
          <w:rtl/>
        </w:rPr>
        <w:t>ו</w:t>
      </w:r>
      <w:r>
        <w:rPr>
          <w:rFonts w:hint="cs"/>
          <w:rtl/>
        </w:rPr>
        <w:t>אפי' דמ</w:t>
      </w:r>
      <w:r>
        <w:rPr>
          <w:rtl/>
        </w:rPr>
        <w:t xml:space="preserve">תעסק הוא, </w:t>
      </w:r>
      <w:r>
        <w:rPr>
          <w:rStyle w:val="2fb"/>
          <w:rtl/>
        </w:rPr>
        <w:t xml:space="preserve">ורבי</w:t>
      </w:r>
      <w:r>
        <w:rPr>
          <w:rtl/>
        </w:rPr>
        <w:t xml:space="preserve"> יהושע </w:t>
      </w:r>
      <w:ins w:id="90635" w:author="מנוע מכני" w:date="2026-10-11T12:04:39Z">
        <w:r>
          <w:rPr>
            <w:rtl/>
          </w:rPr>
          <w:t xml:space="preserve">גם</w:t>
        </w:r>
      </w:ins>
      <w:del w:id="90636" w:author="מנוע מכני" w:date="2026-10-11T12:04:39Z">
        <w:r>
          <w:rPr>
            <w:rtl/>
          </w:rPr>
          <w:delText xml:space="preserve">נמי</w:delText>
        </w:r>
      </w:del>
      <w:r>
        <w:rPr>
          <w:rtl/>
        </w:rPr>
        <w:t xml:space="preserve"> </w:t>
      </w:r>
      <w:r>
        <w:rPr>
          <w:rtl/>
        </w:rPr>
        <w:t xml:space="preserve">לא</w:t>
      </w:r>
      <w:r>
        <w:rPr>
          <w:rtl/>
        </w:rPr>
        <w:t xml:space="preserve"> פטר אלא מינא </w:t>
      </w:r>
      <w:ins w:id="90135" w:author="Claude - סמנטי" w:date="2026-10-11T12:21:47Z">
        <w:r>
          <w:rPr>
            <w:rtl/>
          </w:rPr>
          <w:t xml:space="preserve">למין</w:t>
        </w:r>
      </w:ins>
      <w:del w:id="90136" w:author="Claude - סמנטי" w:date="2026-10-11T12:21:47Z">
        <w:r>
          <w:rPr>
            <w:rtl/>
          </w:rPr>
          <w:delText xml:space="preserve">למינא</w:delText>
        </w:r>
      </w:del>
      <w:r>
        <w:rPr>
          <w:rtl/>
        </w:rPr>
        <w:t xml:space="preserve">, אבל בחד מינא מחייב! </w:t>
      </w:r>
    </w:p>
    <w:p>
      <w:pPr>
        <w:pStyle w:val="38"/>
        <w:rPr>
          <w:ins w:id="93985" w:author="מנוע מכני" w:date="2026-10-11T12:04:39Z"/>
        </w:rPr>
      </w:pPr>
      <w:r>
        <w:t>א"</w:t>
      </w:r>
      <w:r>
        <w:t>ל</w:t>
      </w:r>
      <w:r>
        <w:t xml:space="preserve">:</w:t>
      </w:r>
    </w:p>
    <w:p w:rsidR="00E403F0" w:rsidRPr="00AD695E" w:rsidRDefault="00E403F0" w:rsidP="00E403F0">
      <w:pPr>
        <w:rPr>
          <w:rtl/>
        </w:rPr>
      </w:pPr>
      <w:del w:id="93986" w:author="מנוע מכני" w:date="2026-10-11T12:04:39Z">
        <w:r>
          <w:rPr>
            <w:rtl/>
          </w:rPr>
          <w:delText xml:space="preserve"> </w:delText>
        </w:r>
      </w:del>
      <w:r>
        <w:rPr>
          <w:rtl/>
        </w:rPr>
        <w:t xml:space="preserve">שיננא, שבוק מתני' </w:t>
      </w:r>
      <w:ins w:id="90137" w:author="Claude - סמנטי" w:date="2026-10-11T12:21:47Z">
        <w:r>
          <w:rPr>
            <w:rtl/>
          </w:rPr>
          <w:t xml:space="preserve">ובוא</w:t>
        </w:r>
      </w:ins>
      <w:del w:id="90138" w:author="Claude - סמנטי" w:date="2026-10-11T12:21:47Z">
        <w:r>
          <w:rPr>
            <w:rtl/>
          </w:rPr>
          <w:delText xml:space="preserve">ותא</w:delText>
        </w:r>
      </w:del>
      <w:r>
        <w:rPr>
          <w:rtl/>
        </w:rPr>
        <w:t xml:space="preserve"> בתראי, </w:t>
      </w:r>
      <w:r>
        <w:rPr>
          <w:rtl/>
        </w:rPr>
        <w:t xml:space="preserve">ה</w:t>
      </w:r>
      <w:r>
        <w:rPr>
          <w:rFonts w:hint="cs"/>
          <w:rtl/>
        </w:rPr>
        <w:t>ב</w:t>
      </w:r>
      <w:r>
        <w:rPr>
          <w:rtl/>
        </w:rPr>
        <w:t>"</w:t>
      </w:r>
      <w:r>
        <w:rPr>
          <w:rFonts w:hint="cs"/>
          <w:rtl/>
        </w:rPr>
        <w:t>ע</w:t>
      </w:r>
      <w:r>
        <w:rPr>
          <w:rtl/>
        </w:rPr>
        <w:t xml:space="preserve"> כגון שאבד מלקט מלבו, נתכוון ללקט ענבים ושכח וסבור תאנים בעינא והלכה ידו על הענבים, </w:t>
      </w:r>
    </w:p>
    <w:p>
      <w:pPr>
        <w:pStyle w:val="38"/>
        <w:rPr>
          <w:ins w:id="93987" w:author="מנוע מכני" w:date="2026-10-11T12:04:39Z"/>
        </w:rPr>
      </w:pPr>
      <w:r>
        <w:t>דר</w:t>
      </w:r>
      <w:r>
        <w:t>"</w:t>
      </w:r>
      <w:r>
        <w:t>א</w:t>
      </w:r>
      <w:r>
        <w:t xml:space="preserve"> סבר:</w:t>
      </w:r>
    </w:p>
    <w:p w:rsidR="00E403F0" w:rsidRPr="00AD695E" w:rsidRDefault="00E403F0" w:rsidP="00E403F0">
      <w:pPr>
        <w:rPr>
          <w:rtl/>
        </w:rPr>
      </w:pPr>
      <w:del w:id="93988" w:author="מנוע מכני" w:date="2026-10-11T12:04:39Z">
        <w:r>
          <w:rPr>
            <w:rtl/>
          </w:rPr>
          <w:delText xml:space="preserve"> </w:delText>
        </w:r>
      </w:del>
      <w:r>
        <w:rPr>
          <w:rtl/>
        </w:rPr>
        <w:t xml:space="preserve">הרי נעשתה כוונתו, </w:t>
      </w:r>
      <w:r>
        <w:rPr>
          <w:rStyle w:val="2fb"/>
          <w:rtl/>
        </w:rPr>
        <w:t xml:space="preserve">ורבי</w:t>
      </w:r>
      <w:r>
        <w:rPr>
          <w:rtl/>
        </w:rPr>
        <w:t xml:space="preserve"> יהושע סבר: הרי </w:t>
      </w:r>
      <w:r>
        <w:rPr>
          <w:rtl/>
        </w:rPr>
        <w:t xml:space="preserve">לא</w:t>
      </w:r>
      <w:r>
        <w:rPr>
          <w:rtl/>
        </w:rPr>
        <w:t xml:space="preserve"> נעשתה כוונתו ומחשבתו.</w:t>
      </w:r>
    </w:p>
    <w:p w:rsidR="00E403F0" w:rsidRPr="00AD695E" w:rsidRDefault="00E403F0" w:rsidP="00E403F0">
      <w:pPr>
        <w:pStyle w:val="afff3"/>
        <w:framePr w:wrap="around"/>
        <w:spacing w:line="240" w:lineRule="exact"/>
        <w:rPr>
          <w:rtl/>
        </w:rPr>
      </w:pPr>
      <w:r w:rsidRPr="009239E9">
        <w:rPr>
          <w:rFonts w:hint="cs"/>
          <w:szCs w:val="18"/>
          <w:rtl/>
        </w:rPr>
        <w:t>כ.</w:t>
      </w:r>
    </w:p>
    <w:p w:rsidR="00E403F0" w:rsidRPr="00AD695E" w:rsidRDefault="00E403F0" w:rsidP="00E403F0">
      <w:pPr>
        <w:rPr>
          <w:rtl/>
        </w:rPr>
      </w:pPr>
    </w:p>
    <w:p w:rsidR="00E403F0" w:rsidRPr="002B4E05" w:rsidRDefault="00E403F0" w:rsidP="00E403F0">
      <w:pPr>
        <w:rPr>
          <w:spacing w:val="-2"/>
          <w:rtl/>
        </w:rPr>
      </w:pPr>
      <w:r w:rsidRPr="002B4E05">
        <w:rPr>
          <w:spacing w:val="-2"/>
          <w:rtl/>
        </w:rPr>
        <w:t xml:space="preserve">• מתיב </w:t>
      </w:r>
      <w:r w:rsidRPr="002B4E05">
        <w:rPr>
          <w:rStyle w:val="2fb"/>
          <w:spacing w:val="-2"/>
          <w:rtl/>
        </w:rPr>
        <w:t xml:space="preserve">רב</w:t>
      </w:r>
      <w:r w:rsidRPr="002B4E05">
        <w:rPr>
          <w:spacing w:val="-2"/>
          <w:rtl/>
        </w:rPr>
        <w:t xml:space="preserve"> אושעיא, </w:t>
      </w:r>
      <w:r w:rsidRPr="002B4E05">
        <w:rPr>
          <w:rStyle w:val="2fb"/>
          <w:spacing w:val="-2"/>
          <w:rtl/>
        </w:rPr>
        <w:t xml:space="preserve">ר"</w:t>
      </w:r>
      <w:r w:rsidRPr="002B4E05">
        <w:rPr>
          <w:rStyle w:val="2fb"/>
          <w:rFonts w:hint="cs"/>
          <w:spacing w:val="-2"/>
          <w:rtl/>
        </w:rPr>
        <w:t>ש</w:t>
      </w:r>
      <w:r w:rsidRPr="002B4E05">
        <w:rPr>
          <w:spacing w:val="-2"/>
          <w:rtl/>
        </w:rPr>
        <w:t xml:space="preserve"> שזורי </w:t>
      </w:r>
      <w:r w:rsidRPr="002B4E05">
        <w:rPr>
          <w:rStyle w:val="2fb"/>
          <w:spacing w:val="-2"/>
          <w:rtl/>
        </w:rPr>
        <w:t xml:space="preserve">ור"</w:t>
      </w:r>
      <w:r w:rsidRPr="002B4E05">
        <w:rPr>
          <w:rStyle w:val="2fb"/>
          <w:rFonts w:hint="cs"/>
          <w:spacing w:val="-2"/>
          <w:rtl/>
        </w:rPr>
        <w:t>ש</w:t>
      </w:r>
      <w:r w:rsidRPr="002B4E05">
        <w:rPr>
          <w:spacing w:val="-2"/>
          <w:rtl/>
        </w:rPr>
        <w:t xml:space="preserve"> אומרים: </w:t>
      </w:r>
      <w:r w:rsidRPr="002B4E05">
        <w:rPr>
          <w:spacing w:val="-2"/>
          <w:rtl/>
        </w:rPr>
        <w:t xml:space="preserve">לא</w:t>
      </w:r>
      <w:r w:rsidRPr="002B4E05">
        <w:rPr>
          <w:spacing w:val="-2"/>
          <w:rtl/>
        </w:rPr>
        <w:t xml:space="preserve"> נחלקו על דבר שהוא משם אחד שהוא חייב, </w:t>
      </w:r>
    </w:p>
    <w:p w:rsidR="00E403F0" w:rsidRPr="00AD695E" w:rsidRDefault="00E403F0" w:rsidP="00E403F0">
      <w:pPr>
        <w:rPr>
          <w:rtl/>
        </w:rPr>
      </w:pPr>
      <w:r>
        <w:rPr>
          <w:rtl/>
        </w:rPr>
        <w:t xml:space="preserve">על מה נחלקו על דבר שהוא משום שני שמות, </w:t>
      </w:r>
      <w:r>
        <w:rPr>
          <w:rStyle w:val="2fb"/>
          <w:rtl/>
        </w:rPr>
        <w:t xml:space="preserve">שר"</w:t>
      </w:r>
      <w:r>
        <w:rPr>
          <w:rStyle w:val="2fb"/>
          <w:rFonts w:hint="cs"/>
          <w:rtl/>
        </w:rPr>
        <w:t>א</w:t>
      </w:r>
      <w:r>
        <w:rPr>
          <w:rtl/>
        </w:rPr>
        <w:t xml:space="preserve"> מחייב חטאת, </w:t>
      </w:r>
      <w:r>
        <w:rPr>
          <w:rStyle w:val="2fb"/>
          <w:rtl/>
        </w:rPr>
        <w:t xml:space="preserve">ורבי</w:t>
      </w:r>
      <w:r>
        <w:rPr>
          <w:rtl/>
        </w:rPr>
        <w:t xml:space="preserve"> יהושע פוטר</w:t>
      </w:r>
      <w:ins w:id="92049" w:author="מנוע מכני" w:date="2026-10-11T12:04:39Z">
        <w:r>
          <w:rPr>
            <w:rtl/>
          </w:rPr>
          <w:t xml:space="preserve">,</w:t>
        </w:r>
      </w:ins>
      <w:del w:id="92050" w:author="מנוע מכני" w:date="2026-10-11T12:04:39Z">
        <w:r>
          <w:rPr>
            <w:rtl/>
          </w:rPr>
          <w:delText xml:space="preserve">;</w:delText>
        </w:r>
      </w:del>
    </w:p>
    <w:p w:rsidR="00E403F0" w:rsidRPr="00AD695E" w:rsidRDefault="00E403F0" w:rsidP="00E403F0">
      <w:pPr>
        <w:rPr>
          <w:rtl/>
        </w:rPr>
      </w:pPr>
      <w:r>
        <w:rPr>
          <w:rStyle w:val="2fb"/>
          <w:rtl/>
        </w:rPr>
        <w:t>ו</w:t>
      </w:r>
      <w:r>
        <w:rPr>
          <w:rStyle w:val="2fb"/>
          <w:rFonts w:hint="cs"/>
          <w:rtl/>
        </w:rPr>
        <w:t>ל</w:t>
      </w:r>
      <w:r>
        <w:rPr>
          <w:rStyle w:val="2fb"/>
          <w:rtl/>
        </w:rPr>
        <w:t>ר"</w:t>
      </w:r>
      <w:r>
        <w:rPr>
          <w:rStyle w:val="2fb"/>
          <w:rFonts w:hint="cs"/>
          <w:rtl/>
        </w:rPr>
        <w:t xml:space="preserve">י</w:t>
      </w:r>
      <w:r>
        <w:rPr>
          <w:rFonts w:hint="cs"/>
          <w:rtl/>
        </w:rPr>
        <w:t xml:space="preserve"> ד</w:t>
      </w:r>
      <w:r>
        <w:rPr>
          <w:rtl/>
        </w:rPr>
        <w:t xml:space="preserve">שחורות ולבנות </w:t>
      </w:r>
      <w:r>
        <w:rPr>
          <w:rFonts w:hint="cs"/>
          <w:rtl/>
        </w:rPr>
        <w:t xml:space="preserve">הינו שני שמות והיינו </w:t>
      </w:r>
      <w:r>
        <w:rPr>
          <w:rStyle w:val="2fb"/>
          <w:rFonts w:hint="cs"/>
          <w:rtl/>
        </w:rPr>
        <w:t xml:space="preserve">ר</w:t>
      </w:r>
      <w:r>
        <w:rPr>
          <w:rStyle w:val="2fb"/>
          <w:rtl/>
        </w:rPr>
        <w:t>"</w:t>
      </w:r>
      <w:r>
        <w:rPr>
          <w:rStyle w:val="2fb"/>
          <w:rFonts w:hint="cs"/>
          <w:rtl/>
        </w:rPr>
        <w:t xml:space="preserve">ש</w:t>
      </w:r>
      <w:r>
        <w:rPr>
          <w:rFonts w:hint="cs"/>
          <w:rtl/>
        </w:rPr>
        <w:t xml:space="preserve"> </w:t>
      </w:r>
      <w:r>
        <w:rPr>
          <w:rStyle w:val="2fb"/>
          <w:rFonts w:hint="cs"/>
          <w:rtl/>
        </w:rPr>
        <w:t xml:space="preserve">ור</w:t>
      </w:r>
      <w:r>
        <w:rPr>
          <w:rStyle w:val="2fb"/>
          <w:rtl/>
        </w:rPr>
        <w:t>"</w:t>
      </w:r>
      <w:r>
        <w:rPr>
          <w:rStyle w:val="2fb"/>
          <w:rFonts w:hint="cs"/>
          <w:rtl/>
        </w:rPr>
        <w:t xml:space="preserve">ש</w:t>
      </w:r>
      <w:r>
        <w:rPr>
          <w:rFonts w:hint="cs"/>
          <w:rtl/>
        </w:rPr>
        <w:t xml:space="preserve"> שזורי ומה </w:t>
      </w:r>
      <w:r>
        <w:rPr>
          <w:rStyle w:val="2fb"/>
          <w:rFonts w:hint="cs"/>
          <w:rtl/>
        </w:rPr>
        <w:t xml:space="preserve">ר</w:t>
      </w:r>
      <w:r>
        <w:rPr>
          <w:rStyle w:val="2fb"/>
          <w:rtl/>
        </w:rPr>
        <w:t>"</w:t>
      </w:r>
      <w:r>
        <w:rPr>
          <w:rStyle w:val="2fb"/>
          <w:rFonts w:hint="cs"/>
          <w:rtl/>
        </w:rPr>
        <w:t xml:space="preserve">י</w:t>
      </w:r>
      <w:r>
        <w:rPr>
          <w:rFonts w:hint="cs"/>
          <w:rtl/>
        </w:rPr>
        <w:t xml:space="preserve"> בא להשמיע </w:t>
      </w:r>
    </w:p>
    <w:p>
      <w:pPr>
        <w:pStyle w:val="38"/>
        <w:rPr>
          <w:ins w:id="93989" w:author="מנוע מכני" w:date="2026-10-11T12:04:39Z"/>
        </w:rPr>
      </w:pPr>
      <w:r w:rsidRPr="00217260">
        <w:t xml:space="preserve">אלא</w:t>
      </w:r>
    </w:p>
    <w:p w:rsidR="00E403F0" w:rsidRPr="00AD695E" w:rsidRDefault="00E403F0" w:rsidP="00E403F0">
      <w:pPr>
        <w:rPr>
          <w:rtl/>
        </w:rPr>
      </w:pPr>
      <w:del w:id="93990" w:author="מנוע מכני" w:date="2026-10-11T12:04:39Z">
        <w:r w:rsidRPr="00217260">
          <w:rPr>
            <w:b/>
            <w:bCs/>
            <w:rtl/>
          </w:rPr>
          <w:delText xml:space="preserve"> </w:delText>
        </w:r>
      </w:del>
      <w:ins w:id="90637" w:author="מנוע מכני" w:date="2026-10-11T12:04:39Z">
        <w:r>
          <w:rPr>
            <w:b/>
            <w:bCs/>
            <w:rtl/>
          </w:rPr>
          <w:t xml:space="preserve">יש</w:t>
        </w:r>
      </w:ins>
      <w:del w:id="90638" w:author="מנוע מכני" w:date="2026-10-11T12:04:39Z">
        <w:r w:rsidRPr="00217260">
          <w:rPr>
            <w:b/>
            <w:bCs/>
            <w:rtl/>
          </w:rPr>
          <w:delText xml:space="preserve">איכא</w:delText>
        </w:r>
      </w:del>
      <w:r w:rsidRPr="00217260">
        <w:rPr>
          <w:b/>
          <w:bCs/>
          <w:rtl/>
        </w:rPr>
        <w:t xml:space="preserve"> </w:t>
      </w:r>
      <w:ins w:id="90139" w:author="Claude - סמנטי" w:date="2026-10-11T12:21:47Z">
        <w:r>
          <w:rPr>
            <w:b/>
            <w:bCs/>
            <w:rtl/>
          </w:rPr>
          <w:t xml:space="preserve">ביניהם</w:t>
        </w:r>
      </w:ins>
      <w:del w:id="90140" w:author="Claude - סמנטי" w:date="2026-10-11T12:21:47Z">
        <w:r w:rsidRPr="00217260">
          <w:rPr>
            <w:b/>
            <w:bCs/>
            <w:rtl/>
          </w:rPr>
          <w:delText xml:space="preserve">בינייהו</w:delText>
        </w:r>
      </w:del>
      <w:r>
        <w:rPr>
          <w:rFonts w:hint="cs"/>
          <w:b/>
          <w:bCs/>
          <w:rtl/>
        </w:rPr>
        <w:t xml:space="preserve"> מתעסק</w:t>
      </w:r>
      <w:r w:rsidRPr="00217260">
        <w:rPr>
          <w:b/>
          <w:bCs/>
          <w:rtl/>
        </w:rPr>
        <w:t xml:space="preserve">, </w:t>
      </w:r>
      <w:r w:rsidRPr="000C2266">
        <w:rPr>
          <w:rStyle w:val="2fb"/>
          <w:b/>
          <w:bCs/>
          <w:rtl/>
        </w:rPr>
        <w:t>ד</w:t>
      </w:r>
      <w:r>
        <w:rPr>
          <w:rStyle w:val="2fb"/>
          <w:rFonts w:hint="cs"/>
          <w:b/>
          <w:bCs/>
          <w:rtl/>
        </w:rPr>
        <w:t>ל</w:t>
      </w:r>
      <w:r w:rsidRPr="000C2266">
        <w:rPr>
          <w:rStyle w:val="2fb"/>
          <w:b/>
          <w:bCs/>
          <w:rtl/>
        </w:rPr>
        <w:t>ר</w:t>
      </w:r>
      <w:r>
        <w:rPr>
          <w:rStyle w:val="2fb"/>
          <w:rtl/>
        </w:rPr>
        <w:t>"</w:t>
      </w:r>
      <w:r>
        <w:rPr>
          <w:rStyle w:val="2fb"/>
          <w:rFonts w:hint="cs"/>
          <w:rtl/>
        </w:rPr>
        <w:t>י</w:t>
      </w:r>
      <w:r>
        <w:rPr>
          <w:rtl/>
        </w:rPr>
        <w:t xml:space="preserve">: מתעסק חייב, [</w:t>
      </w:r>
      <w:r>
        <w:rPr>
          <w:rStyle w:val="2fb"/>
          <w:rtl/>
        </w:rPr>
        <w:t xml:space="preserve">ור"ש</w:t>
      </w:r>
      <w:r>
        <w:rPr>
          <w:rtl/>
        </w:rPr>
        <w:t xml:space="preserve">] </w:t>
      </w:r>
      <w:r w:rsidRPr="000C2266">
        <w:rPr>
          <w:rStyle w:val="2fb"/>
          <w:b/>
          <w:bCs/>
          <w:rtl/>
        </w:rPr>
        <w:t xml:space="preserve">ור"ש</w:t>
      </w:r>
      <w:r w:rsidRPr="000C2266">
        <w:rPr>
          <w:b/>
          <w:bCs/>
          <w:rtl/>
        </w:rPr>
        <w:t xml:space="preserve"> שזורי</w:t>
      </w:r>
      <w:r>
        <w:rPr>
          <w:rtl/>
        </w:rPr>
        <w:t xml:space="preserve">: מתעסק פטור! </w:t>
      </w:r>
    </w:p>
    <w:p>
      <w:pPr>
        <w:pStyle w:val="38"/>
        <w:rPr>
          <w:ins w:id="93991" w:author="מנוע מכני" w:date="2026-10-11T12:04:39Z"/>
        </w:rPr>
      </w:pPr>
      <w:r>
        <w:t xml:space="preserve">ודחי'</w:t>
      </w:r>
    </w:p>
    <w:p w:rsidR="00E403F0" w:rsidRPr="00AD695E" w:rsidRDefault="00E403F0" w:rsidP="00E403F0">
      <w:pPr>
        <w:rPr>
          <w:rtl/>
        </w:rPr>
      </w:pPr>
      <w:del w:id="93992" w:author="מנוע מכני" w:date="2026-10-11T12:04:39Z">
        <w:r>
          <w:rPr>
            <w:rFonts w:hint="cs"/>
            <w:rtl/>
          </w:rPr>
          <w:delText xml:space="preserve"> </w:delText>
        </w:r>
      </w:del>
      <w:r w:rsidRPr="00A34521">
        <w:rPr>
          <w:rFonts w:hint="cs"/>
          <w:b/>
          <w:bCs/>
          <w:rtl/>
        </w:rPr>
        <w:t>דמ</w:t>
      </w:r>
      <w:r w:rsidRPr="00A34521">
        <w:rPr>
          <w:b/>
          <w:bCs/>
          <w:rtl/>
        </w:rPr>
        <w:t>תעסק</w:t>
      </w:r>
      <w:r>
        <w:rPr>
          <w:rtl/>
        </w:rPr>
        <w:t xml:space="preserve"> </w:t>
      </w:r>
      <w:r w:rsidRPr="00217260">
        <w:rPr>
          <w:rFonts w:hint="cs"/>
          <w:b/>
          <w:bCs/>
          <w:rtl/>
        </w:rPr>
        <w:t>לכו</w:t>
      </w:r>
      <w:r w:rsidRPr="00217260">
        <w:rPr>
          <w:b/>
          <w:bCs/>
          <w:rtl/>
        </w:rPr>
        <w:t>"</w:t>
      </w:r>
      <w:r w:rsidRPr="00217260">
        <w:rPr>
          <w:rFonts w:hint="cs"/>
          <w:b/>
          <w:bCs/>
          <w:rtl/>
        </w:rPr>
        <w:t>ע</w:t>
      </w:r>
      <w:r>
        <w:rPr>
          <w:rFonts w:hint="cs"/>
          <w:rtl/>
        </w:rPr>
        <w:t xml:space="preserve"> פטור </w:t>
      </w:r>
      <w:r>
        <w:rPr>
          <w:rStyle w:val="2fb"/>
          <w:rFonts w:hint="cs"/>
          <w:rtl/>
        </w:rPr>
        <w:t xml:space="preserve">ור</w:t>
      </w:r>
      <w:r>
        <w:rPr>
          <w:rStyle w:val="2fb"/>
          <w:rtl/>
        </w:rPr>
        <w:t>"</w:t>
      </w:r>
      <w:r>
        <w:rPr>
          <w:rStyle w:val="2fb"/>
          <w:rFonts w:hint="cs"/>
          <w:rtl/>
        </w:rPr>
        <w:t xml:space="preserve">ש</w:t>
      </w:r>
      <w:r>
        <w:rPr>
          <w:rFonts w:hint="cs"/>
          <w:rtl/>
        </w:rPr>
        <w:t xml:space="preserve"> שזורי סבר </w:t>
      </w:r>
      <w:r>
        <w:rPr>
          <w:rtl/>
        </w:rPr>
        <w:t xml:space="preserve">שכח מלקט מלבו בשם אחד </w:t>
      </w:r>
      <w:r w:rsidRPr="00217260">
        <w:rPr>
          <w:rFonts w:hint="cs"/>
          <w:b/>
          <w:bCs/>
          <w:rtl/>
        </w:rPr>
        <w:t>לכו</w:t>
      </w:r>
      <w:r w:rsidRPr="00217260">
        <w:rPr>
          <w:b/>
          <w:bCs/>
          <w:rtl/>
        </w:rPr>
        <w:t>"</w:t>
      </w:r>
      <w:r w:rsidRPr="00217260">
        <w:rPr>
          <w:rFonts w:hint="cs"/>
          <w:b/>
          <w:bCs/>
          <w:rtl/>
        </w:rPr>
        <w:t>ע</w:t>
      </w:r>
      <w:r>
        <w:rPr>
          <w:rFonts w:hint="cs"/>
          <w:rtl/>
        </w:rPr>
        <w:t xml:space="preserve"> חייב</w:t>
      </w:r>
    </w:p>
    <w:p>
      <w:pPr>
        <w:pStyle w:val="38"/>
        <w:rPr>
          <w:ins w:id="93993" w:author="מנוע מכני" w:date="2026-10-11T12:04:39Z"/>
        </w:rPr>
      </w:pPr>
      <w:r>
        <w:tab/>
      </w:r>
      <w:del w:id="90059" w:author="מנוע מכני" w:date="2026-10-11T12:04:39Z">
        <w:r>
          <w:delText xml:space="preserve">          </w:delText>
        </w:r>
        <w:r w:rsidRPr="00A34521">
          <w:delText xml:space="preserve">  </w:delText>
        </w:r>
      </w:del>
      <w:ins w:id="90639" w:author="מנוע מכני" w:date="2026-10-11T12:04:39Z">
        <w:r>
          <w:t xml:space="preserve">וחלקו</w:t>
        </w:r>
      </w:ins>
      <w:del w:id="90640" w:author="מנוע מכני" w:date="2026-10-11T12:04:39Z">
        <w:r w:rsidRPr="00A34521">
          <w:delText xml:space="preserve">ופליגי</w:delText>
        </w:r>
      </w:del>
      <w:r w:rsidRPr="00A34521">
        <w:t xml:space="preserve"> </w:t>
      </w:r>
      <w:r w:rsidRPr="00A34521">
        <w:t>בשני שמות</w:t>
      </w:r>
      <w:r>
        <w:t>, ר"</w:t>
      </w:r>
      <w:r>
        <w:t>י</w:t>
      </w:r>
      <w:r>
        <w:t xml:space="preserve"> סבר:</w:t>
      </w:r>
    </w:p>
    <w:p w:rsidR="00E403F0" w:rsidRPr="00AD695E" w:rsidRDefault="00E403F0" w:rsidP="00E403F0">
      <w:pPr>
        <w:rPr>
          <w:rtl/>
        </w:rPr>
      </w:pPr>
      <w:del w:id="93994" w:author="מנוע מכני" w:date="2026-10-11T12:04:39Z">
        <w:r>
          <w:rPr>
            <w:rtl/>
          </w:rPr>
          <w:delText xml:space="preserve"> </w:delText>
        </w:r>
      </w:del>
      <w:r>
        <w:rPr>
          <w:rtl/>
        </w:rPr>
        <w:t xml:space="preserve">לא</w:t>
      </w:r>
      <w:r>
        <w:rPr>
          <w:rtl/>
        </w:rPr>
        <w:t xml:space="preserve"> שנא בשם אחד ולא שנא בשני שמות </w:t>
      </w:r>
      <w:ins w:id="90641" w:author="מנוע מכני" w:date="2026-10-11T12:04:39Z">
        <w:r>
          <w:rPr>
            <w:rtl/>
          </w:rPr>
          <w:t xml:space="preserve">חלקו</w:t>
        </w:r>
      </w:ins>
      <w:del w:id="90642" w:author="מנוע מכני" w:date="2026-10-11T12:04:39Z">
        <w:r>
          <w:rPr>
            <w:rtl/>
          </w:rPr>
          <w:delText xml:space="preserve">פליגי</w:delText>
        </w:r>
      </w:del>
      <w:r>
        <w:rPr>
          <w:rtl/>
        </w:rPr>
        <w:t xml:space="preserve">.</w:t>
      </w:r>
    </w:p>
    <w:p>
      <w:pPr>
        <w:pStyle w:val="38"/>
        <w:rPr>
          <w:ins w:id="93996" w:author="מנוע מכני" w:date="2026-10-11T12:04:39Z"/>
        </w:rPr>
      </w:pPr>
      <w:del w:id="93995" w:author="מנוע מכני" w:date="2026-10-11T12:04:39Z">
        <w:r>
          <w:delText xml:space="preserve">•</w:delText>
        </w:r>
      </w:del>
      <w:r>
        <w:t xml:space="preserve"> </w:t>
      </w:r>
      <w:r w:rsidRPr="000C2266">
        <w:t xml:space="preserve">רבא</w:t>
      </w:r>
      <w:ins w:id="92053" w:author="מנוע מכני" w:date="2026-10-11T12:04:39Z">
        <w:r>
          <w:t xml:space="preserve"> </w:t>
        </w:r>
      </w:ins>
      <w:del w:id="92054" w:author="מנוע מכני" w:date="2026-10-11T12:04:39Z">
        <w:r w:rsidRPr="000C2266">
          <w:delText xml:space="preserve">  </w:delText>
        </w:r>
      </w:del>
      <w:ins w:id="90643" w:author="מנוע מכני" w:date="2026-10-11T12:04:39Z">
        <w:r>
          <w:t xml:space="preserve">יש</w:t>
        </w:r>
      </w:ins>
      <w:del w:id="90644" w:author="מנוע מכני" w:date="2026-10-11T12:04:39Z">
        <w:r w:rsidRPr="000C2266">
          <w:delText xml:space="preserve">איכא</w:delText>
        </w:r>
      </w:del>
      <w:r w:rsidRPr="000C2266">
        <w:t xml:space="preserve"> בנייהו</w:t>
      </w:r>
      <w:r>
        <w:t xml:space="preserve">:</w:t>
      </w:r>
    </w:p>
    <w:p w:rsidR="00E403F0" w:rsidRPr="00AD695E" w:rsidRDefault="00E403F0" w:rsidP="00E403F0">
      <w:pPr>
        <w:rPr>
          <w:rtl/>
        </w:rPr>
      </w:pPr>
      <w:del w:id="93997" w:author="מנוע מכני" w:date="2026-10-11T12:04:39Z">
        <w:r>
          <w:rPr>
            <w:rFonts w:hint="cs"/>
            <w:rtl/>
          </w:rPr>
          <w:delText xml:space="preserve"> </w:delText>
        </w:r>
      </w:del>
      <w:r>
        <w:rPr>
          <w:rtl/>
        </w:rPr>
        <w:t xml:space="preserve">ליקדם והתניא: היו לפניו שתי נרות דולקות, ונתכוין לכבות את זו וכיבה את זו, להדליק את זו והדליק את זו - פטור</w:t>
      </w:r>
      <w:ins w:id="92051" w:author="מנוע מכני" w:date="2026-10-11T12:04:39Z">
        <w:r>
          <w:rPr>
            <w:rtl/>
          </w:rPr>
          <w:t xml:space="preserve">,</w:t>
        </w:r>
      </w:ins>
      <w:del w:id="92052" w:author="מנוע מכני" w:date="2026-10-11T12:04:39Z">
        <w:r>
          <w:rPr>
            <w:rtl/>
          </w:rPr>
          <w:delText xml:space="preserve">;</w:delText>
        </w:r>
      </w:del>
    </w:p>
    <w:p w:rsidR="00E403F0" w:rsidRPr="00AD695E" w:rsidRDefault="00E403F0" w:rsidP="00E403F0">
      <w:pPr>
        <w:rPr>
          <w:rtl/>
        </w:rPr>
      </w:pPr>
      <w:r>
        <w:rPr>
          <w:rtl/>
        </w:rPr>
        <w:tab/>
        <w:t xml:space="preserve">להדליק ולכבות, וכיבה והדליק בנשימה אחת - חייב, בשתי נשימות פטור פשיטא! </w:t>
      </w:r>
    </w:p>
    <w:p w:rsidR="00E403F0" w:rsidRPr="00AD695E" w:rsidRDefault="00E403F0" w:rsidP="00E403F0">
      <w:pPr>
        <w:rPr>
          <w:rtl/>
        </w:rPr>
      </w:pPr>
      <w:r>
        <w:rPr>
          <w:rtl/>
        </w:rPr>
        <w:t>מ</w:t>
      </w:r>
      <w:r>
        <w:rPr>
          <w:rFonts w:hint="cs"/>
          <w:rtl/>
        </w:rPr>
        <w:t>ה</w:t>
      </w:r>
      <w:r>
        <w:rPr>
          <w:rtl/>
        </w:rPr>
        <w:t>"</w:t>
      </w:r>
      <w:r>
        <w:rPr>
          <w:rFonts w:hint="cs"/>
          <w:rtl/>
        </w:rPr>
        <w:t>ד</w:t>
      </w:r>
      <w:r>
        <w:rPr>
          <w:rtl/>
        </w:rPr>
        <w:t xml:space="preserve">: </w:t>
      </w:r>
      <w:r>
        <w:rPr>
          <w:rtl/>
        </w:rPr>
        <w:t xml:space="preserve">לא</w:t>
      </w:r>
      <w:r>
        <w:rPr>
          <w:rtl/>
        </w:rPr>
        <w:t xml:space="preserve"> </w:t>
      </w:r>
      <w:r>
        <w:rPr>
          <w:rFonts w:hint="cs"/>
          <w:rtl/>
        </w:rPr>
        <w:t xml:space="preserve">נעשתה מחשבתו </w:t>
      </w:r>
      <w:ins w:id="90647" w:author="מנוע מכני" w:date="2026-10-11T12:04:39Z">
        <w:r>
          <w:rPr>
            <w:rtl/>
          </w:rPr>
          <w:t xml:space="preserve">שהרי</w:t>
        </w:r>
      </w:ins>
      <w:del w:id="90648" w:author="מנוע מכני" w:date="2026-10-11T12:04:39Z">
        <w:r>
          <w:rPr>
            <w:rtl/>
          </w:rPr>
          <w:delText xml:space="preserve">דהא</w:delText>
        </w:r>
      </w:del>
      <w:r>
        <w:rPr>
          <w:rtl/>
        </w:rPr>
        <w:t xml:space="preserve"> להדליק </w:t>
      </w:r>
      <w:ins w:id="92927" w:author="מנוע מכני" w:date="2026-10-11T12:04:39Z">
        <w:r>
          <w:rPr>
            <w:rtl/>
          </w:rPr>
          <w:t xml:space="preserve">מתחילה</w:t>
        </w:r>
      </w:ins>
      <w:del w:id="92928" w:author="מנוע מכני" w:date="2026-10-11T12:04:39Z">
        <w:r>
          <w:rPr>
            <w:rtl/>
          </w:rPr>
          <w:delText xml:space="preserve">מעיקרא</w:delText>
        </w:r>
      </w:del>
      <w:r>
        <w:rPr>
          <w:rtl/>
        </w:rPr>
        <w:t xml:space="preserve"> בעי ולבסוף לכבות, וכ</w:t>
      </w:r>
      <w:r>
        <w:rPr>
          <w:rFonts w:hint="cs"/>
          <w:rtl/>
        </w:rPr>
        <w:t xml:space="preserve">שעשה </w:t>
      </w:r>
      <w:r>
        <w:rPr>
          <w:rtl/>
        </w:rPr>
        <w:t xml:space="preserve">מעשה, כיבה ובסוף הדליק הוא ואימא פטור, </w:t>
      </w:r>
      <w:r>
        <w:rPr>
          <w:rFonts w:hint="cs"/>
          <w:rtl/>
        </w:rPr>
        <w:t>קמ</w:t>
      </w:r>
      <w:r>
        <w:rPr>
          <w:rtl/>
        </w:rPr>
        <w:t>"</w:t>
      </w:r>
      <w:r>
        <w:rPr>
          <w:rFonts w:hint="cs"/>
          <w:rtl/>
        </w:rPr>
        <w:t>ל</w:t>
      </w:r>
      <w:r>
        <w:rPr>
          <w:rtl/>
        </w:rPr>
        <w:t xml:space="preserve">: נהי דאקדומי </w:t>
      </w:r>
      <w:r>
        <w:rPr>
          <w:rtl/>
        </w:rPr>
        <w:t xml:space="preserve">לא</w:t>
      </w:r>
      <w:r>
        <w:rPr>
          <w:rtl/>
        </w:rPr>
        <w:t xml:space="preserve"> מקדים, אחורי </w:t>
      </w:r>
      <w:ins w:id="90645" w:author="מנוע מכני" w:date="2026-10-11T12:04:39Z">
        <w:r>
          <w:rPr>
            <w:rtl/>
          </w:rPr>
          <w:t xml:space="preserve">גם</w:t>
        </w:r>
      </w:ins>
      <w:del w:id="90646" w:author="מנוע מכני" w:date="2026-10-11T12:04:39Z">
        <w:r>
          <w:rPr>
            <w:rtl/>
          </w:rPr>
          <w:delText xml:space="preserve">נמי</w:delText>
        </w:r>
      </w:del>
      <w:r>
        <w:rPr>
          <w:rtl/>
        </w:rPr>
        <w:t xml:space="preserve"> </w:t>
      </w:r>
      <w:r>
        <w:rPr>
          <w:rtl/>
        </w:rPr>
        <w:t xml:space="preserve">לא</w:t>
      </w:r>
      <w:r>
        <w:rPr>
          <w:rtl/>
        </w:rPr>
        <w:t xml:space="preserve"> מאחר.</w:t>
      </w:r>
    </w:p>
    <w:p w:rsidR="00E403F0" w:rsidRPr="00AD695E" w:rsidRDefault="00E403F0" w:rsidP="00E403F0">
      <w:pPr>
        <w:rPr>
          <w:rtl/>
        </w:rPr>
      </w:pPr>
      <w:r>
        <w:rPr>
          <w:rFonts w:ascii="BA חניכי הישיבות" w:hAnsi="BA חניכי הישיבות" w:cs="BA חניכי הישיבות"/>
          <w:rtl/>
        </w:rPr>
        <w:lastRenderedPageBreak/>
        <w:t>׻</w:t>
      </w:r>
    </w:p>
    <w:p>
      <w:pPr>
        <w:pStyle w:val="afffff8"/>
        <w:rPr>
          <w:ins w:id="90075" w:author="קלוד" w:date="2026-10-11T12:26:18Z"/>
        </w:rPr>
      </w:pPr>
      <w:ins w:id="90076" w:author="קלוד" w:date="2026-10-11T12:26:18Z">
        <w:r>
          <w:rPr>
            <w:color w:val="7B3F00"/>
          </w:rPr>
          <w:t xml:space="preserve">החותה גחלים בשבת - מכבה העליונות ומבעיר התחתונות</w:t>
        </w:r>
      </w:ins>
    </w:p>
    <w:p>
      <w:pPr>
        <w:pStyle w:val="38"/>
        <w:rPr>
          <w:ins w:id="93999" w:author="מנוע מכני" w:date="2026-10-11T12:04:39Z"/>
        </w:rPr>
      </w:pPr>
      <w:del w:id="93998" w:author="מנוע מכני" w:date="2026-10-11T12:04:39Z">
        <w:r w:rsidRPr="000C2266">
          <w:delText xml:space="preserve">•</w:delText>
        </w:r>
      </w:del>
      <w:r w:rsidRPr="000C2266">
        <w:t xml:space="preserve"> ת"</w:t>
      </w:r>
      <w:r w:rsidRPr="000C2266">
        <w:t>ר</w:t>
      </w:r>
      <w:r w:rsidRPr="000C2266">
        <w:t xml:space="preserve">:</w:t>
      </w:r>
    </w:p>
    <w:p w:rsidR="00E403F0" w:rsidRPr="00AD695E" w:rsidRDefault="00E403F0" w:rsidP="00E403F0">
      <w:pPr>
        <w:rPr>
          <w:rtl/>
        </w:rPr>
      </w:pPr>
      <w:del w:id="94000" w:author="מנוע מכני" w:date="2026-10-11T12:04:39Z">
        <w:r w:rsidRPr="000C2266">
          <w:rPr>
            <w:b/>
            <w:bCs/>
            <w:rtl/>
          </w:rPr>
          <w:delText xml:space="preserve"> </w:delText>
        </w:r>
      </w:del>
      <w:r w:rsidRPr="000C2266">
        <w:rPr>
          <w:b/>
          <w:bCs/>
          <w:rtl/>
        </w:rPr>
        <w:t xml:space="preserve">החותה גחלים בשבת - חייב חטאת</w:t>
      </w:r>
      <w:ins w:id="92055" w:author="מנוע מכני" w:date="2026-10-11T12:04:39Z">
        <w:r>
          <w:rPr>
            <w:b/>
            <w:bCs/>
            <w:rtl/>
          </w:rPr>
          <w:t xml:space="preserve">,</w:t>
        </w:r>
      </w:ins>
      <w:del w:id="92056" w:author="מנוע מכני" w:date="2026-10-11T12:04:39Z">
        <w:r w:rsidRPr="000C2266">
          <w:rPr>
            <w:b/>
            <w:bCs/>
            <w:rtl/>
          </w:rPr>
          <w:delText xml:space="preserve">;</w:delText>
        </w:r>
      </w:del>
    </w:p>
    <w:p>
      <w:pPr>
        <w:pStyle w:val="38"/>
        <w:rPr>
          <w:ins w:id="94001" w:author="מנוע מכני" w:date="2026-10-11T12:04:39Z"/>
        </w:rPr>
      </w:pPr>
      <w:r>
        <w:t>ר</w:t>
      </w:r>
      <w:r>
        <w:t>שב</w:t>
      </w:r>
      <w:r>
        <w:t>"</w:t>
      </w:r>
      <w:r>
        <w:t>א מראב</w:t>
      </w:r>
      <w:r>
        <w:t>"</w:t>
      </w:r>
      <w:r>
        <w:t>צ</w:t>
      </w:r>
      <w:r>
        <w:t xml:space="preserve">:</w:t>
      </w:r>
    </w:p>
    <w:p w:rsidR="00E403F0" w:rsidRPr="00AD695E" w:rsidRDefault="00E403F0" w:rsidP="00E403F0">
      <w:pPr>
        <w:rPr>
          <w:rtl/>
        </w:rPr>
      </w:pPr>
      <w:del w:id="94002" w:author="מנוע מכני" w:date="2026-10-11T12:04:39Z">
        <w:r>
          <w:rPr>
            <w:rtl/>
          </w:rPr>
          <w:delText xml:space="preserve"> </w:delText>
        </w:r>
      </w:del>
      <w:r>
        <w:rPr>
          <w:rtl/>
        </w:rPr>
        <w:t xml:space="preserve">חייב שתים, מפני שהוא מכבה את העליונות ומבעיר את התחתונות.</w:t>
      </w:r>
    </w:p>
    <w:p>
      <w:pPr>
        <w:pStyle w:val="38"/>
        <w:rPr>
          <w:ins w:id="94003" w:author="מנוע מכני" w:date="2026-10-11T12:04:39Z"/>
        </w:rPr>
      </w:pPr>
      <w:r w:rsidRPr="00217260">
        <w:t>א.</w:t>
      </w:r>
      <w:r>
        <w:t xml:space="preserve"> ר</w:t>
      </w:r>
      <w:r>
        <w:t>"</w:t>
      </w:r>
      <w:r>
        <w:t>א ור</w:t>
      </w:r>
      <w:r>
        <w:t>"</w:t>
      </w:r>
      <w:r>
        <w:t>ח</w:t>
      </w:r>
      <w:r>
        <w:t xml:space="preserve">:</w:t>
      </w:r>
    </w:p>
    <w:p w:rsidR="00E403F0" w:rsidRPr="00AD695E" w:rsidRDefault="00E403F0" w:rsidP="00E403F0">
      <w:pPr>
        <w:rPr>
          <w:rtl/>
        </w:rPr>
      </w:pPr>
      <w:del w:id="94004" w:author="מנוע מכני" w:date="2026-10-11T12:04:39Z">
        <w:r>
          <w:rPr>
            <w:rtl/>
          </w:rPr>
          <w:delText xml:space="preserve"> </w:delText>
        </w:r>
      </w:del>
      <w:r>
        <w:rPr>
          <w:rtl/>
        </w:rPr>
        <w:t xml:space="preserve">כגון שנתכוין לכבות העליונות כדי להבעיר התחתונות, </w:t>
      </w:r>
    </w:p>
    <w:p>
      <w:pPr>
        <w:pStyle w:val="38"/>
        <w:rPr>
          <w:ins w:id="94005" w:author="מנוע מכני" w:date="2026-10-11T12:04:39Z"/>
        </w:rPr>
      </w:pPr>
      <w:r w:rsidRPr="002B4E05">
        <w:tab/>
      </w:r>
      <w:r w:rsidRPr="002B4E05">
        <w:tab/>
      </w:r>
      <w:r w:rsidRPr="002B4E05">
        <w:tab/>
        <w:t>ד</w:t>
      </w:r>
      <w:r w:rsidRPr="002B4E05">
        <w:t>ל</w:t>
      </w:r>
      <w:r w:rsidRPr="002B4E05">
        <w:t>ת"</w:t>
      </w:r>
      <w:r w:rsidRPr="002B4E05">
        <w:t>ק</w:t>
      </w:r>
      <w:r w:rsidRPr="002B4E05">
        <w:t xml:space="preserve">:</w:t>
      </w:r>
    </w:p>
    <w:p w:rsidR="00E403F0" w:rsidRPr="002B4E05" w:rsidRDefault="00E403F0" w:rsidP="00E403F0">
      <w:pPr>
        <w:rPr>
          <w:spacing w:val="-2"/>
          <w:rtl/>
        </w:rPr>
      </w:pPr>
      <w:del w:id="94006" w:author="מנוע מכני" w:date="2026-10-11T12:04:39Z">
        <w:r w:rsidRPr="002B4E05">
          <w:rPr>
            <w:spacing w:val="-2"/>
            <w:rtl/>
          </w:rPr>
          <w:delText xml:space="preserve"> </w:delText>
        </w:r>
      </w:del>
      <w:r w:rsidRPr="002B4E05">
        <w:rPr>
          <w:spacing w:val="-2"/>
          <w:rtl/>
        </w:rPr>
        <w:t xml:space="preserve">מקלקל בהבערה פטור, </w:t>
      </w:r>
      <w:r w:rsidRPr="002B4E05">
        <w:rPr>
          <w:rStyle w:val="2fb"/>
          <w:spacing w:val="-2"/>
          <w:rtl/>
        </w:rPr>
        <w:t xml:space="preserve">ו</w:t>
      </w:r>
      <w:r w:rsidRPr="002B4E05">
        <w:rPr>
          <w:rStyle w:val="2fb"/>
          <w:rFonts w:hint="cs"/>
          <w:spacing w:val="-2"/>
          <w:rtl/>
        </w:rPr>
        <w:t>לראב</w:t>
      </w:r>
      <w:r w:rsidRPr="002B4E05">
        <w:rPr>
          <w:rStyle w:val="2fb"/>
          <w:spacing w:val="-2"/>
          <w:rtl/>
        </w:rPr>
        <w:t>"</w:t>
      </w:r>
      <w:r w:rsidRPr="002B4E05">
        <w:rPr>
          <w:rStyle w:val="2fb"/>
          <w:rFonts w:hint="cs"/>
          <w:spacing w:val="-2"/>
          <w:rtl/>
        </w:rPr>
        <w:t>צ</w:t>
      </w:r>
      <w:r w:rsidRPr="002B4E05">
        <w:rPr>
          <w:spacing w:val="-2"/>
          <w:rtl/>
        </w:rPr>
        <w:t>: חייב.</w:t>
      </w:r>
      <w:ins w:id="92057" w:author="מנוע מכני" w:date="2026-10-11T12:04:39Z">
        <w:r>
          <w:rPr>
            <w:rFonts w:hint="cs"/>
            <w:spacing w:val="-2"/>
            <w:rtl/>
          </w:rPr>
          <w:t xml:space="preserve"> </w:t>
        </w:r>
      </w:ins>
      <w:del w:id="92058" w:author="מנוע מכני" w:date="2026-10-11T12:04:39Z">
        <w:r w:rsidRPr="002B4E05">
          <w:rPr>
            <w:rFonts w:hint="cs"/>
            <w:spacing w:val="-2"/>
            <w:rtl/>
          </w:rPr>
          <w:delText xml:space="preserve">  </w:delText>
        </w:r>
      </w:del>
      <w:r w:rsidRPr="002B4E05">
        <w:rPr>
          <w:rFonts w:hint="cs"/>
          <w:spacing w:val="-2"/>
          <w:rtl/>
        </w:rPr>
        <w:t xml:space="preserve">ו</w:t>
      </w:r>
      <w:r w:rsidRPr="002B4E05">
        <w:rPr>
          <w:spacing w:val="-2"/>
          <w:rtl/>
        </w:rPr>
        <w:t xml:space="preserve">כן </w:t>
      </w:r>
      <w:r w:rsidRPr="002B4E05">
        <w:rPr>
          <w:rStyle w:val="2fb"/>
          <w:spacing w:val="-2"/>
          <w:rtl/>
        </w:rPr>
        <w:t xml:space="preserve">א</w:t>
      </w:r>
      <w:r w:rsidRPr="002B4E05">
        <w:rPr>
          <w:rStyle w:val="2fb"/>
          <w:rFonts w:hint="cs"/>
          <w:spacing w:val="-2"/>
          <w:rtl/>
        </w:rPr>
        <w:t>רי</w:t>
      </w:r>
      <w:r w:rsidRPr="002B4E05">
        <w:rPr>
          <w:rStyle w:val="2fb"/>
          <w:spacing w:val="-2"/>
          <w:rtl/>
        </w:rPr>
        <w:t>"</w:t>
      </w:r>
      <w:r w:rsidRPr="002B4E05">
        <w:rPr>
          <w:rStyle w:val="2fb"/>
          <w:rFonts w:hint="cs"/>
          <w:spacing w:val="-2"/>
          <w:rtl/>
        </w:rPr>
        <w:t>ו</w:t>
      </w:r>
      <w:r w:rsidRPr="002B4E05">
        <w:rPr>
          <w:spacing w:val="-2"/>
          <w:rtl/>
        </w:rPr>
        <w:t>: בנפח שנו.</w:t>
      </w:r>
    </w:p>
    <w:p>
      <w:pPr>
        <w:pStyle w:val="38"/>
        <w:rPr>
          <w:ins w:id="94007" w:author="מנוע מכני" w:date="2026-10-11T12:04:39Z"/>
        </w:rPr>
      </w:pPr>
      <w:r w:rsidRPr="00217260">
        <w:t>ב.</w:t>
      </w:r>
      <w:r>
        <w:t xml:space="preserve"> ארי</w:t>
      </w:r>
      <w:r>
        <w:t>"</w:t>
      </w:r>
      <w:r>
        <w:t>ו</w:t>
      </w:r>
      <w:r>
        <w:t xml:space="preserve">:</w:t>
      </w:r>
    </w:p>
    <w:p w:rsidR="00E403F0" w:rsidRPr="00AD695E" w:rsidRDefault="00E403F0" w:rsidP="00E403F0">
      <w:pPr>
        <w:rPr>
          <w:rtl/>
        </w:rPr>
      </w:pPr>
      <w:del w:id="94008" w:author="מנוע מכני" w:date="2026-10-11T12:04:39Z">
        <w:r>
          <w:rPr>
            <w:rtl/>
          </w:rPr>
          <w:delText xml:space="preserve"> </w:delText>
        </w:r>
      </w:del>
      <w:r>
        <w:rPr>
          <w:rtl/>
        </w:rPr>
        <w:t xml:space="preserve">עד כאן </w:t>
      </w:r>
      <w:r>
        <w:rPr>
          <w:rtl/>
        </w:rPr>
        <w:t xml:space="preserve">לא</w:t>
      </w:r>
      <w:r>
        <w:rPr>
          <w:rtl/>
        </w:rPr>
        <w:t xml:space="preserve"> נתגלתה טעמא של הלכה זו.</w:t>
      </w:r>
    </w:p>
    <w:p w:rsidR="00E403F0" w:rsidRPr="00AD695E" w:rsidRDefault="00E403F0" w:rsidP="00E403F0">
      <w:pPr>
        <w:pStyle w:val="afff3"/>
        <w:framePr w:wrap="around"/>
        <w:spacing w:line="240" w:lineRule="exact"/>
        <w:rPr>
          <w:rtl/>
        </w:rPr>
      </w:pPr>
      <w:r w:rsidRPr="009239E9">
        <w:rPr>
          <w:rFonts w:hint="cs"/>
          <w:szCs w:val="18"/>
          <w:rtl/>
        </w:rPr>
        <w:t>כ:</w:t>
      </w:r>
    </w:p>
    <w:p>
      <w:pPr>
        <w:pStyle w:val="38"/>
        <w:rPr>
          <w:ins w:id="94009" w:author="מנוע מכני" w:date="2026-10-11T12:04:39Z"/>
        </w:rPr>
      </w:pPr>
      <w:r w:rsidRPr="002B4E05">
        <w:t>ג.</w:t>
      </w:r>
      <w:r w:rsidRPr="002B4E05">
        <w:t xml:space="preserve"> </w:t>
      </w:r>
      <w:r w:rsidRPr="002B4E05">
        <w:t>א</w:t>
      </w:r>
      <w:r w:rsidRPr="002B4E05">
        <w:t>מי ור</w:t>
      </w:r>
      <w:r w:rsidRPr="002B4E05">
        <w:t>"</w:t>
      </w:r>
      <w:r w:rsidRPr="002B4E05">
        <w:t>ח ב</w:t>
      </w:r>
      <w:r w:rsidRPr="002B4E05">
        <w:t>"</w:t>
      </w:r>
      <w:r w:rsidRPr="002B4E05">
        <w:t>א</w:t>
      </w:r>
      <w:r w:rsidRPr="002B4E05">
        <w:t xml:space="preserve">:</w:t>
      </w:r>
    </w:p>
    <w:p w:rsidR="00E403F0" w:rsidRPr="002B4E05" w:rsidRDefault="00E403F0" w:rsidP="00E403F0">
      <w:pPr>
        <w:rPr>
          <w:spacing w:val="-2"/>
          <w:rtl/>
        </w:rPr>
      </w:pPr>
      <w:del w:id="94010" w:author="מנוע מכני" w:date="2026-10-11T12:04:39Z">
        <w:r w:rsidRPr="002B4E05">
          <w:rPr>
            <w:spacing w:val="-2"/>
            <w:rtl/>
          </w:rPr>
          <w:delText xml:space="preserve"> </w:delText>
        </w:r>
      </w:del>
      <w:r w:rsidRPr="002B4E05">
        <w:rPr>
          <w:spacing w:val="-2"/>
          <w:rtl/>
        </w:rPr>
        <w:t xml:space="preserve">כגון שנתכוין לכבות ולהבעיר, </w:t>
      </w:r>
      <w:r w:rsidRPr="002B4E05">
        <w:rPr>
          <w:rStyle w:val="2fb"/>
          <w:spacing w:val="-2"/>
          <w:rtl/>
        </w:rPr>
        <w:t xml:space="preserve">דת"</w:t>
      </w:r>
      <w:r w:rsidRPr="002B4E05">
        <w:rPr>
          <w:rStyle w:val="2fb"/>
          <w:rFonts w:hint="cs"/>
          <w:spacing w:val="-2"/>
          <w:rtl/>
        </w:rPr>
        <w:t xml:space="preserve">ק</w:t>
      </w:r>
      <w:r w:rsidRPr="002B4E05">
        <w:rPr>
          <w:rFonts w:hint="cs"/>
          <w:spacing w:val="-2"/>
          <w:rtl/>
        </w:rPr>
        <w:t xml:space="preserve"> </w:t>
      </w:r>
      <w:ins w:id="92585" w:author="מנוע מכני" w:date="2026-10-11T12:04:39Z">
        <w:r>
          <w:rPr>
            <w:rFonts w:hint="cs"/>
            <w:spacing w:val="-2"/>
            <w:rtl/>
          </w:rPr>
          <w:t xml:space="preserve">סבר</w:t>
        </w:r>
      </w:ins>
      <w:del w:id="92586" w:author="מנוע מכני" w:date="2026-10-11T12:04:39Z">
        <w:r w:rsidRPr="002B4E05">
          <w:rPr>
            <w:rFonts w:hint="cs"/>
            <w:spacing w:val="-2"/>
            <w:rtl/>
          </w:rPr>
          <w:delText xml:space="preserve">ס</w:delText>
        </w:r>
        <w:r w:rsidRPr="002B4E05">
          <w:rPr>
            <w:spacing w:val="-2"/>
            <w:rtl/>
          </w:rPr>
          <w:delText xml:space="preserve">"</w:delText>
        </w:r>
        <w:r w:rsidRPr="002B4E05">
          <w:rPr>
            <w:rFonts w:hint="cs"/>
            <w:spacing w:val="-2"/>
            <w:rtl/>
          </w:rPr>
          <w:delText xml:space="preserve">ל</w:delText>
        </w:r>
      </w:del>
      <w:r w:rsidRPr="002B4E05">
        <w:rPr>
          <w:rFonts w:hint="cs"/>
          <w:spacing w:val="-2"/>
          <w:rtl/>
        </w:rPr>
        <w:t xml:space="preserve"> </w:t>
      </w:r>
      <w:r w:rsidRPr="002B4E05">
        <w:rPr>
          <w:rStyle w:val="2fb"/>
          <w:spacing w:val="-2"/>
          <w:rtl/>
        </w:rPr>
        <w:t xml:space="preserve">כר' יוסי</w:t>
      </w:r>
      <w:r w:rsidRPr="002B4E05">
        <w:rPr>
          <w:spacing w:val="-2"/>
          <w:rtl/>
        </w:rPr>
        <w:t xml:space="preserve"> דאמר: הבערה </w:t>
      </w:r>
      <w:ins w:id="90649" w:author="מנוע מכני" w:date="2026-10-11T12:04:39Z">
        <w:r>
          <w:rPr>
            <w:b/>
            <w:bCs/>
            <w:spacing w:val="-2"/>
            <w:rtl/>
          </w:rPr>
          <w:t xml:space="preserve">ללא</w:t>
        </w:r>
      </w:ins>
      <w:del w:id="90650" w:author="מנוע מכני" w:date="2026-10-11T12:04:39Z">
        <w:r w:rsidRPr="002B4E05">
          <w:rPr>
            <w:b/>
            <w:bCs/>
            <w:spacing w:val="-2"/>
            <w:rtl/>
          </w:rPr>
          <w:delText xml:space="preserve">ללאו</w:delText>
        </w:r>
      </w:del>
      <w:r w:rsidRPr="002B4E05">
        <w:rPr>
          <w:spacing w:val="-2"/>
          <w:rtl/>
        </w:rPr>
        <w:t xml:space="preserve"> יצאת, </w:t>
      </w:r>
    </w:p>
    <w:p>
      <w:pPr>
        <w:pStyle w:val="38"/>
        <w:rPr>
          <w:ins w:id="94011" w:author="מנוע מכני" w:date="2026-10-11T12:04:39Z"/>
        </w:rPr>
      </w:pPr>
      <w:r>
        <w:tab/>
      </w:r>
      <w:r>
        <w:tab/>
      </w:r>
      <w:r>
        <w:tab/>
      </w:r>
      <w:r>
        <w:tab/>
      </w:r>
      <w:del w:id="90060" w:author="מנוע מכני" w:date="2026-10-11T12:04:39Z">
        <w:r>
          <w:delText xml:space="preserve"> </w:delText>
        </w:r>
      </w:del>
      <w:r>
        <w:t xml:space="preserve">וראב</w:t>
      </w:r>
      <w:r>
        <w:t>"</w:t>
      </w:r>
      <w:r>
        <w:t xml:space="preserve">צ </w:t>
      </w:r>
      <w:ins w:id="92587" w:author="מנוע מכני" w:date="2026-10-11T12:04:39Z">
        <w:r>
          <w:t xml:space="preserve">סבר</w:t>
        </w:r>
      </w:ins>
      <w:del w:id="92588" w:author="מנוע מכני" w:date="2026-10-11T12:04:39Z">
        <w:r>
          <w:delText xml:space="preserve">ס</w:delText>
        </w:r>
        <w:r>
          <w:delText xml:space="preserve">"</w:delText>
        </w:r>
        <w:r>
          <w:delText xml:space="preserve">ל</w:delText>
        </w:r>
      </w:del>
      <w:r>
        <w:t xml:space="preserve"> כר</w:t>
      </w:r>
      <w:r>
        <w:t>"</w:t>
      </w:r>
      <w:r>
        <w:t xml:space="preserve">נ </w:t>
      </w:r>
      <w:r>
        <w:t xml:space="preserve">דאמר:</w:t>
      </w:r>
    </w:p>
    <w:p w:rsidR="00E403F0" w:rsidRPr="00AD695E" w:rsidRDefault="00E403F0" w:rsidP="00D07C84">
      <w:pPr>
        <w:rPr>
          <w:rtl/>
        </w:rPr>
      </w:pPr>
      <w:del w:id="94012" w:author="מנוע מכני" w:date="2026-10-11T12:04:39Z">
        <w:r>
          <w:rPr>
            <w:rtl/>
          </w:rPr>
          <w:delText xml:space="preserve"> </w:delText>
        </w:r>
      </w:del>
      <w:r>
        <w:rPr>
          <w:rtl/>
        </w:rPr>
        <w:t xml:space="preserve">הבערה </w:t>
      </w:r>
      <w:r w:rsidRPr="00217260">
        <w:rPr>
          <w:b/>
          <w:bCs/>
          <w:rtl/>
        </w:rPr>
        <w:t>לחלק</w:t>
      </w:r>
      <w:r>
        <w:rPr>
          <w:rtl/>
        </w:rPr>
        <w:t xml:space="preserve"> יצאת.</w:t>
      </w:r>
    </w:p>
    <w:p>
      <w:pPr>
        <w:pStyle w:val="38"/>
        <w:rPr>
          <w:ins w:id="94013" w:author="מנוע מכני" w:date="2026-10-11T12:04:39Z"/>
        </w:rPr>
      </w:pPr>
      <w:r w:rsidRPr="00217260">
        <w:t>ד.</w:t>
      </w:r>
      <w:r>
        <w:t xml:space="preserve"> </w:t>
      </w:r>
      <w:r>
        <w:t xml:space="preserve">רבא</w:t>
      </w:r>
      <w:del w:id="94513" w:author="מנוע מכני" w:date="2026-10-11T12:04:39Z">
        <w:r>
          <w:delText xml:space="preserve"> אמר</w:delText>
        </w:r>
      </w:del>
      <w:r>
        <w:t xml:space="preserve">:</w:t>
      </w:r>
    </w:p>
    <w:p w:rsidR="00E403F0" w:rsidRPr="00AD695E" w:rsidRDefault="00E403F0" w:rsidP="00E403F0">
      <w:pPr>
        <w:rPr>
          <w:rtl/>
        </w:rPr>
      </w:pPr>
      <w:del w:id="94014" w:author="מנוע מכני" w:date="2026-10-11T12:04:39Z">
        <w:r>
          <w:rPr>
            <w:rtl/>
          </w:rPr>
          <w:delText xml:space="preserve"> </w:delText>
        </w:r>
      </w:del>
      <w:r>
        <w:rPr>
          <w:rtl/>
        </w:rPr>
        <w:t xml:space="preserve">להקדים </w:t>
      </w:r>
      <w:ins w:id="90651" w:author="מנוע מכני" w:date="2026-10-11T12:04:39Z">
        <w:r>
          <w:rPr>
            <w:rtl/>
          </w:rPr>
          <w:t xml:space="preserve">יש</w:t>
        </w:r>
      </w:ins>
      <w:del w:id="90652" w:author="מנוע מכני" w:date="2026-10-11T12:04:39Z">
        <w:r>
          <w:rPr>
            <w:rtl/>
          </w:rPr>
          <w:delText xml:space="preserve">איכא</w:delText>
        </w:r>
      </w:del>
      <w:r>
        <w:rPr>
          <w:rtl/>
        </w:rPr>
        <w:t xml:space="preserve"> </w:t>
      </w:r>
      <w:ins w:id="90141" w:author="Claude - סמנטי" w:date="2026-10-11T12:21:47Z">
        <w:r>
          <w:rPr>
            <w:rtl/>
          </w:rPr>
          <w:t xml:space="preserve">ביניהם</w:t>
        </w:r>
      </w:ins>
      <w:del w:id="90142" w:author="Claude - סמנטי" w:date="2026-10-11T12:21:47Z">
        <w:r>
          <w:rPr>
            <w:rtl/>
          </w:rPr>
          <w:delText xml:space="preserve">בינייהו</w:delText>
        </w:r>
      </w:del>
      <w:r>
        <w:rPr>
          <w:rtl/>
        </w:rPr>
        <w:t xml:space="preserve">.</w:t>
      </w:r>
    </w:p>
    <w:p>
      <w:pPr>
        <w:pStyle w:val="38"/>
        <w:rPr>
          <w:ins w:id="94015" w:author="מנוע מכני" w:date="2026-10-11T12:04:39Z"/>
        </w:rPr>
      </w:pPr>
      <w:r w:rsidRPr="00217260">
        <w:t>ה.</w:t>
      </w:r>
      <w:r>
        <w:t xml:space="preserve"> </w:t>
      </w:r>
      <w:r>
        <w:t>רב אשי</w:t>
      </w:r>
      <w:r>
        <w:t xml:space="preserve">:</w:t>
      </w:r>
    </w:p>
    <w:p w:rsidR="00D07C84" w:rsidRDefault="00E403F0" w:rsidP="00D07C84">
      <w:pPr>
        <w:rPr>
          <w:rtl/>
        </w:rPr>
      </w:pPr>
      <w:del w:id="94016" w:author="מנוע מכני" w:date="2026-10-11T12:04:39Z">
        <w:r>
          <w:rPr>
            <w:rtl/>
          </w:rPr>
          <w:delText xml:space="preserve"> </w:delText>
        </w:r>
      </w:del>
      <w:r>
        <w:rPr>
          <w:rtl/>
        </w:rPr>
        <w:t xml:space="preserve">כגון שנתכוין לכבות והובערו מאיליהן, </w:t>
      </w:r>
      <w:r>
        <w:rPr>
          <w:rStyle w:val="2fb"/>
          <w:rtl/>
        </w:rPr>
        <w:t xml:space="preserve">ות"</w:t>
      </w:r>
      <w:r>
        <w:rPr>
          <w:rStyle w:val="2fb"/>
          <w:rFonts w:hint="cs"/>
          <w:rtl/>
        </w:rPr>
        <w:t xml:space="preserve">ק</w:t>
      </w:r>
      <w:r>
        <w:rPr>
          <w:rFonts w:hint="cs"/>
          <w:rtl/>
        </w:rPr>
        <w:t xml:space="preserve"> </w:t>
      </w:r>
      <w:ins w:id="92589" w:author="מנוע מכני" w:date="2026-10-11T12:04:39Z">
        <w:r>
          <w:rPr>
            <w:rFonts w:hint="cs"/>
            <w:rtl/>
          </w:rPr>
          <w:t xml:space="preserve">סבר</w:t>
        </w:r>
      </w:ins>
      <w:del w:id="92590" w:author="מנוע מכני" w:date="2026-10-11T12:04:39Z">
        <w:r>
          <w:rPr>
            <w:rFonts w:hint="cs"/>
            <w:rtl/>
          </w:rPr>
          <w:delText xml:space="preserve">ס</w:delText>
        </w:r>
        <w:r>
          <w:rPr>
            <w:rtl/>
          </w:rPr>
          <w:delText xml:space="preserve">"</w:delText>
        </w:r>
        <w:r>
          <w:rPr>
            <w:rFonts w:hint="cs"/>
            <w:rtl/>
          </w:rPr>
          <w:delText xml:space="preserve">ל</w:delText>
        </w:r>
      </w:del>
      <w:r>
        <w:rPr>
          <w:rtl/>
        </w:rPr>
        <w:t xml:space="preserve"> </w:t>
      </w:r>
      <w:ins w:id="90173" w:author="מנוע מכני" w:date="2026-10-11T12:04:39Z">
        <w:r>
          <w:rPr>
            <w:rStyle w:val="2fb"/>
            <w:rtl/>
          </w:rPr>
          <w:t xml:space="preserve">כר"ש</w:t>
        </w:r>
      </w:ins>
      <w:del w:id="90174" w:author="מנוע מכני" w:date="2026-10-11T12:04:39Z">
        <w:r>
          <w:rPr>
            <w:rtl/>
          </w:rPr>
          <w:delText xml:space="preserve">כרבי שמעון</w:delText>
        </w:r>
      </w:del>
      <w:r>
        <w:rPr>
          <w:rtl/>
        </w:rPr>
        <w:t xml:space="preserve">, דבר שאין מתכוין פטור, </w:t>
      </w:r>
    </w:p>
    <w:p w:rsidR="00E403F0" w:rsidRPr="00AD695E" w:rsidRDefault="00E403F0" w:rsidP="00D07C84">
      <w:pPr>
        <w:ind w:firstLine="0"/>
        <w:rPr>
          <w:rtl/>
        </w:rPr>
      </w:pPr>
      <w:del w:id="90061" w:author="מנוע מכני" w:date="2026-10-11T12:04:39Z">
        <w:r>
          <w:rPr>
            <w:rFonts w:hint="cs"/>
            <w:rtl/>
          </w:rPr>
          <w:delText xml:space="preserve">  </w:delText>
        </w:r>
      </w:del>
      <w:r>
        <w:rPr>
          <w:rStyle w:val="2fb"/>
          <w:rtl/>
        </w:rPr>
        <w:t>ור</w:t>
      </w:r>
      <w:r>
        <w:rPr>
          <w:rStyle w:val="2fb"/>
          <w:rFonts w:hint="cs"/>
          <w:rtl/>
        </w:rPr>
        <w:t>אב</w:t>
      </w:r>
      <w:r>
        <w:rPr>
          <w:rStyle w:val="2fb"/>
          <w:rtl/>
        </w:rPr>
        <w:t>"</w:t>
      </w:r>
      <w:r>
        <w:rPr>
          <w:rStyle w:val="2fb"/>
          <w:rFonts w:hint="cs"/>
          <w:rtl/>
        </w:rPr>
        <w:t xml:space="preserve">צ</w:t>
      </w:r>
      <w:r>
        <w:rPr>
          <w:rFonts w:hint="cs"/>
          <w:rtl/>
        </w:rPr>
        <w:t xml:space="preserve"> </w:t>
      </w:r>
      <w:ins w:id="92591" w:author="מנוע מכני" w:date="2026-10-11T12:04:39Z">
        <w:r>
          <w:rPr>
            <w:rFonts w:hint="cs"/>
            <w:rtl/>
          </w:rPr>
          <w:t xml:space="preserve">סבר</w:t>
        </w:r>
      </w:ins>
      <w:del w:id="92592"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w:t>
      </w:r>
      <w:r>
        <w:rPr>
          <w:rStyle w:val="2fb"/>
          <w:rFonts w:hint="cs"/>
          <w:rtl/>
        </w:rPr>
        <w:t xml:space="preserve">כר</w:t>
      </w:r>
      <w:r>
        <w:rPr>
          <w:rStyle w:val="2fb"/>
          <w:rtl/>
        </w:rPr>
        <w:t>"</w:t>
      </w:r>
      <w:r>
        <w:rPr>
          <w:rStyle w:val="2fb"/>
          <w:rFonts w:hint="cs"/>
          <w:rtl/>
        </w:rPr>
        <w:t xml:space="preserve">י</w:t>
      </w:r>
      <w:r>
        <w:rPr>
          <w:rFonts w:hint="cs"/>
          <w:rtl/>
        </w:rPr>
        <w:t xml:space="preserve"> ד</w:t>
      </w:r>
      <w:r>
        <w:rPr>
          <w:rtl/>
        </w:rPr>
        <w:t>דבר שאין מתכוין חייב.</w:t>
      </w:r>
    </w:p>
    <w:p w:rsidR="00E403F0" w:rsidRPr="00AD695E" w:rsidRDefault="00E403F0" w:rsidP="00E403F0">
      <w:pPr>
        <w:rPr>
          <w:rtl/>
        </w:rPr>
      </w:pPr>
    </w:p>
    <w:p>
      <w:pPr>
        <w:pStyle w:val="afffff8"/>
        <w:rPr>
          <w:ins w:id="90073" w:author="קלוד" w:date="2026-10-11T12:26:18Z"/>
        </w:rPr>
      </w:pPr>
      <w:ins w:id="90074" w:author="קלוד" w:date="2026-10-11T12:26:18Z">
        <w:r>
          <w:rPr>
            <w:color w:val="7B3F00"/>
          </w:rPr>
          <w:t xml:space="preserve">החותה גחלים להתחמם והובערו מאיליהן - מלאכה שאינה צריכה לגופה</w:t>
        </w:r>
      </w:ins>
    </w:p>
    <w:p>
      <w:pPr>
        <w:pStyle w:val="38"/>
        <w:rPr>
          <w:ins w:id="94018" w:author="מנוע מכני" w:date="2026-10-11T12:04:39Z"/>
        </w:rPr>
      </w:pPr>
      <w:del w:id="94017" w:author="מנוע מכני" w:date="2026-10-11T12:04:39Z">
        <w:r w:rsidRPr="00E87E21">
          <w:delText xml:space="preserve">•</w:delText>
        </w:r>
      </w:del>
      <w:r w:rsidRPr="00E87E21">
        <w:t xml:space="preserve"> </w:t>
      </w:r>
      <w:r w:rsidRPr="00E87E21">
        <w:t>ת</w:t>
      </w:r>
      <w:r w:rsidRPr="00E87E21">
        <w:t>"</w:t>
      </w:r>
      <w:r w:rsidRPr="00E87E21">
        <w:t>ר</w:t>
      </w:r>
      <w:r w:rsidRPr="00E87E21">
        <w:t xml:space="preserve">:</w:t>
      </w:r>
    </w:p>
    <w:p w:rsidR="00E403F0" w:rsidRPr="00E87E21" w:rsidRDefault="00E403F0" w:rsidP="00E403F0">
      <w:pPr>
        <w:rPr>
          <w:spacing w:val="-4"/>
          <w:rtl/>
        </w:rPr>
      </w:pPr>
      <w:del w:id="94019" w:author="מנוע מכני" w:date="2026-10-11T12:04:39Z">
        <w:r w:rsidRPr="00E87E21">
          <w:rPr>
            <w:spacing w:val="-4"/>
            <w:rtl/>
          </w:rPr>
          <w:delText xml:space="preserve"> </w:delText>
        </w:r>
      </w:del>
      <w:r w:rsidRPr="00E87E21">
        <w:rPr>
          <w:spacing w:val="-4"/>
          <w:rtl/>
        </w:rPr>
        <w:t xml:space="preserve">החותה גחלים בשבת להתחמם בהם והובערו מאיליהן - תני </w:t>
      </w:r>
      <w:ins w:id="91465" w:author="מנוע מכני" w:date="2026-10-11T12:04:39Z">
        <w:r>
          <w:rPr>
            <w:spacing w:val="-4"/>
            <w:rtl/>
          </w:rPr>
          <w:t xml:space="preserve">אחת</w:t>
        </w:r>
      </w:ins>
      <w:del w:id="91466" w:author="מנוע מכני" w:date="2026-10-11T12:04:39Z">
        <w:r w:rsidRPr="00E87E21">
          <w:rPr>
            <w:spacing w:val="-4"/>
            <w:rtl/>
          </w:rPr>
          <w:delText xml:space="preserve">חדא</w:delText>
        </w:r>
      </w:del>
      <w:r w:rsidRPr="00E87E21">
        <w:rPr>
          <w:spacing w:val="-4"/>
          <w:rtl/>
        </w:rPr>
        <w:t xml:space="preserve">: חייב, ותני אידך: פטור.</w:t>
      </w:r>
    </w:p>
    <w:p w:rsidR="00E403F0" w:rsidRPr="00AD695E" w:rsidRDefault="00E403F0" w:rsidP="00E403F0">
      <w:pPr>
        <w:rPr>
          <w:rtl/>
        </w:rPr>
      </w:pPr>
      <w:r>
        <w:rPr>
          <w:rtl/>
        </w:rPr>
        <w:t xml:space="preserve">הדתניא חייב, </w:t>
      </w:r>
      <w:ins w:id="90653" w:author="מנוע מכני" w:date="2026-10-11T12:04:39Z">
        <w:r>
          <w:rPr>
            <w:rtl/>
          </w:rPr>
          <w:t xml:space="preserve">סבר</w:t>
        </w:r>
      </w:ins>
      <w:del w:id="90654" w:author="מנוע מכני" w:date="2026-10-11T12:04:39Z">
        <w:r>
          <w:rPr>
            <w:rtl/>
          </w:rPr>
          <w:delText xml:space="preserve">קסבר</w:delText>
        </w:r>
      </w:del>
      <w:r>
        <w:rPr>
          <w:rtl/>
        </w:rPr>
        <w:t xml:space="preserve">: מלאכה שאינה צריכה לגופה חייב </w:t>
      </w:r>
      <w:ins w:id="91467" w:author="מנוע מכני" w:date="2026-10-11T12:04:39Z">
        <w:r>
          <w:rPr>
            <w:rtl/>
          </w:rPr>
          <w:t xml:space="preserve">עליו</w:t>
        </w:r>
      </w:ins>
      <w:del w:id="91468" w:author="מנוע מכני" w:date="2026-10-11T12:04:39Z">
        <w:r>
          <w:rPr>
            <w:rtl/>
          </w:rPr>
          <w:delText xml:space="preserve">עליה</w:delText>
        </w:r>
      </w:del>
      <w:ins w:id="92059" w:author="מנוע מכני" w:date="2026-10-11T12:04:39Z">
        <w:r>
          <w:rPr>
            <w:rtl/>
          </w:rPr>
          <w:t xml:space="preserve">,</w:t>
        </w:r>
      </w:ins>
      <w:del w:id="92060" w:author="מנוע מכני" w:date="2026-10-11T12:04:39Z">
        <w:r>
          <w:rPr>
            <w:rtl/>
          </w:rPr>
          <w:delText xml:space="preserve">;</w:delText>
        </w:r>
      </w:del>
    </w:p>
    <w:p>
      <w:pPr>
        <w:pStyle w:val="38"/>
        <w:rPr>
          <w:ins w:id="94020" w:author="מנוע מכני" w:date="2026-10-11T12:04:39Z"/>
        </w:rPr>
      </w:pPr>
      <w:r>
        <w:t xml:space="preserve">והא דתנא פטור, </w:t>
      </w:r>
      <w:ins w:id="90655" w:author="מנוע מכני" w:date="2026-10-11T12:04:39Z">
        <w:r>
          <w:t xml:space="preserve">סבר</w:t>
        </w:r>
      </w:ins>
      <w:del w:id="90656" w:author="מנוע מכני" w:date="2026-10-11T12:04:39Z">
        <w:r>
          <w:delText xml:space="preserve">קסבר</w:delText>
        </w:r>
      </w:del>
      <w:r>
        <w:t xml:space="preserve">:</w:t>
      </w:r>
    </w:p>
    <w:p w:rsidR="00E403F0" w:rsidRPr="00AD695E" w:rsidRDefault="00E403F0" w:rsidP="00E403F0">
      <w:pPr>
        <w:rPr>
          <w:rtl/>
        </w:rPr>
      </w:pPr>
      <w:del w:id="94021" w:author="מנוע מכני" w:date="2026-10-11T12:04:39Z">
        <w:r>
          <w:rPr>
            <w:rtl/>
          </w:rPr>
          <w:delText xml:space="preserve"> </w:delText>
        </w:r>
      </w:del>
      <w:r>
        <w:rPr>
          <w:rtl/>
        </w:rPr>
        <w:t xml:space="preserve">מלאכה שאינה צריכה לגופה פטור </w:t>
      </w:r>
      <w:ins w:id="91469" w:author="מנוע מכני" w:date="2026-10-11T12:04:39Z">
        <w:r>
          <w:rPr>
            <w:rtl/>
          </w:rPr>
          <w:t xml:space="preserve">עליו</w:t>
        </w:r>
      </w:ins>
      <w:del w:id="91470" w:author="מנוע מכני" w:date="2026-10-11T12:04:39Z">
        <w:r>
          <w:rPr>
            <w:rtl/>
          </w:rPr>
          <w:delText xml:space="preserve">עליה</w:delText>
        </w:r>
      </w:del>
      <w:r>
        <w:rPr>
          <w:rtl/>
        </w:rPr>
        <w:t xml:space="preserve">.</w:t>
      </w:r>
    </w:p>
    <w:p w:rsidR="00E403F0" w:rsidRPr="00AD695E" w:rsidRDefault="00E403F0" w:rsidP="00D07C84">
      <w:pPr>
        <w:pStyle w:val="Hadran"/>
        <w:pPrChange w:id="96674" w:author="Claude" w:date="2026-10-11T09:08:11Z">
          <w:pPr>
            <w:pStyle w:val="affff"/>
          </w:pPr>
        </w:pPrChange>
      </w:pPr>
      <w:r>
        <w:rPr>
          <w:rtl/>
        </w:rPr>
        <w:t>הדרן עלך ספק אכל חלב.</w:t>
      </w:r>
    </w:p>
    <w:p w:rsidR="00E403F0" w:rsidRPr="00AD695E" w:rsidRDefault="00E403F0" w:rsidP="00E403F0">
      <w:pPr>
        <w:pStyle w:val="afff6"/>
        <w:framePr w:wrap="around"/>
        <w:spacing w:line="240" w:lineRule="exact"/>
        <w:rPr>
          <w:del w:id="95662" w:author="Claude" w:date="2026-10-11T09:07:45Z"/>
          <w:rtl/>
        </w:rPr>
      </w:pPr>
      <w:del w:id="95661" w:author="Claude" w:date="2026-10-11T09:07:45Z">
        <w:r>
          <w:rPr>
            <w:rFonts w:hint="cs"/>
            <w:rtl/>
          </w:rPr>
          <w:lastRenderedPageBreak/>
          <w:delText xml:space="preserve">פרק חמישי </w:delText>
        </w:r>
      </w:del>
    </w:p>
    <w:p w:rsidR="00E403F0" w:rsidRPr="00AD695E" w:rsidRDefault="00E403F0" w:rsidP="00E403F0">
      <w:pPr>
        <w:pStyle w:val="afff7"/>
        <w:framePr w:wrap="around"/>
        <w:spacing w:line="240" w:lineRule="exact"/>
        <w:rPr>
          <w:del w:id="95664" w:author="Claude" w:date="2026-10-11T09:07:45Z"/>
          <w:rtl/>
        </w:rPr>
      </w:pPr>
      <w:del w:id="95663" w:author="Claude" w:date="2026-10-11T09:07:45Z">
        <w:r>
          <w:rPr>
            <w:rFonts w:hint="cs"/>
            <w:rtl/>
          </w:rPr>
          <w:delText xml:space="preserve">דם שחיטה </w:delText>
        </w:r>
      </w:del>
    </w:p>
    <w:p w:rsidR="00E403F0" w:rsidRPr="00AD695E" w:rsidRDefault="00E403F0" w:rsidP="00E403F0">
      <w:pPr>
        <w:pStyle w:val="afff8"/>
        <w:framePr w:wrap="around"/>
        <w:rPr>
          <w:rtl/>
        </w:rPr>
      </w:pPr>
      <w:r>
        <w:rPr>
          <w:rFonts w:hint="cs"/>
          <w:rtl/>
        </w:rPr>
        <w:t>כ:- כג:</w:t>
      </w:r>
    </w:p>
    <w:p>
      <w:pPr>
        <w:pStyle w:val="PetichatPerek"/>
        <w:rPr>
          <w:ins w:id="95660" w:author="Claude" w:date="2026-10-11T09:07:45Z"/>
        </w:rPr>
      </w:pPr>
      <w:ins w:id="95659" w:author="Claude" w:date="2026-10-11T09:07:45Z">
        <w:r>
          <w:rPr>
            <w:rFonts w:hint="cs"/>
            <w:rtl/>
          </w:rPr>
          <w:t xml:space="preserve">פרק חמישי</w:t>
        </w:r>
        <w:r>
          <w:rPr>
            <w:rFonts w:hint="cs"/>
            <w:rtl/>
          </w:rPr>
          <w:t xml:space="preserve"> - </w:t>
        </w:r>
        <w:r>
          <w:rPr>
            <w:rFonts w:hint="cs"/>
            <w:rtl/>
          </w:rPr>
          <w:t xml:space="preserve">דם שחיטה</w:t>
        </w:r>
      </w:ins>
    </w:p>
    <w:p>
      <w:pPr>
        <w:pStyle w:val="MishnaBatzad"/>
        <w:rPr>
          <w:ins w:id="20179" w:author="קלוד" w:date="2026-10-11T09:07:19Z"/>
        </w:rPr>
      </w:pPr>
      <w:ins w:id="20178" w:author="קלוד" w:date="2026-10-11T09:07:19Z">
        <w:r>
          <w:t xml:space="preserve">משנה א</w:t>
        </w:r>
      </w:ins>
    </w:p>
    <w:p w:rsidR="00E403F0" w:rsidRPr="00D65BEC" w:rsidRDefault="00E403F0" w:rsidP="00E403F0">
      <w:pPr>
        <w:pStyle w:val="afff9"/>
        <w:rPr>
          <w:del w:id="20111" w:author="קלוד" w:date="2026-10-11T09:07:19Z"/>
          <w:rtl/>
        </w:rPr>
      </w:pPr>
      <w:del w:id="20110" w:author="קלוד" w:date="2026-10-11T09:07:19Z">
        <w:r w:rsidRPr="00D65BEC">
          <w:rPr>
            <w:rtl/>
          </w:rPr>
          <w:delText xml:space="preserve">מתני'.</w:delText>
        </w:r>
      </w:del>
    </w:p>
    <w:p w:rsidR="00E403F0" w:rsidRPr="00D65BEC" w:rsidRDefault="00E403F0" w:rsidP="00E403F0">
      <w:pPr>
        <w:pStyle w:val="afff9"/>
        <w:spacing w:before="120"/>
        <w:rPr>
          <w:rtl/>
        </w:rPr>
        <w:pPrChange w:id="90024" w:author="קלוד" w:date="2026-10-11T12:09:42Z">
          <w:pPr>
            <w:pStyle w:val="afff9"/>
          </w:pPr>
        </w:pPrChange>
      </w:pPr>
      <w:r w:rsidRPr="00D65BEC">
        <w:rPr>
          <w:rtl/>
        </w:rPr>
        <w:t>אכל דם שחיטה בבהמה בחיה ובעוף, בין טמאין בין טהורין, דם נחירה, דם עיקור, דם הקזה שהנשמה יוצאה בו - חייבין עליו;</w:t>
      </w:r>
    </w:p>
    <w:p w:rsidR="00E403F0" w:rsidRPr="00D65BEC" w:rsidRDefault="00E403F0" w:rsidP="00E403F0">
      <w:pPr>
        <w:pStyle w:val="afff9"/>
        <w:rPr>
          <w:rtl/>
        </w:rPr>
      </w:pPr>
      <w:r>
        <w:rPr>
          <w:rtl/>
        </w:rPr>
        <w:t xml:space="preserve">דם הטחול, דם הלב, דם ביצים, דם חגבים, דם התמצית - אין חייבין עליו, </w:t>
      </w:r>
      <w:r>
        <w:rPr>
          <w:rStyle w:val="TanaimMishna"/>
          <w:rtl/>
          <w:rPrChange w:id="20022" w:author="קלוד" w:date="2026-10-11T09:07:19Z">
            <w:rPr>
              <w:rtl/>
            </w:rPr>
          </w:rPrChange>
        </w:rPr>
        <w:t xml:space="preserve">רבי יהודה</w:t>
      </w:r>
      <w:r>
        <w:rPr>
          <w:rtl/>
        </w:rPr>
        <w:t xml:space="preserve"> מחייב בדם התמצית.</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71" w:author="קלוד" w:date="2026-10-11T12:26:18Z"/>
        </w:rPr>
      </w:pPr>
      <w:ins w:id="90072" w:author="קלוד" w:date="2026-10-11T12:26:18Z">
        <w:r>
          <w:rPr>
            <w:color w:val="7B3F00"/>
          </w:rPr>
          <w:t xml:space="preserve">'כל דם' - 'לעוף ולבהמה' ומיעוט דם שרצים, ביצים, דגים וחגבים</w:t>
        </w:r>
      </w:ins>
    </w:p>
    <w:p>
      <w:pPr>
        <w:pStyle w:val="38"/>
        <w:rPr>
          <w:ins w:id="94022" w:author="מנוע מכני" w:date="2026-10-11T12:04:39Z"/>
        </w:rPr>
      </w:pPr>
      <w:r w:rsidRPr="002B4E05">
        <w:t>ת"ר</w:t>
      </w:r>
      <w:r w:rsidRPr="002B4E05">
        <w:t xml:space="preserve">:</w:t>
      </w:r>
    </w:p>
    <w:p w:rsidR="00E403F0" w:rsidRPr="002B4E05" w:rsidRDefault="00E403F0" w:rsidP="00E403F0">
      <w:pPr>
        <w:rPr>
          <w:rtl/>
        </w:rPr>
      </w:pPr>
      <w:del w:id="94023" w:author="מנוע מכני" w:date="2026-10-11T12:04:39Z">
        <w:r w:rsidRPr="002B4E05">
          <w:rPr>
            <w:rtl/>
          </w:rPr>
          <w:delText xml:space="preserve"> </w:delText>
        </w:r>
      </w:del>
      <w:r w:rsidRPr="002B4E05">
        <w:rPr>
          <w:rFonts w:hint="cs"/>
          <w:rtl/>
        </w:rPr>
        <w:t>'</w:t>
      </w:r>
      <w:r w:rsidRPr="002B4E05">
        <w:rPr>
          <w:rStyle w:val="afffff0"/>
          <w:rtl/>
        </w:rPr>
        <w:t xml:space="preserve">כל דם </w:t>
      </w:r>
      <w:r w:rsidRPr="002B4E05">
        <w:rPr>
          <w:rStyle w:val="afffff0"/>
          <w:rtl/>
        </w:rPr>
        <w:t xml:space="preserve">לא</w:t>
      </w:r>
      <w:r w:rsidRPr="002B4E05">
        <w:rPr>
          <w:rStyle w:val="afffff0"/>
          <w:rtl/>
        </w:rPr>
        <w:t xml:space="preserve"> תאכלו</w:t>
      </w:r>
      <w:r w:rsidRPr="002B4E05">
        <w:rPr>
          <w:rFonts w:hint="cs"/>
          <w:rtl/>
        </w:rPr>
        <w:t>'</w:t>
      </w:r>
      <w:r w:rsidRPr="002B4E05">
        <w:rPr>
          <w:rtl/>
        </w:rPr>
        <w:t xml:space="preserve"> שומע אני אפי' דם מהלכי שתים, דם ביצים, דם חגבים, דם דגים, הכל בכלל? </w:t>
      </w:r>
    </w:p>
    <w:p w:rsidR="00E403F0" w:rsidRPr="00AD695E" w:rsidRDefault="00E403F0" w:rsidP="00E403F0">
      <w:pPr>
        <w:rPr>
          <w:rtl/>
        </w:rPr>
      </w:pPr>
      <w:del w:id="90062" w:author="מנוע מכני" w:date="2026-10-11T12:04:39Z">
        <w:r>
          <w:rPr>
            <w:rtl/>
          </w:rPr>
          <w:delText xml:space="preserve"> </w:delText>
        </w:r>
      </w:del>
      <w:r>
        <w:rPr>
          <w:rFonts w:hint="cs"/>
          <w:rtl/>
        </w:rPr>
        <w:t>'</w:t>
      </w:r>
      <w:ins w:id="90429" w:author="Claude - סמנטי" w:date="2026-10-11T12:21:47Z">
        <w:r>
          <w:rPr>
            <w:rStyle w:val="afffff0"/>
            <w:rtl/>
          </w:rPr>
          <w:t xml:space="preserve">לָעוֹף וְלַבְּהֵמָה</w:t>
        </w:r>
      </w:ins>
      <w:del w:id="90430" w:author="Claude - סמנטי" w:date="2026-10-11T12:21:47Z">
        <w:r>
          <w:rPr>
            <w:rtl/>
          </w:rPr>
          <w:delText xml:space="preserve">לעוף ולבהמה</w:delText>
        </w:r>
      </w:del>
      <w:r>
        <w:rPr>
          <w:rFonts w:hint="cs"/>
          <w:rtl/>
        </w:rPr>
        <w:t>'</w:t>
      </w:r>
      <w:r>
        <w:rPr>
          <w:rtl/>
        </w:rPr>
        <w:t xml:space="preserve">, מה עוף ובהמה מיוחדין שיש בהן טומאה קלה וטומאה חמורה, ויש בהן איסור והיתר והן מין בשר, אף כל שיש בהן טומאה קלה, </w:t>
      </w:r>
    </w:p>
    <w:p w:rsidR="00E403F0" w:rsidRPr="00AD695E" w:rsidRDefault="00E403F0" w:rsidP="00E403F0">
      <w:pPr>
        <w:rPr>
          <w:rtl/>
        </w:rPr>
      </w:pPr>
      <w:r>
        <w:rPr>
          <w:rtl/>
        </w:rPr>
        <w:t xml:space="preserve">אוציא דם מהלכי שתים - שיש בהן טומאה חמורה ואין בהם טומאה קלה, </w:t>
      </w:r>
    </w:p>
    <w:p w:rsidR="00E403F0" w:rsidRPr="00AD695E" w:rsidRDefault="00E403F0" w:rsidP="00E403F0">
      <w:pPr>
        <w:pStyle w:val="afff3"/>
        <w:framePr w:wrap="around"/>
        <w:spacing w:line="240" w:lineRule="exact"/>
        <w:rPr>
          <w:rtl/>
        </w:rPr>
      </w:pPr>
      <w:r w:rsidRPr="009239E9">
        <w:rPr>
          <w:rFonts w:hint="cs"/>
          <w:szCs w:val="18"/>
          <w:rtl/>
        </w:rPr>
        <w:t>כא:</w:t>
      </w:r>
    </w:p>
    <w:p w:rsidR="00E403F0" w:rsidRPr="00AD695E" w:rsidRDefault="00E403F0" w:rsidP="00E403F0">
      <w:pPr>
        <w:rPr>
          <w:rtl/>
        </w:rPr>
      </w:pPr>
      <w:r>
        <w:rPr>
          <w:rtl/>
        </w:rPr>
        <w:t xml:space="preserve">אוציא דם שרצים - שאין בהם טומאה חמורה, </w:t>
      </w:r>
    </w:p>
    <w:p w:rsidR="00E403F0" w:rsidRPr="00AD695E" w:rsidRDefault="00E403F0" w:rsidP="00E403F0">
      <w:pPr>
        <w:rPr>
          <w:rtl/>
        </w:rPr>
      </w:pPr>
      <w:r>
        <w:rPr>
          <w:rtl/>
        </w:rPr>
        <w:t xml:space="preserve">אוציא דם ביצים - שאין מין בשר, </w:t>
      </w:r>
    </w:p>
    <w:p w:rsidR="00E403F0" w:rsidRPr="00AD695E" w:rsidRDefault="00E403F0" w:rsidP="00E403F0">
      <w:pPr>
        <w:rPr>
          <w:rtl/>
        </w:rPr>
      </w:pPr>
      <w:r>
        <w:rPr>
          <w:rtl/>
        </w:rPr>
        <w:t xml:space="preserve">דם דגים דם חגבים - שכולו היתר</w:t>
      </w:r>
      <w:ins w:id="92061" w:author="מנוע מכני" w:date="2026-10-11T12:04:39Z">
        <w:r>
          <w:rPr>
            <w:rtl/>
          </w:rPr>
          <w:t xml:space="preserve">,</w:t>
        </w:r>
      </w:ins>
      <w:del w:id="92062" w:author="מנוע מכני" w:date="2026-10-11T12:04:39Z">
        <w:r>
          <w:rPr>
            <w:rtl/>
          </w:rPr>
          <w:delText xml:space="preserve">;</w:delText>
        </w:r>
      </w:del>
    </w:p>
    <w:p w:rsidR="00E403F0" w:rsidRPr="00AD695E" w:rsidRDefault="00E403F0" w:rsidP="00E403F0">
      <w:pPr>
        <w:rPr>
          <w:rtl/>
        </w:rPr>
      </w:pPr>
      <w:r>
        <w:rPr>
          <w:rFonts w:hint="cs"/>
          <w:rtl/>
        </w:rPr>
        <w:t>'</w:t>
      </w:r>
      <w:ins w:id="90431" w:author="Claude - סמנטי" w:date="2026-10-11T12:21:47Z">
        <w:r>
          <w:rPr>
            <w:rStyle w:val="afffff0"/>
            <w:rtl/>
          </w:rPr>
          <w:t xml:space="preserve">לָעוֹף וְלַבְּהֵמָה</w:t>
        </w:r>
      </w:ins>
      <w:del w:id="90432" w:author="Claude - סמנטי" w:date="2026-10-11T12:21:47Z">
        <w:r>
          <w:rPr>
            <w:rtl/>
          </w:rPr>
          <w:delText xml:space="preserve">לעוף </w:delText>
        </w:r>
        <w:r w:rsidRPr="00217260">
          <w:rPr>
            <w:b/>
            <w:bCs/>
            <w:rtl/>
          </w:rPr>
          <w:delText xml:space="preserve">ו</w:delText>
        </w:r>
        <w:r>
          <w:rPr>
            <w:rtl/>
          </w:rPr>
          <w:delText xml:space="preserve">לבהמה</w:delText>
        </w:r>
      </w:del>
      <w:r>
        <w:rPr>
          <w:rFonts w:hint="cs"/>
          <w:rtl/>
        </w:rPr>
        <w:t>'</w:t>
      </w:r>
      <w:r>
        <w:rPr>
          <w:rtl/>
        </w:rPr>
        <w:t xml:space="preserve"> </w:t>
      </w:r>
      <w:r>
        <w:rPr>
          <w:rFonts w:hint="cs"/>
          <w:rtl/>
        </w:rPr>
        <w:t xml:space="preserve">דלא אמרי' דאף בהמה שאין בה כלאים </w:t>
      </w:r>
    </w:p>
    <w:p w:rsidR="00E403F0" w:rsidRPr="00AD695E" w:rsidRDefault="00E403F0" w:rsidP="00E403F0">
      <w:pPr>
        <w:rPr>
          <w:rtl/>
        </w:rPr>
      </w:pPr>
      <w:r>
        <w:rPr>
          <w:rFonts w:hint="cs"/>
          <w:rtl/>
        </w:rPr>
        <w:t>לעוף ולבהמה' דלא אמרי' ד</w:t>
      </w:r>
      <w:r>
        <w:rPr>
          <w:rtl/>
        </w:rPr>
        <w:t>בהמה שאינה באם על הבנים,</w:t>
      </w:r>
    </w:p>
    <w:p>
      <w:pPr>
        <w:pStyle w:val="38"/>
        <w:rPr>
          <w:ins w:id="94024" w:author="מנוע מכני" w:date="2026-10-11T12:04:39Z"/>
        </w:rPr>
      </w:pPr>
      <w:r w:rsidRPr="002B4E05">
        <w:t xml:space="preserve">ואימא:</w:t>
      </w:r>
    </w:p>
    <w:p w:rsidR="00E403F0" w:rsidRPr="002B4E05" w:rsidRDefault="00E403F0" w:rsidP="00E403F0">
      <w:pPr>
        <w:rPr>
          <w:rtl/>
        </w:rPr>
      </w:pPr>
      <w:del w:id="94025" w:author="מנוע מכני" w:date="2026-10-11T12:04:39Z">
        <w:r w:rsidRPr="002B4E05">
          <w:rPr>
            <w:rtl/>
          </w:rPr>
          <w:delText xml:space="preserve"> </w:delText>
        </w:r>
      </w:del>
      <w:r w:rsidRPr="002B4E05">
        <w:rPr>
          <w:rFonts w:hint="cs"/>
          <w:rtl/>
        </w:rPr>
        <w:t>'</w:t>
      </w:r>
      <w:ins w:id="90433" w:author="Claude - סמנטי" w:date="2026-10-11T12:21:47Z">
        <w:r>
          <w:rPr>
            <w:rStyle w:val="afffff0"/>
            <w:rtl/>
          </w:rPr>
          <w:t xml:space="preserve">כָּל דָּם</w:t>
        </w:r>
      </w:ins>
      <w:del w:id="90434" w:author="Claude - סמנטי" w:date="2026-10-11T12:21:47Z">
        <w:r w:rsidRPr="002B4E05">
          <w:rPr>
            <w:rtl/>
          </w:rPr>
          <w:delText xml:space="preserve">כל דם</w:delText>
        </w:r>
      </w:del>
      <w:r w:rsidRPr="002B4E05">
        <w:rPr>
          <w:rFonts w:hint="cs"/>
          <w:rtl/>
        </w:rPr>
        <w:t>'</w:t>
      </w:r>
      <w:r w:rsidRPr="002B4E05">
        <w:rPr>
          <w:rtl/>
        </w:rPr>
        <w:t xml:space="preserve"> כלל, </w:t>
      </w:r>
      <w:r w:rsidRPr="002B4E05">
        <w:rPr>
          <w:rFonts w:hint="cs"/>
          <w:rtl/>
        </w:rPr>
        <w:t>'</w:t>
      </w:r>
      <w:r w:rsidRPr="002B4E05">
        <w:rPr>
          <w:rStyle w:val="afffff0"/>
          <w:rtl/>
        </w:rPr>
        <w:t>עוף ובהמה</w:t>
      </w:r>
      <w:r w:rsidRPr="002B4E05">
        <w:rPr>
          <w:rFonts w:hint="cs"/>
          <w:rtl/>
        </w:rPr>
        <w:t>'</w:t>
      </w:r>
      <w:r w:rsidRPr="002B4E05">
        <w:rPr>
          <w:rtl/>
        </w:rPr>
        <w:t xml:space="preserve"> - פרט, כלל ופרט אין בכלל אלא מה שבפרט, </w:t>
      </w:r>
      <w:ins w:id="91471" w:author="מנוע מכני" w:date="2026-10-11T12:04:39Z">
        <w:r>
          <w:rPr>
            <w:rFonts w:hint="cs"/>
            <w:rtl/>
          </w:rPr>
          <w:t xml:space="preserve">דכלום</w:t>
        </w:r>
      </w:ins>
      <w:del w:id="91472" w:author="מנוע מכני" w:date="2026-10-11T12:04:39Z">
        <w:r w:rsidRPr="002B4E05">
          <w:rPr>
            <w:rFonts w:hint="cs"/>
            <w:rtl/>
          </w:rPr>
          <w:delText xml:space="preserve">ד</w:delText>
        </w:r>
        <w:r w:rsidRPr="002B4E05">
          <w:rPr>
            <w:rtl/>
          </w:rPr>
          <w:delText xml:space="preserve">מידי</w:delText>
        </w:r>
      </w:del>
      <w:r w:rsidRPr="002B4E05">
        <w:rPr>
          <w:rtl/>
        </w:rPr>
        <w:t xml:space="preserve"> אחרינא </w:t>
      </w:r>
      <w:r w:rsidRPr="002B4E05">
        <w:rPr>
          <w:rtl/>
        </w:rPr>
        <w:t xml:space="preserve">לא</w:t>
      </w:r>
      <w:r w:rsidRPr="002B4E05">
        <w:rPr>
          <w:rtl/>
        </w:rPr>
        <w:t xml:space="preserve">! </w:t>
      </w:r>
    </w:p>
    <w:p w:rsidR="00E403F0" w:rsidRPr="00AD695E" w:rsidRDefault="00E403F0" w:rsidP="00E403F0">
      <w:pPr>
        <w:rPr>
          <w:rtl/>
        </w:rPr>
      </w:pPr>
      <w:r>
        <w:rPr>
          <w:rFonts w:hint="cs"/>
          <w:rtl/>
        </w:rPr>
        <w:t>'</w:t>
      </w:r>
      <w:ins w:id="90435" w:author="Claude - סמנטי" w:date="2026-10-11T12:21:47Z">
        <w:r>
          <w:rPr>
            <w:rStyle w:val="afffff0"/>
            <w:rtl/>
          </w:rPr>
          <w:t xml:space="preserve">נֶפֶשׁ אֲשֶׁר תֹּאכַל כָּל דָּם</w:t>
        </w:r>
      </w:ins>
      <w:del w:id="90436" w:author="Claude - סמנטי" w:date="2026-10-11T12:21:47Z">
        <w:r>
          <w:rPr>
            <w:rtl/>
          </w:rPr>
          <w:delText xml:space="preserve">נפש אשר תאכל כל דם</w:delText>
        </w:r>
      </w:del>
      <w:r>
        <w:rPr>
          <w:rFonts w:hint="cs"/>
          <w:rtl/>
        </w:rPr>
        <w:t>'</w:t>
      </w:r>
      <w:r>
        <w:rPr>
          <w:rtl/>
        </w:rPr>
        <w:t xml:space="preserve"> - חזר וכלל, כלל ופרט וכלל אי אתה דן אלא כעין הפרט.</w:t>
      </w:r>
    </w:p>
    <w:p w:rsidR="00E403F0" w:rsidRPr="00AD695E" w:rsidRDefault="00E403F0" w:rsidP="00E403F0">
      <w:pPr>
        <w:rPr>
          <w:rtl/>
        </w:rPr>
      </w:pPr>
      <w:r>
        <w:rPr>
          <w:rtl/>
        </w:rPr>
        <w:t xml:space="preserve">והא </w:t>
      </w:r>
      <w:r>
        <w:rPr>
          <w:rtl/>
        </w:rPr>
        <w:t xml:space="preserve">לא</w:t>
      </w:r>
      <w:r>
        <w:rPr>
          <w:rtl/>
        </w:rPr>
        <w:t xml:space="preserve"> דמי כללא בתרא לכללא </w:t>
      </w:r>
      <w:ins w:id="92281" w:author="מנוע מכני" w:date="2026-10-11T12:04:39Z">
        <w:r>
          <w:rPr>
            <w:rtl/>
          </w:rPr>
          <w:t xml:space="preserve">ראשון</w:t>
        </w:r>
      </w:ins>
      <w:del w:id="92282" w:author="מנוע מכני" w:date="2026-10-11T12:04:39Z">
        <w:r>
          <w:rPr>
            <w:rtl/>
          </w:rPr>
          <w:delText xml:space="preserve">קמא</w:delText>
        </w:r>
      </w:del>
      <w:r>
        <w:rPr>
          <w:rtl/>
        </w:rPr>
        <w:t xml:space="preserve">, כללא </w:t>
      </w:r>
      <w:ins w:id="92283" w:author="מנוע מכני" w:date="2026-10-11T12:04:39Z">
        <w:r>
          <w:rPr>
            <w:rtl/>
          </w:rPr>
          <w:t xml:space="preserve">ראשון</w:t>
        </w:r>
      </w:ins>
      <w:del w:id="92284" w:author="מנוע מכני" w:date="2026-10-11T12:04:39Z">
        <w:r>
          <w:rPr>
            <w:rtl/>
          </w:rPr>
          <w:delText xml:space="preserve">קמא</w:delText>
        </w:r>
      </w:del>
      <w:r>
        <w:rPr>
          <w:rtl/>
        </w:rPr>
        <w:t xml:space="preserve"> </w:t>
      </w:r>
      <w:ins w:id="90657" w:author="מנוע מכני" w:date="2026-10-11T12:04:39Z">
        <w:r>
          <w:rPr>
            <w:rtl/>
          </w:rPr>
          <w:t xml:space="preserve">לא</w:t>
        </w:r>
      </w:ins>
      <w:del w:id="90658" w:author="מנוע מכני" w:date="2026-10-11T12:04:39Z">
        <w:r>
          <w:rPr>
            <w:rtl/>
          </w:rPr>
          <w:delText xml:space="preserve">לאו</w:delText>
        </w:r>
      </w:del>
      <w:r>
        <w:rPr>
          <w:rtl/>
        </w:rPr>
        <w:t xml:space="preserve">, כללא בתרא כרת! </w:t>
      </w:r>
    </w:p>
    <w:p w:rsidR="00E403F0" w:rsidRPr="00AD695E" w:rsidRDefault="00E403F0" w:rsidP="00E403F0">
      <w:pPr>
        <w:rPr>
          <w:rtl/>
        </w:rPr>
      </w:pPr>
      <w:ins w:id="91473" w:author="מנוע מכני" w:date="2026-10-11T12:04:39Z">
        <w:r>
          <w:rPr>
            <w:rtl/>
          </w:rPr>
          <w:t xml:space="preserve">זה</w:t>
        </w:r>
      </w:ins>
      <w:del w:id="91474" w:author="מנוע מכני" w:date="2026-10-11T12:04:39Z">
        <w:r>
          <w:rPr>
            <w:rtl/>
          </w:rPr>
          <w:delText xml:space="preserve">האי</w:delText>
        </w:r>
      </w:del>
      <w:r>
        <w:rPr>
          <w:rtl/>
        </w:rPr>
        <w:t xml:space="preserve"> </w:t>
      </w:r>
      <w:r>
        <w:rPr>
          <w:rStyle w:val="2fb"/>
          <w:rtl/>
        </w:rPr>
        <w:t xml:space="preserve">ת</w:t>
      </w:r>
      <w:r>
        <w:rPr>
          <w:rStyle w:val="2fb"/>
          <w:rFonts w:hint="cs"/>
          <w:rtl/>
        </w:rPr>
        <w:t>דר</w:t>
      </w:r>
      <w:r>
        <w:rPr>
          <w:rStyle w:val="2fb"/>
          <w:rtl/>
        </w:rPr>
        <w:t>"</w:t>
      </w:r>
      <w:r>
        <w:rPr>
          <w:rStyle w:val="2fb"/>
          <w:rFonts w:hint="cs"/>
          <w:rtl/>
        </w:rPr>
        <w:t>י</w:t>
      </w:r>
      <w:r>
        <w:rPr>
          <w:rtl/>
        </w:rPr>
        <w:t xml:space="preserve"> כללי ופרטי </w:t>
      </w:r>
      <w:ins w:id="90143" w:author="Claude - סמנטי" w:date="2026-10-11T12:21:47Z">
        <w:r>
          <w:rPr>
            <w:rtl/>
          </w:rPr>
          <w:t xml:space="preserve">דורשים</w:t>
        </w:r>
      </w:ins>
      <w:del w:id="90144" w:author="Claude - סמנטי" w:date="2026-10-11T12:21:47Z">
        <w:r>
          <w:rPr>
            <w:rtl/>
          </w:rPr>
          <w:delText xml:space="preserve">דרשינן</w:delText>
        </w:r>
      </w:del>
      <w:r>
        <w:rPr>
          <w:rtl/>
        </w:rPr>
        <w:t xml:space="preserve"> מן הדין גוונא, וא</w:t>
      </w:r>
      <w:r>
        <w:rPr>
          <w:rFonts w:hint="cs"/>
          <w:rtl/>
        </w:rPr>
        <w:t>ע</w:t>
      </w:r>
      <w:r>
        <w:rPr>
          <w:rtl/>
        </w:rPr>
        <w:t>"</w:t>
      </w:r>
      <w:r>
        <w:rPr>
          <w:rFonts w:hint="cs"/>
          <w:rtl/>
        </w:rPr>
        <w:t>ג</w:t>
      </w:r>
      <w:r>
        <w:rPr>
          <w:rtl/>
        </w:rPr>
        <w:t xml:space="preserve"> דלא דמי כללא בתרא לכללא </w:t>
      </w:r>
      <w:ins w:id="92285" w:author="מנוע מכני" w:date="2026-10-11T12:04:39Z">
        <w:r>
          <w:rPr>
            <w:rtl/>
          </w:rPr>
          <w:t xml:space="preserve">ראשון</w:t>
        </w:r>
      </w:ins>
      <w:del w:id="92286" w:author="מנוע מכני" w:date="2026-10-11T12:04:39Z">
        <w:r>
          <w:rPr>
            <w:rtl/>
          </w:rPr>
          <w:delText xml:space="preserve">קמא</w:delText>
        </w:r>
      </w:del>
      <w:r>
        <w:rPr>
          <w:rtl/>
        </w:rPr>
        <w:t xml:space="preserve">.</w:t>
      </w:r>
    </w:p>
    <w:p w:rsidR="00E403F0" w:rsidRPr="00AD695E" w:rsidRDefault="00E403F0" w:rsidP="00E403F0">
      <w:pPr>
        <w:rPr>
          <w:rtl/>
        </w:rPr>
      </w:pPr>
      <w:r>
        <w:rPr>
          <w:rFonts w:ascii="BA חניכי הישיבות" w:hAnsi="BA חניכי הישיבות" w:cs="BA חניכי הישיבות"/>
          <w:rtl/>
        </w:rPr>
        <w:t>׻</w:t>
      </w:r>
    </w:p>
    <w:p>
      <w:pPr>
        <w:pStyle w:val="38"/>
        <w:rPr>
          <w:ins w:id="94026" w:author="מנוע מכני" w:date="2026-10-11T12:04:39Z"/>
        </w:rPr>
      </w:pPr>
      <w:r>
        <w:t xml:space="preserve">אמר</w:t>
      </w:r>
      <w:r>
        <w:t xml:space="preserve"> מר:</w:t>
      </w:r>
    </w:p>
    <w:p w:rsidR="00E403F0" w:rsidRPr="00AD695E" w:rsidRDefault="00E403F0" w:rsidP="00E403F0">
      <w:pPr>
        <w:rPr>
          <w:rtl/>
        </w:rPr>
      </w:pPr>
      <w:del w:id="94027" w:author="מנוע מכני" w:date="2026-10-11T12:04:39Z">
        <w:r>
          <w:rPr>
            <w:rtl/>
          </w:rPr>
          <w:delText xml:space="preserve"> </w:delText>
        </w:r>
      </w:del>
      <w:r>
        <w:rPr>
          <w:rtl/>
        </w:rPr>
        <w:t xml:space="preserve">כלל ופרט וכלל אי אתה דן אלא כעין הפרט, מה הפרט מפורש דבר שיש בו טומאה קלה וטומאה חמורה, ויש בה איסור והיתר ויש בהן מין בשר, אף כל דבר שיש בו טומאה קלה וטומאה חמורה וכו'.</w:t>
      </w:r>
    </w:p>
    <w:p>
      <w:pPr>
        <w:pStyle w:val="38"/>
        <w:rPr>
          <w:ins w:id="94028" w:author="מנוע מכני" w:date="2026-10-11T12:04:39Z"/>
        </w:rPr>
      </w:pPr>
      <w:r w:rsidRPr="002B4E05">
        <w:t>'</w:t>
      </w:r>
      <w:r w:rsidRPr="002B4E05">
        <w:t>אף כל</w:t>
      </w:r>
      <w:r w:rsidRPr="002B4E05">
        <w:t>'</w:t>
      </w:r>
      <w:ins w:id="92063" w:author="מנוע מכני" w:date="2026-10-11T12:04:39Z">
        <w:r>
          <w:t xml:space="preserve"> </w:t>
        </w:r>
      </w:ins>
      <w:del w:id="92064" w:author="מנוע מכני" w:date="2026-10-11T12:04:39Z">
        <w:r w:rsidRPr="002B4E05">
          <w:delText xml:space="preserve"> </w:delText>
        </w:r>
        <w:r w:rsidRPr="002B4E05">
          <w:delText xml:space="preserve"> </w:delText>
        </w:r>
      </w:del>
      <w:r w:rsidRPr="002B4E05">
        <w:t xml:space="preserve">אר</w:t>
      </w:r>
      <w:r w:rsidRPr="002B4E05">
        <w:t>אב</w:t>
      </w:r>
      <w:r w:rsidRPr="002B4E05">
        <w:t>"</w:t>
      </w:r>
      <w:r w:rsidRPr="002B4E05">
        <w:t>א</w:t>
      </w:r>
      <w:r w:rsidRPr="002B4E05">
        <w:t xml:space="preserve">:</w:t>
      </w:r>
    </w:p>
    <w:p w:rsidR="00E403F0" w:rsidRPr="002B4E05" w:rsidRDefault="00E403F0" w:rsidP="00E403F0">
      <w:pPr>
        <w:rPr>
          <w:spacing w:val="-2"/>
          <w:rtl/>
        </w:rPr>
      </w:pPr>
      <w:del w:id="94029" w:author="מנוע מכני" w:date="2026-10-11T12:04:39Z">
        <w:r w:rsidRPr="002B4E05">
          <w:rPr>
            <w:spacing w:val="-2"/>
            <w:rtl/>
          </w:rPr>
          <w:delText xml:space="preserve"> </w:delText>
        </w:r>
      </w:del>
      <w:r w:rsidRPr="002B4E05">
        <w:rPr>
          <w:spacing w:val="-2"/>
          <w:rtl/>
        </w:rPr>
        <w:t xml:space="preserve">לאתויי דמו של כוי.</w:t>
      </w:r>
      <w:r w:rsidRPr="002B4E05">
        <w:rPr>
          <w:rFonts w:hint="cs"/>
          <w:spacing w:val="-2"/>
          <w:rtl/>
        </w:rPr>
        <w:t xml:space="preserve"> </w:t>
      </w:r>
      <w:ins w:id="92593" w:author="מנוע מכני" w:date="2026-10-11T12:04:39Z">
        <w:r>
          <w:rPr>
            <w:rFonts w:hint="cs"/>
            <w:spacing w:val="-2"/>
            <w:rtl/>
          </w:rPr>
          <w:t xml:space="preserve">דסבר</w:t>
        </w:r>
      </w:ins>
      <w:del w:id="92594" w:author="מנוע מכני" w:date="2026-10-11T12:04:39Z">
        <w:r w:rsidRPr="002B4E05">
          <w:rPr>
            <w:rFonts w:hint="cs"/>
            <w:spacing w:val="-2"/>
            <w:rtl/>
          </w:rPr>
          <w:delText xml:space="preserve">דס</w:delText>
        </w:r>
        <w:r w:rsidRPr="002B4E05">
          <w:rPr>
            <w:spacing w:val="-2"/>
            <w:rtl/>
          </w:rPr>
          <w:delText xml:space="preserve">"</w:delText>
        </w:r>
        <w:r w:rsidRPr="002B4E05">
          <w:rPr>
            <w:rFonts w:hint="cs"/>
            <w:spacing w:val="-2"/>
            <w:rtl/>
          </w:rPr>
          <w:delText xml:space="preserve">ל</w:delText>
        </w:r>
      </w:del>
      <w:r w:rsidRPr="002B4E05">
        <w:rPr>
          <w:spacing w:val="-2"/>
          <w:rtl/>
        </w:rPr>
        <w:t xml:space="preserve"> כוי בריה בפני עצמו הוא.</w:t>
      </w:r>
      <w:r w:rsidRPr="002B4E05">
        <w:rPr>
          <w:rFonts w:hint="cs"/>
          <w:spacing w:val="-2"/>
          <w:rtl/>
        </w:rPr>
        <w:t xml:space="preserve">[</w:t>
      </w:r>
      <w:ins w:id="92481" w:author="מנוע מכני" w:date="2026-10-11T12:04:39Z">
        <w:r>
          <w:rPr>
            <w:rFonts w:hint="cs"/>
            <w:spacing w:val="-2"/>
            <w:rtl/>
          </w:rPr>
          <w:t xml:space="preserve">דאם </w:t>
        </w:r>
      </w:ins>
      <w:del w:id="92482" w:author="מנוע מכני" w:date="2026-10-11T12:04:39Z">
        <w:r w:rsidRPr="002B4E05">
          <w:rPr>
            <w:rFonts w:hint="cs"/>
            <w:spacing w:val="-2"/>
            <w:rtl/>
          </w:rPr>
          <w:delText xml:space="preserve">דאי </w:delText>
        </w:r>
      </w:del>
      <w:r w:rsidRPr="002B4E05">
        <w:rPr>
          <w:rFonts w:hint="cs"/>
          <w:spacing w:val="-2"/>
          <w:rtl/>
        </w:rPr>
        <w:t xml:space="preserve">מצד ספק </w:t>
      </w:r>
      <w:r w:rsidRPr="002B4E05">
        <w:rPr>
          <w:rFonts w:hint="cs"/>
          <w:spacing w:val="-2"/>
          <w:rtl/>
        </w:rPr>
        <w:t xml:space="preserve">א</w:t>
      </w:r>
      <w:r w:rsidRPr="002B4E05">
        <w:rPr>
          <w:spacing w:val="-2"/>
          <w:rtl/>
        </w:rPr>
        <w:t>"</w:t>
      </w:r>
      <w:r w:rsidRPr="002B4E05">
        <w:rPr>
          <w:rFonts w:hint="cs"/>
          <w:spacing w:val="-2"/>
          <w:rtl/>
        </w:rPr>
        <w:t xml:space="preserve">צ</w:t>
      </w:r>
      <w:r w:rsidRPr="002B4E05">
        <w:rPr>
          <w:rFonts w:hint="cs"/>
          <w:spacing w:val="-2"/>
          <w:rtl/>
        </w:rPr>
        <w:t xml:space="preserve"> קרא]</w:t>
      </w:r>
    </w:p>
    <w:p w:rsidR="00E403F0" w:rsidRPr="00AD695E" w:rsidRDefault="00E403F0" w:rsidP="00E403F0">
      <w:pPr>
        <w:rPr>
          <w:rtl/>
        </w:rPr>
      </w:pPr>
      <w:r>
        <w:rPr>
          <w:rFonts w:hint="cs"/>
          <w:rtl/>
        </w:rPr>
        <w:t>מכל חלב' ל</w:t>
      </w:r>
      <w:r>
        <w:rPr>
          <w:rtl/>
        </w:rPr>
        <w:t>חלבו</w:t>
      </w:r>
      <w:r>
        <w:rPr>
          <w:rFonts w:hint="cs"/>
          <w:rtl/>
        </w:rPr>
        <w:t xml:space="preserve">,</w:t>
      </w:r>
      <w:ins w:id="92065" w:author="מנוע מכני" w:date="2026-10-11T12:04:39Z">
        <w:ins w:id="92067" w:author="מנוע מכני" w:date="2026-10-11T12:04:39Z">
          <w:ins w:id="92069" w:author="מנוע מכני" w:date="2026-10-11T12:04:39Z">
            <w:r>
              <w:rPr>
                <w:rFonts w:hint="cs"/>
                <w:rtl/>
              </w:rPr>
              <w:t xml:space="preserve"> </w:t>
            </w:r>
          </w:ins>
          <w:del w:id="92070" w:author="מנוע מכני" w:date="2026-10-11T12:04:39Z">
            <w:r>
              <w:rPr>
                <w:rFonts w:hint="cs"/>
                <w:rtl/>
              </w:rPr>
              <w:delText xml:space="preserve"> </w:delText>
            </w:r>
            <w:r>
              <w:rPr>
                <w:rtl/>
              </w:rPr>
              <w:delText xml:space="preserve"> </w:delText>
            </w:r>
          </w:del>
        </w:ins>
        <w:del w:id="92068" w:author="מנוע מכני" w:date="2026-10-11T12:04:39Z">
          <w:r>
            <w:rPr>
              <w:rFonts w:hint="cs"/>
              <w:rtl/>
            </w:rPr>
            <w:delText xml:space="preserve"> </w:delText>
          </w:r>
          <w:r>
            <w:rPr>
              <w:rFonts w:hint="cs"/>
              <w:rtl/>
            </w:rPr>
            <w:delText xml:space="preserve"> </w:delText>
          </w:r>
        </w:del>
      </w:ins>
      <w:del w:id="92066" w:author="מנוע מכני" w:date="2026-10-11T12:04:39Z">
        <w:r>
          <w:rPr>
            <w:rFonts w:hint="cs"/>
            <w:rtl/>
          </w:rPr>
          <w:delText xml:space="preserve">  </w:delText>
        </w:r>
      </w:del>
      <w:r>
        <w:rPr>
          <w:rFonts w:hint="cs"/>
          <w:rtl/>
        </w:rPr>
        <w:t>'</w:t>
      </w:r>
      <w:r>
        <w:rPr>
          <w:rtl/>
        </w:rPr>
        <w:t>נבלה</w:t>
      </w:r>
      <w:r>
        <w:rPr>
          <w:rFonts w:hint="cs"/>
          <w:rtl/>
        </w:rPr>
        <w:t>' לנבלתו</w:t>
      </w:r>
      <w:r>
        <w:rPr>
          <w:rtl/>
        </w:rPr>
        <w:t>.</w:t>
      </w:r>
      <w:r>
        <w:rPr>
          <w:rFonts w:hint="cs"/>
          <w:rtl/>
        </w:rPr>
        <w:t xml:space="preserve"> וגיד ילפי' מכף הירך דאסרה תורה</w:t>
      </w:r>
    </w:p>
    <w:p w:rsidR="00E403F0" w:rsidRPr="00E87E21" w:rsidRDefault="00E403F0" w:rsidP="00E403F0">
      <w:pPr>
        <w:rPr>
          <w:spacing w:val="-4"/>
          <w:rtl/>
        </w:rPr>
      </w:pPr>
      <w:r w:rsidRPr="00E87E21">
        <w:rPr>
          <w:spacing w:val="-4"/>
          <w:rtl/>
        </w:rPr>
        <w:t xml:space="preserve">טומאתו ושחיטה מנלן? סברא, מדלכל </w:t>
      </w:r>
      <w:ins w:id="91477" w:author="מנוע מכני" w:date="2026-10-11T12:04:39Z">
        <w:r>
          <w:rPr>
            <w:spacing w:val="-4"/>
            <w:rtl/>
          </w:rPr>
          <w:t xml:space="preserve">דברים</w:t>
        </w:r>
      </w:ins>
      <w:del w:id="91478" w:author="מנוע מכני" w:date="2026-10-11T12:04:39Z">
        <w:r w:rsidRPr="00E87E21">
          <w:rPr>
            <w:spacing w:val="-4"/>
            <w:rtl/>
          </w:rPr>
          <w:delText xml:space="preserve">מילי</w:delText>
        </w:r>
      </w:del>
      <w:r w:rsidRPr="00E87E21">
        <w:rPr>
          <w:spacing w:val="-4"/>
          <w:rtl/>
        </w:rPr>
        <w:t xml:space="preserve"> רבייה </w:t>
      </w:r>
      <w:ins w:id="91475" w:author="מנוע מכני" w:date="2026-10-11T12:04:39Z">
        <w:r>
          <w:rPr>
            <w:spacing w:val="-4"/>
            <w:rtl/>
          </w:rPr>
          <w:t xml:space="preserve">התורה</w:t>
        </w:r>
      </w:ins>
      <w:del w:id="91476" w:author="מנוע מכני" w:date="2026-10-11T12:04:39Z">
        <w:r w:rsidRPr="00E87E21">
          <w:rPr>
            <w:spacing w:val="-4"/>
            <w:rtl/>
          </w:rPr>
          <w:delText xml:space="preserve">רחמנא</w:delText>
        </w:r>
      </w:del>
      <w:r w:rsidRPr="00E87E21">
        <w:rPr>
          <w:spacing w:val="-4"/>
          <w:rtl/>
        </w:rPr>
        <w:t xml:space="preserve"> כבהמה, טומאתו ושחיטתו </w:t>
      </w:r>
      <w:ins w:id="90659" w:author="מנוע מכני" w:date="2026-10-11T12:04:39Z">
        <w:r>
          <w:rPr>
            <w:spacing w:val="-4"/>
            <w:rtl/>
          </w:rPr>
          <w:t xml:space="preserve">גם</w:t>
        </w:r>
      </w:ins>
      <w:del w:id="90660" w:author="מנוע מכני" w:date="2026-10-11T12:04:39Z">
        <w:r w:rsidRPr="00E87E21">
          <w:rPr>
            <w:spacing w:val="-4"/>
            <w:rtl/>
          </w:rPr>
          <w:delText xml:space="preserve">נמי</w:delText>
        </w:r>
      </w:del>
      <w:r w:rsidRPr="00E87E21">
        <w:rPr>
          <w:spacing w:val="-4"/>
          <w:rtl/>
        </w:rPr>
        <w:t xml:space="preserve"> כבהמה.</w:t>
      </w:r>
    </w:p>
    <w:p w:rsidR="00E403F0" w:rsidRPr="00AD695E" w:rsidRDefault="00E403F0" w:rsidP="00E403F0">
      <w:pPr>
        <w:rPr>
          <w:rtl/>
        </w:rPr>
      </w:pPr>
      <w:r>
        <w:rPr>
          <w:rFonts w:ascii="BA חניכי הישיבות" w:hAnsi="BA חניכי הישיבות" w:cs="BA חניכי הישיבות"/>
          <w:rtl/>
        </w:rPr>
        <w:t>׻</w:t>
      </w:r>
    </w:p>
    <w:p>
      <w:pPr>
        <w:pStyle w:val="afffff8"/>
        <w:rPr>
          <w:ins w:id="90069" w:author="קלוד" w:date="2026-10-11T12:26:18Z"/>
        </w:rPr>
      </w:pPr>
      <w:ins w:id="90070" w:author="קלוד" w:date="2026-10-11T12:26:18Z">
        <w:r>
          <w:rPr>
            <w:color w:val="7B3F00"/>
          </w:rPr>
          <w:t xml:space="preserve">מיעוט דם מהלכי שתים - החותך מן האדם צריך מחשבה והכשר</w:t>
        </w:r>
      </w:ins>
    </w:p>
    <w:p>
      <w:pPr>
        <w:pStyle w:val="38"/>
        <w:rPr>
          <w:ins w:id="94030" w:author="מנוע מכני" w:date="2026-10-11T12:04:39Z"/>
        </w:rPr>
      </w:pPr>
      <w:r w:rsidRPr="00217260">
        <w:t xml:space="preserve">אמר</w:t>
      </w:r>
      <w:r w:rsidRPr="00217260">
        <w:t xml:space="preserve"> מר:</w:t>
      </w:r>
    </w:p>
    <w:p w:rsidR="00E403F0" w:rsidRPr="00AD695E" w:rsidRDefault="00E403F0" w:rsidP="00E403F0">
      <w:pPr>
        <w:rPr>
          <w:rtl/>
        </w:rPr>
      </w:pPr>
      <w:del w:id="94031" w:author="מנוע מכני" w:date="2026-10-11T12:04:39Z">
        <w:r w:rsidRPr="00217260">
          <w:rPr>
            <w:b/>
            <w:bCs/>
            <w:rtl/>
          </w:rPr>
          <w:delText xml:space="preserve"> </w:delText>
        </w:r>
      </w:del>
      <w:r w:rsidRPr="00217260">
        <w:rPr>
          <w:b/>
          <w:bCs/>
          <w:rtl/>
        </w:rPr>
        <w:t xml:space="preserve">אוציא דם מהלכי שתים, שיש בהן טומאה חמורה ואין בהן טומאה קלה.</w:t>
      </w:r>
    </w:p>
    <w:p w:rsidR="00E403F0" w:rsidRPr="00AD695E" w:rsidRDefault="00E403F0" w:rsidP="00E403F0">
      <w:pPr>
        <w:rPr>
          <w:rtl/>
        </w:rPr>
      </w:pPr>
      <w:r>
        <w:rPr>
          <w:rtl/>
        </w:rPr>
        <w:t xml:space="preserve">ורמינהי: החותך מן האדם צריך מחשבה והכשר</w:t>
      </w:r>
      <w:ins w:id="92071" w:author="מנוע מכני" w:date="2026-10-11T12:04:39Z">
        <w:r>
          <w:rPr>
            <w:rtl/>
          </w:rPr>
          <w:t xml:space="preserve">,</w:t>
        </w:r>
      </w:ins>
      <w:del w:id="92072" w:author="מנוע מכני" w:date="2026-10-11T12:04:39Z">
        <w:r>
          <w:rPr>
            <w:rtl/>
          </w:rPr>
          <w:delText xml:space="preserve">;</w:delText>
        </w:r>
      </w:del>
    </w:p>
    <w:p>
      <w:pPr>
        <w:pStyle w:val="38"/>
        <w:rPr>
          <w:ins w:id="94032" w:author="מנוע מכני" w:date="2026-10-11T12:04:39Z"/>
        </w:rPr>
      </w:pPr>
      <w:r>
        <w:t xml:space="preserve">ואר"ל:</w:t>
      </w:r>
    </w:p>
    <w:p w:rsidR="00E403F0" w:rsidRPr="00AD695E" w:rsidRDefault="00E403F0" w:rsidP="00E403F0">
      <w:pPr>
        <w:rPr>
          <w:rtl/>
        </w:rPr>
      </w:pPr>
      <w:del w:id="94033" w:author="מנוע מכני" w:date="2026-10-11T12:04:39Z">
        <w:r>
          <w:rPr>
            <w:rtl/>
          </w:rPr>
          <w:delText xml:space="preserve"> </w:delText>
        </w:r>
      </w:del>
      <w:r>
        <w:rPr>
          <w:rtl/>
        </w:rPr>
        <w:t xml:space="preserve">בחותכו לכלב, ומחשבה לכלב </w:t>
      </w:r>
      <w:ins w:id="90661" w:author="מנוע מכני" w:date="2026-10-11T12:04:39Z">
        <w:r>
          <w:rPr>
            <w:rtl/>
          </w:rPr>
          <w:t xml:space="preserve">לא</w:t>
        </w:r>
      </w:ins>
      <w:del w:id="90662" w:author="מנוע מכני" w:date="2026-10-11T12:04:39Z">
        <w:r>
          <w:rPr>
            <w:rtl/>
          </w:rPr>
          <w:delText xml:space="preserve">לאו</w:delText>
        </w:r>
      </w:del>
      <w:r>
        <w:rPr>
          <w:rtl/>
        </w:rPr>
        <w:t xml:space="preserve"> מחשבה היא.</w:t>
      </w:r>
    </w:p>
    <w:p>
      <w:pPr>
        <w:pStyle w:val="38"/>
        <w:rPr>
          <w:ins w:id="94034" w:author="מנוע מכני" w:date="2026-10-11T12:04:39Z"/>
        </w:rPr>
      </w:pPr>
      <w:r>
        <w:t>והך</w:t>
      </w:r>
      <w:r>
        <w:t xml:space="preserve"> </w:t>
      </w:r>
      <w:r>
        <w:t>ד</w:t>
      </w:r>
      <w:r>
        <w:t xml:space="preserve">כלל אמרו בטומאה:</w:t>
      </w:r>
    </w:p>
    <w:p w:rsidR="00E403F0" w:rsidRPr="00AD695E" w:rsidRDefault="00E403F0" w:rsidP="00E403F0">
      <w:pPr>
        <w:rPr>
          <w:rtl/>
        </w:rPr>
      </w:pPr>
      <w:del w:id="94035" w:author="מנוע מכני" w:date="2026-10-11T12:04:39Z">
        <w:r>
          <w:rPr>
            <w:rtl/>
          </w:rPr>
          <w:delText xml:space="preserve"> </w:delText>
        </w:r>
      </w:del>
      <w:r>
        <w:rPr>
          <w:rtl/>
        </w:rPr>
        <w:t xml:space="preserve">כל המיוחד לאכול אדם - טמא עד שיפסל מאכילת כלב! </w:t>
      </w:r>
    </w:p>
    <w:p w:rsidR="00E403F0" w:rsidRPr="00AD695E" w:rsidRDefault="00E403F0" w:rsidP="00E403F0">
      <w:pPr>
        <w:rPr>
          <w:rtl/>
        </w:rPr>
      </w:pPr>
      <w:r w:rsidRPr="00A757C8">
        <w:rPr>
          <w:rFonts w:hint="cs"/>
          <w:rtl/>
        </w:rPr>
        <w:t>ה</w:t>
      </w:r>
      <w:r w:rsidRPr="00A757C8">
        <w:rPr>
          <w:rtl/>
        </w:rPr>
        <w:t xml:space="preserve">הוא לאסוקי טומאה </w:t>
      </w:r>
      <w:ins w:id="91479" w:author="מנוע מכני" w:date="2026-10-11T12:04:39Z">
        <w:r>
          <w:rPr>
            <w:rtl/>
          </w:rPr>
          <w:t xml:space="preserve">ממנו</w:t>
        </w:r>
      </w:ins>
      <w:del w:id="91480" w:author="מנוע מכני" w:date="2026-10-11T12:04:39Z">
        <w:r w:rsidRPr="00A757C8">
          <w:rPr>
            <w:rtl/>
          </w:rPr>
          <w:delText xml:space="preserve">מיניה</w:delText>
        </w:r>
      </w:del>
      <w:r w:rsidRPr="00A757C8">
        <w:rPr>
          <w:rtl/>
        </w:rPr>
        <w:t xml:space="preserve">, דכיון </w:t>
      </w:r>
      <w:ins w:id="92929" w:author="מנוע מכני" w:date="2026-10-11T12:04:39Z">
        <w:r>
          <w:rPr>
            <w:rtl/>
          </w:rPr>
          <w:t xml:space="preserve">דמתחילה</w:t>
        </w:r>
      </w:ins>
      <w:del w:id="92930" w:author="מנוע מכני" w:date="2026-10-11T12:04:39Z">
        <w:r w:rsidRPr="00A757C8">
          <w:rPr>
            <w:rtl/>
          </w:rPr>
          <w:delText xml:space="preserve">דמעיקרא</w:delText>
        </w:r>
      </w:del>
      <w:r w:rsidRPr="00A757C8">
        <w:rPr>
          <w:rtl/>
        </w:rPr>
        <w:t xml:space="preserve"> ה</w:t>
      </w:r>
      <w:r w:rsidRPr="00A757C8">
        <w:rPr>
          <w:rFonts w:hint="cs"/>
          <w:rtl/>
        </w:rPr>
        <w:t>י</w:t>
      </w:r>
      <w:r w:rsidRPr="00A757C8">
        <w:rPr>
          <w:rtl/>
        </w:rPr>
        <w:t xml:space="preserve">ה </w:t>
      </w:r>
      <w:r w:rsidRPr="00A757C8">
        <w:rPr>
          <w:rFonts w:hint="cs"/>
          <w:rtl/>
        </w:rPr>
        <w:t>ראוי</w:t>
      </w:r>
      <w:r w:rsidRPr="00A757C8">
        <w:rPr>
          <w:rtl/>
        </w:rPr>
        <w:t xml:space="preserve"> לאדם, לאסוקי מטומאה עד שיפסל מאכילת כלב</w:t>
      </w:r>
      <w:ins w:id="92073" w:author="מנוע מכני" w:date="2026-10-11T12:04:39Z">
        <w:r>
          <w:rPr>
            <w:rtl/>
          </w:rPr>
          <w:t xml:space="preserve">,</w:t>
        </w:r>
      </w:ins>
      <w:del w:id="92074" w:author="מנוע מכני" w:date="2026-10-11T12:04:39Z">
        <w:r w:rsidRPr="00A757C8">
          <w:rPr>
            <w:rtl/>
          </w:rPr>
          <w:delText xml:space="preserve">;</w:delText>
        </w:r>
      </w:del>
    </w:p>
    <w:p w:rsidR="00E403F0" w:rsidRPr="00AD695E" w:rsidRDefault="00E403F0" w:rsidP="00E403F0">
      <w:pPr>
        <w:rPr>
          <w:rtl/>
        </w:rPr>
      </w:pPr>
      <w:r>
        <w:rPr>
          <w:rFonts w:hint="cs"/>
          <w:rtl/>
        </w:rPr>
        <w:t xml:space="preserve">כאן להוריד מטומאה </w:t>
      </w:r>
      <w:ins w:id="92483" w:author="מנוע מכני" w:date="2026-10-11T12:04:39Z">
        <w:r>
          <w:rPr>
            <w:rtl/>
          </w:rPr>
          <w:t xml:space="preserve">אם </w:t>
        </w:r>
      </w:ins>
      <w:del w:id="92484" w:author="מנוע מכני" w:date="2026-10-11T12:04:39Z">
        <w:r>
          <w:rPr>
            <w:rtl/>
          </w:rPr>
          <w:delText xml:space="preserve">אי </w:delText>
        </w:r>
      </w:del>
      <w:r>
        <w:rPr>
          <w:rtl/>
        </w:rPr>
        <w:t xml:space="preserve">חזי לאדם חזי לכלב, </w:t>
      </w:r>
      <w:ins w:id="92485" w:author="מנוע מכני" w:date="2026-10-11T12:04:39Z">
        <w:r>
          <w:rPr>
            <w:rtl/>
          </w:rPr>
          <w:t xml:space="preserve">אם </w:t>
        </w:r>
      </w:ins>
      <w:del w:id="92486" w:author="מנוע מכני" w:date="2026-10-11T12:04:39Z">
        <w:r>
          <w:rPr>
            <w:rtl/>
          </w:rPr>
          <w:delText xml:space="preserve">אי </w:delText>
        </w:r>
      </w:del>
      <w:r>
        <w:rPr>
          <w:rtl/>
        </w:rPr>
        <w:t xml:space="preserve">לא</w:t>
      </w:r>
      <w:r>
        <w:rPr>
          <w:rtl/>
        </w:rPr>
        <w:t xml:space="preserve"> חזי לאדם </w:t>
      </w:r>
      <w:r>
        <w:rPr>
          <w:rtl/>
        </w:rPr>
        <w:t xml:space="preserve">לא</w:t>
      </w:r>
      <w:r>
        <w:rPr>
          <w:rtl/>
        </w:rPr>
        <w:t xml:space="preserve"> חזי לכלב.</w:t>
      </w:r>
    </w:p>
    <w:p w:rsidR="00E403F0" w:rsidRPr="00AD695E" w:rsidRDefault="00E403F0" w:rsidP="00E403F0">
      <w:pPr>
        <w:rPr>
          <w:rtl/>
        </w:rPr>
      </w:pPr>
      <w:r w:rsidRPr="00A757C8">
        <w:rPr>
          <w:rtl/>
        </w:rPr>
        <w:t xml:space="preserve">מ"מ קתני מחשבה, ומחשבה לטומאה קלה היא! </w:t>
      </w:r>
      <w:r w:rsidRPr="00A757C8">
        <w:rPr>
          <w:rtl/>
        </w:rPr>
        <w:t xml:space="preserve">ה"מ</w:t>
      </w:r>
      <w:r w:rsidRPr="00A757C8">
        <w:rPr>
          <w:rtl/>
        </w:rPr>
        <w:t xml:space="preserve"> מחיים, אבל לאחר מיתה טמא הוא טומאה חמורה.</w:t>
      </w:r>
    </w:p>
    <w:p w:rsidR="00E403F0" w:rsidRPr="00AD695E" w:rsidRDefault="00E403F0" w:rsidP="00E403F0">
      <w:pPr>
        <w:rPr>
          <w:rtl/>
        </w:rPr>
      </w:pPr>
      <w:r>
        <w:rPr>
          <w:rtl/>
        </w:rPr>
        <w:t xml:space="preserve">דכוותה גבי בהמה לאחר מיתה, </w:t>
      </w:r>
      <w:ins w:id="92487" w:author="מנוע מכני" w:date="2026-10-11T12:04:39Z">
        <w:r>
          <w:rPr>
            <w:rtl/>
          </w:rPr>
          <w:t xml:space="preserve">אם </w:t>
        </w:r>
      </w:ins>
      <w:del w:id="92488" w:author="מנוע מכני" w:date="2026-10-11T12:04:39Z">
        <w:r>
          <w:rPr>
            <w:rtl/>
          </w:rPr>
          <w:delText xml:space="preserve">אי </w:delText>
        </w:r>
      </w:del>
      <w:r>
        <w:rPr>
          <w:rtl/>
        </w:rPr>
        <w:t xml:space="preserve">בשר מטמא טומאה חמורה, ואם דם מטמא טומאה חמורה, </w:t>
      </w:r>
      <w:r>
        <w:rPr>
          <w:rtl/>
        </w:rPr>
        <w:t xml:space="preserve">דתנן</w:t>
      </w:r>
      <w:r>
        <w:rPr>
          <w:rtl/>
        </w:rPr>
        <w:t xml:space="preserve">: דם נבילות - בית </w:t>
      </w:r>
      <w:ins w:id="91481" w:author="מנוע מכני" w:date="2026-10-11T12:04:39Z">
        <w:r>
          <w:rPr>
            <w:rtl/>
          </w:rPr>
          <w:t xml:space="preserve">שמה</w:t>
        </w:r>
      </w:ins>
      <w:del w:id="91482" w:author="מנוע מכני" w:date="2026-10-11T12:04:39Z">
        <w:r>
          <w:rPr>
            <w:rtl/>
          </w:rPr>
          <w:delText xml:space="preserve">שמאי</w:delText>
        </w:r>
      </w:del>
      <w:r>
        <w:rPr>
          <w:rtl/>
        </w:rPr>
        <w:t xml:space="preserve"> מטהרין, ובית הלל מטמאין! </w:t>
      </w:r>
    </w:p>
    <w:p>
      <w:pPr>
        <w:pStyle w:val="38"/>
        <w:rPr>
          <w:ins w:id="94036" w:author="מנוע מכני" w:date="2026-10-11T12:04:39Z"/>
        </w:rPr>
      </w:pPr>
      <w:r>
        <w:t xml:space="preserve">לא</w:t>
      </w:r>
      <w:r>
        <w:t xml:space="preserve"> נצרכא אלא לכדתנן:</w:t>
      </w:r>
    </w:p>
    <w:p w:rsidR="00E403F0" w:rsidRPr="00AD695E" w:rsidRDefault="00E403F0" w:rsidP="00E403F0">
      <w:pPr>
        <w:rPr>
          <w:rtl/>
        </w:rPr>
      </w:pPr>
      <w:del w:id="94037" w:author="מנוע מכני" w:date="2026-10-11T12:04:39Z">
        <w:r>
          <w:rPr>
            <w:rtl/>
          </w:rPr>
          <w:delText xml:space="preserve"> </w:delText>
        </w:r>
      </w:del>
      <w:r>
        <w:rPr>
          <w:rtl/>
        </w:rPr>
        <w:t xml:space="preserve">נבלת בהמה טמאה בכל מקום, נבלת עוף הטהור בכפרים - צריך מחשבה ואין צריך הכשר, </w:t>
      </w:r>
    </w:p>
    <w:p>
      <w:pPr>
        <w:pStyle w:val="38"/>
        <w:rPr>
          <w:ins w:id="94038" w:author="מנוע מכני" w:date="2026-10-11T12:04:39Z"/>
        </w:rPr>
      </w:pPr>
      <w:r>
        <w:lastRenderedPageBreak/>
        <w:t xml:space="preserve">וא"ל</w:t>
      </w:r>
      <w:r>
        <w:lastRenderedPageBreak/>
        <w:t xml:space="preserve"> רב לרבי חייא:</w:t>
      </w:r>
    </w:p>
    <w:p w:rsidR="00E403F0" w:rsidRPr="00AD695E" w:rsidRDefault="00E403F0" w:rsidP="00E403F0">
      <w:pPr>
        <w:rPr>
          <w:rtl/>
        </w:rPr>
      </w:pPr>
      <w:del w:id="94039" w:author="מנוע מכני" w:date="2026-10-11T12:04:39Z">
        <w:r>
          <w:rPr>
            <w:rtl/>
          </w:rPr>
          <w:lastRenderedPageBreak/>
          <w:delText xml:space="preserve"> </w:delText>
        </w:r>
      </w:del>
      <w:r>
        <w:rPr>
          <w:rtl/>
        </w:rPr>
        <w:lastRenderedPageBreak/>
        <w:t xml:space="preserve">מחשבה למה לי? לטומאה קלה, היא גופה טומאה היא! </w:t>
      </w:r>
    </w:p>
    <w:p>
      <w:pPr>
        <w:pStyle w:val="38"/>
        <w:rPr>
          <w:ins w:id="94040" w:author="מנוע מכני" w:date="2026-10-11T12:04:39Z"/>
        </w:rPr>
      </w:pPr>
      <w:r w:rsidRPr="00E87E21">
        <w:t xml:space="preserve">- </w:t>
      </w:r>
      <w:r w:rsidRPr="00E87E21">
        <w:t xml:space="preserve">א"ל</w:t>
      </w:r>
      <w:r w:rsidRPr="00E87E21">
        <w:t xml:space="preserve">:</w:t>
      </w:r>
    </w:p>
    <w:p w:rsidR="00E403F0" w:rsidRPr="00E87E21" w:rsidRDefault="00E403F0" w:rsidP="00E403F0">
      <w:pPr>
        <w:pStyle w:val="affffb"/>
        <w:rPr>
          <w:spacing w:val="-4"/>
          <w:rtl/>
        </w:rPr>
      </w:pPr>
      <w:del w:id="94041" w:author="מנוע מכני" w:date="2026-10-11T12:04:39Z">
        <w:r w:rsidRPr="00E87E21">
          <w:rPr>
            <w:spacing w:val="-4"/>
            <w:rtl/>
          </w:rPr>
          <w:delText xml:space="preserve"> </w:delText>
        </w:r>
      </w:del>
      <w:r w:rsidRPr="00E87E21">
        <w:rPr>
          <w:spacing w:val="-4"/>
          <w:rtl/>
        </w:rPr>
        <w:t xml:space="preserve">כגון </w:t>
      </w:r>
      <w:ins w:id="90663" w:author="מנוע מכני" w:date="2026-10-11T12:04:39Z">
        <w:r>
          <w:rPr>
            <w:spacing w:val="-4"/>
            <w:rtl/>
          </w:rPr>
          <w:t xml:space="preserve">דיש</w:t>
        </w:r>
      </w:ins>
      <w:del w:id="90664" w:author="מנוע מכני" w:date="2026-10-11T12:04:39Z">
        <w:r w:rsidRPr="00E87E21">
          <w:rPr>
            <w:spacing w:val="-4"/>
            <w:rtl/>
          </w:rPr>
          <w:delText xml:space="preserve">דאיכא</w:delText>
        </w:r>
      </w:del>
      <w:r w:rsidRPr="00E87E21">
        <w:rPr>
          <w:spacing w:val="-4"/>
          <w:rtl/>
        </w:rPr>
        <w:t xml:space="preserve"> פחות מכזית נבילה וצרפה לפחות מכביצה אוכלין, </w:t>
      </w:r>
      <w:ins w:id="91483" w:author="מנוע מכני" w:date="2026-10-11T12:04:39Z">
        <w:r>
          <w:rPr>
            <w:spacing w:val="-4"/>
            <w:rtl/>
          </w:rPr>
          <w:t xml:space="preserve">דזה</w:t>
        </w:r>
      </w:ins>
      <w:del w:id="91484" w:author="מנוע מכני" w:date="2026-10-11T12:04:39Z">
        <w:r w:rsidRPr="00E87E21">
          <w:rPr>
            <w:spacing w:val="-4"/>
            <w:rtl/>
          </w:rPr>
          <w:delText xml:space="preserve">דהאי</w:delText>
        </w:r>
      </w:del>
      <w:r w:rsidRPr="00E87E21">
        <w:rPr>
          <w:spacing w:val="-4"/>
          <w:rtl/>
        </w:rPr>
        <w:t xml:space="preserve"> </w:t>
      </w:r>
      <w:ins w:id="91485" w:author="מנוע מכני" w:date="2026-10-11T12:04:39Z">
        <w:r>
          <w:rPr>
            <w:spacing w:val="-4"/>
            <w:rtl/>
          </w:rPr>
          <w:t xml:space="preserve">וזה</w:t>
        </w:r>
      </w:ins>
      <w:del w:id="91486" w:author="מנוע מכני" w:date="2026-10-11T12:04:39Z">
        <w:r w:rsidRPr="00E87E21">
          <w:rPr>
            <w:spacing w:val="-4"/>
            <w:rtl/>
          </w:rPr>
          <w:delText xml:space="preserve">והאי</w:delText>
        </w:r>
      </w:del>
      <w:r w:rsidRPr="00E87E21">
        <w:rPr>
          <w:spacing w:val="-4"/>
          <w:rtl/>
        </w:rPr>
        <w:t xml:space="preserve"> הוי כביצה.</w:t>
      </w:r>
    </w:p>
    <w:p>
      <w:pPr>
        <w:pStyle w:val="38"/>
        <w:rPr>
          <w:ins w:id="94473" w:author="מנוע מכני" w:date="2026-10-11T12:04:39Z"/>
        </w:rPr>
      </w:pPr>
      <w:ins w:id="90665" w:author="מנוע מכני" w:date="2026-10-11T12:04:39Z">
        <w:r>
          <w:t xml:space="preserve">א"כ</w:t>
        </w:r>
      </w:ins>
      <w:del w:id="90666" w:author="מנוע מכני" w:date="2026-10-11T12:04:39Z">
        <w:r>
          <w:delText xml:space="preserve">אי הכי</w:delText>
        </w:r>
      </w:del>
      <w:r>
        <w:t xml:space="preserve">,</w:t>
      </w:r>
    </w:p>
    <w:p w:rsidR="00E403F0" w:rsidRPr="00AD695E" w:rsidRDefault="00E403F0" w:rsidP="00E403F0">
      <w:pPr>
        <w:rPr>
          <w:rtl/>
        </w:rPr>
      </w:pPr>
      <w:del w:id="94474" w:author="מנוע מכני" w:date="2026-10-11T12:04:39Z">
        <w:r>
          <w:rPr>
            <w:rtl/>
          </w:rPr>
          <w:delText xml:space="preserve"> </w:delText>
        </w:r>
      </w:del>
      <w:ins w:id="90147" w:author="Claude - סמנטי" w:date="2026-10-11T12:21:47Z">
        <w:r>
          <w:rPr>
            <w:rtl/>
          </w:rPr>
          <w:t xml:space="preserve">יצטרך</w:t>
        </w:r>
      </w:ins>
      <w:del w:id="90148" w:author="Claude - סמנטי" w:date="2026-10-11T12:21:47Z">
        <w:r>
          <w:rPr>
            <w:rtl/>
          </w:rPr>
          <w:delText xml:space="preserve">ליבעי</w:delText>
        </w:r>
      </w:del>
      <w:r>
        <w:rPr>
          <w:rtl/>
        </w:rPr>
        <w:t xml:space="preserve"> </w:t>
      </w:r>
      <w:ins w:id="90667" w:author="מנוע מכני" w:date="2026-10-11T12:04:39Z">
        <w:r>
          <w:rPr>
            <w:rtl/>
          </w:rPr>
          <w:t xml:space="preserve">גם</w:t>
        </w:r>
      </w:ins>
      <w:del w:id="90668" w:author="מנוע מכני" w:date="2026-10-11T12:04:39Z">
        <w:r>
          <w:rPr>
            <w:rtl/>
          </w:rPr>
          <w:delText xml:space="preserve">נמי</w:delText>
        </w:r>
      </w:del>
      <w:r>
        <w:rPr>
          <w:rtl/>
        </w:rPr>
        <w:t xml:space="preserve"> הכשר! </w:t>
      </w:r>
      <w:ins w:id="90669" w:author="מנוע מכני" w:date="2026-10-11T12:04:39Z">
        <w:r>
          <w:rPr>
            <w:rtl/>
          </w:rPr>
          <w:t xml:space="preserve">שהרי</w:t>
        </w:r>
      </w:ins>
      <w:del w:id="90670" w:author="מנוע מכני" w:date="2026-10-11T12:04:39Z">
        <w:r>
          <w:rPr>
            <w:rtl/>
          </w:rPr>
          <w:delText xml:space="preserve">דהא</w:delText>
        </w:r>
      </w:del>
      <w:r>
        <w:rPr>
          <w:rtl/>
        </w:rPr>
        <w:t xml:space="preserve"> </w:t>
      </w:r>
      <w:r>
        <w:rPr>
          <w:rStyle w:val="2fb"/>
          <w:rtl/>
        </w:rPr>
        <w:t xml:space="preserve">ת</w:t>
      </w:r>
      <w:r>
        <w:rPr>
          <w:rStyle w:val="2fb"/>
          <w:rFonts w:hint="cs"/>
          <w:rtl/>
        </w:rPr>
        <w:t>דר</w:t>
      </w:r>
      <w:r>
        <w:rPr>
          <w:rStyle w:val="2fb"/>
          <w:rtl/>
        </w:rPr>
        <w:t>"</w:t>
      </w:r>
      <w:r>
        <w:rPr>
          <w:rStyle w:val="2fb"/>
          <w:rFonts w:hint="cs"/>
          <w:rtl/>
        </w:rPr>
        <w:t>י</w:t>
      </w:r>
      <w:r>
        <w:rPr>
          <w:rtl/>
        </w:rPr>
        <w:t xml:space="preserve">: </w:t>
      </w:r>
      <w:r>
        <w:rPr>
          <w:rFonts w:hint="cs"/>
          <w:rtl/>
        </w:rPr>
        <w:t>'</w:t>
      </w:r>
      <w:ins w:id="90145" w:author="Claude - סמנטי" w:date="2026-10-11T12:21:47Z">
        <w:r>
          <w:rPr>
            <w:rStyle w:val="afffff0"/>
            <w:rtl/>
          </w:rPr>
          <w:t xml:space="preserve">עַל כָּל זֶרַע זֵרוּעַ אֲשֶׁר יִזָּרֵעַ</w:t>
        </w:r>
      </w:ins>
      <w:del w:id="90146" w:author="Claude - סמנטי" w:date="2026-10-11T12:21:47Z">
        <w:r>
          <w:rPr>
            <w:rtl/>
          </w:rPr>
          <w:delText xml:space="preserve">על כל זרע זרוע אשר יזרע</w:delText>
        </w:r>
      </w:del>
      <w:r>
        <w:rPr>
          <w:rFonts w:hint="cs"/>
          <w:rtl/>
        </w:rPr>
        <w:t>'</w:t>
      </w:r>
      <w:r>
        <w:rPr>
          <w:rtl/>
        </w:rPr>
        <w:t xml:space="preserve"> - מה זרעים מיוחדין שאין סופן לטמא טומאה חמורה וצריך הכשר, אף כל שאין סופן לטמא טומאה חמורה צריך הכשר! </w:t>
      </w:r>
    </w:p>
    <w:p>
      <w:pPr>
        <w:pStyle w:val="38"/>
        <w:rPr>
          <w:ins w:id="94042" w:author="מנוע מכני" w:date="2026-10-11T12:04:39Z"/>
        </w:rPr>
      </w:pPr>
      <w:r>
        <w:t xml:space="preserve">א"ל</w:t>
      </w:r>
      <w:r>
        <w:t xml:space="preserve">:</w:t>
      </w:r>
    </w:p>
    <w:p w:rsidR="00E403F0" w:rsidRPr="00AD695E" w:rsidRDefault="00E403F0" w:rsidP="00E403F0">
      <w:pPr>
        <w:rPr>
          <w:rtl/>
        </w:rPr>
      </w:pPr>
      <w:del w:id="94043" w:author="מנוע מכני" w:date="2026-10-11T12:04:39Z">
        <w:r>
          <w:rPr>
            <w:rtl/>
          </w:rPr>
          <w:delText xml:space="preserve"> </w:delText>
        </w:r>
      </w:del>
      <w:r>
        <w:rPr>
          <w:rtl/>
        </w:rPr>
        <w:t xml:space="preserve">ה"מ</w:t>
      </w:r>
      <w:r>
        <w:rPr>
          <w:rtl/>
        </w:rPr>
        <w:t xml:space="preserve"> באוכלין </w:t>
      </w:r>
      <w:ins w:id="92287" w:author="מנוע מכני" w:date="2026-10-11T12:04:39Z">
        <w:r>
          <w:rPr>
            <w:rtl/>
          </w:rPr>
          <w:t xml:space="preserve">דעולם</w:t>
        </w:r>
      </w:ins>
      <w:del w:id="92288" w:author="מנוע מכני" w:date="2026-10-11T12:04:39Z">
        <w:r>
          <w:rPr>
            <w:rtl/>
          </w:rPr>
          <w:delText xml:space="preserve">דעלמא</w:delText>
        </w:r>
      </w:del>
      <w:r>
        <w:rPr>
          <w:rtl/>
        </w:rPr>
        <w:t xml:space="preserve"> </w:t>
      </w:r>
      <w:ins w:id="91489" w:author="מנוע מכני" w:date="2026-10-11T12:04:39Z">
        <w:r>
          <w:rPr>
            <w:rtl/>
          </w:rPr>
          <w:t xml:space="preserve">דאין</w:t>
        </w:r>
      </w:ins>
      <w:del w:id="91490" w:author="מנוע מכני" w:date="2026-10-11T12:04:39Z">
        <w:r>
          <w:rPr>
            <w:rtl/>
          </w:rPr>
          <w:delText xml:space="preserve">דלית</w:delText>
        </w:r>
      </w:del>
      <w:r>
        <w:rPr>
          <w:rtl/>
        </w:rPr>
        <w:t xml:space="preserve"> בו פחות מכזית נבלה, אבל </w:t>
      </w:r>
      <w:ins w:id="90673" w:author="מנוע מכני" w:date="2026-10-11T12:04:39Z">
        <w:r>
          <w:rPr>
            <w:rtl/>
          </w:rPr>
          <w:t xml:space="preserve">כאן</w:t>
        </w:r>
      </w:ins>
      <w:del w:id="90674" w:author="מנוע מכני" w:date="2026-10-11T12:04:39Z">
        <w:r>
          <w:rPr>
            <w:rtl/>
          </w:rPr>
          <w:delText xml:space="preserve">הכא</w:delText>
        </w:r>
      </w:del>
      <w:r>
        <w:rPr>
          <w:rtl/>
        </w:rPr>
        <w:t xml:space="preserve"> </w:t>
      </w:r>
      <w:ins w:id="90671" w:author="מנוע מכני" w:date="2026-10-11T12:04:39Z">
        <w:r>
          <w:rPr>
            <w:rtl/>
          </w:rPr>
          <w:t xml:space="preserve">דיש</w:t>
        </w:r>
      </w:ins>
      <w:del w:id="90672" w:author="מנוע מכני" w:date="2026-10-11T12:04:39Z">
        <w:r>
          <w:rPr>
            <w:rtl/>
          </w:rPr>
          <w:delText xml:space="preserve">דאיכא</w:delText>
        </w:r>
      </w:del>
      <w:r>
        <w:rPr>
          <w:rtl/>
        </w:rPr>
        <w:t xml:space="preserve"> בגויה פחות מכזית נבילה, כיון דאילו מצרף </w:t>
      </w:r>
      <w:ins w:id="91487" w:author="מנוע מכני" w:date="2026-10-11T12:04:39Z">
        <w:r>
          <w:rPr>
            <w:rtl/>
          </w:rPr>
          <w:t xml:space="preserve">לו</w:t>
        </w:r>
      </w:ins>
      <w:del w:id="91488" w:author="מנוע מכני" w:date="2026-10-11T12:04:39Z">
        <w:r>
          <w:rPr>
            <w:rtl/>
          </w:rPr>
          <w:delText xml:space="preserve">ליה</w:delText>
        </w:r>
      </w:del>
      <w:r>
        <w:rPr>
          <w:rtl/>
        </w:rPr>
        <w:t xml:space="preserve"> כזית </w:t>
      </w:r>
      <w:ins w:id="92489" w:author="מנוע מכני" w:date="2026-10-11T12:04:39Z">
        <w:r>
          <w:rPr>
            <w:rtl/>
          </w:rPr>
          <w:t xml:space="preserve">לא</w:t>
        </w:r>
        <w:r>
          <w:rPr>
            <w:rtl/>
          </w:rPr>
          <w:t xml:space="preserve"> צריך</w:t>
        </w:r>
      </w:ins>
      <w:del w:id="92490" w:author="מנוע מכני" w:date="2026-10-11T12:04:39Z">
        <w:r>
          <w:rPr>
            <w:rtl/>
          </w:rPr>
          <w:delText xml:space="preserve">לא בעי</w:delText>
        </w:r>
      </w:del>
      <w:r>
        <w:rPr>
          <w:rtl/>
        </w:rPr>
        <w:t xml:space="preserve"> הכשר, </w:t>
      </w:r>
    </w:p>
    <w:p w:rsidR="00E403F0" w:rsidRPr="002B4E05" w:rsidRDefault="00E403F0" w:rsidP="00E403F0">
      <w:pPr>
        <w:rPr>
          <w:spacing w:val="-2"/>
          <w:rtl/>
        </w:rPr>
      </w:pPr>
      <w:r w:rsidRPr="002B4E05">
        <w:rPr>
          <w:spacing w:val="-2"/>
          <w:rtl/>
        </w:rPr>
        <w:t xml:space="preserve">לאפוקי מת אף על גב דממליא </w:t>
      </w:r>
      <w:ins w:id="91491" w:author="מנוע מכני" w:date="2026-10-11T12:04:39Z">
        <w:r>
          <w:rPr>
            <w:spacing w:val="-2"/>
            <w:rtl/>
          </w:rPr>
          <w:t xml:space="preserve">לו</w:t>
        </w:r>
      </w:ins>
      <w:del w:id="91492" w:author="מנוע מכני" w:date="2026-10-11T12:04:39Z">
        <w:r w:rsidRPr="002B4E05">
          <w:rPr>
            <w:spacing w:val="-2"/>
            <w:rtl/>
          </w:rPr>
          <w:delText xml:space="preserve">ליה</w:delText>
        </w:r>
      </w:del>
      <w:r w:rsidRPr="002B4E05">
        <w:rPr>
          <w:spacing w:val="-2"/>
          <w:rtl/>
        </w:rPr>
        <w:t xml:space="preserve"> </w:t>
      </w:r>
      <w:r w:rsidRPr="002B4E05">
        <w:rPr>
          <w:spacing w:val="-2"/>
          <w:rtl/>
        </w:rPr>
        <w:t xml:space="preserve">לא</w:t>
      </w:r>
      <w:r w:rsidRPr="002B4E05">
        <w:rPr>
          <w:spacing w:val="-2"/>
          <w:rtl/>
        </w:rPr>
        <w:t xml:space="preserve"> מטמא טומאת אוכלין, משום דבטלה דעתו אצל כל אדם.</w:t>
      </w:r>
    </w:p>
    <w:p w:rsidR="00E403F0" w:rsidRPr="00AD695E" w:rsidRDefault="00E403F0" w:rsidP="00E403F0">
      <w:pPr>
        <w:pStyle w:val="afff3"/>
        <w:framePr w:wrap="around"/>
        <w:spacing w:line="240" w:lineRule="exact"/>
        <w:rPr>
          <w:rtl/>
        </w:rPr>
      </w:pPr>
      <w:r w:rsidRPr="009239E9">
        <w:rPr>
          <w:rFonts w:hint="cs"/>
          <w:szCs w:val="18"/>
          <w:rtl/>
        </w:rPr>
        <w:t>כא:</w:t>
      </w:r>
    </w:p>
    <w:p>
      <w:pPr>
        <w:pStyle w:val="38"/>
        <w:rPr>
          <w:ins w:id="94045" w:author="מנוע מכני" w:date="2026-10-11T12:04:39Z"/>
        </w:rPr>
      </w:pPr>
      <w:del w:id="94044" w:author="מנוע מכני" w:date="2026-10-11T12:04:39Z">
        <w:r>
          <w:delText xml:space="preserve">•</w:delText>
        </w:r>
      </w:del>
      <w:r>
        <w:t xml:space="preserve"> </w:t>
      </w:r>
      <w:r>
        <w:t>ר</w:t>
      </w:r>
      <w:r>
        <w:t>"</w:t>
      </w:r>
      <w:r>
        <w:t>ח</w:t>
      </w:r>
      <w:r>
        <w:t xml:space="preserve">:</w:t>
      </w:r>
    </w:p>
    <w:p w:rsidR="00E403F0" w:rsidRPr="00AD695E" w:rsidRDefault="00E403F0" w:rsidP="00E403F0">
      <w:pPr>
        <w:rPr>
          <w:rtl/>
        </w:rPr>
      </w:pPr>
      <w:del w:id="94046" w:author="מנוע מכני" w:date="2026-10-11T12:04:39Z">
        <w:r>
          <w:rPr>
            <w:rtl/>
          </w:rPr>
          <w:delText xml:space="preserve"> </w:delText>
        </w:r>
      </w:del>
      <w:ins w:id="90175" w:author="מנוע מכני" w:date="2026-10-11T12:04:39Z">
        <w:r>
          <w:rPr>
            <w:rtl/>
          </w:rPr>
          <w:t xml:space="preserve">אפי'</w:t>
        </w:r>
      </w:ins>
      <w:del w:id="90176" w:author="מנוע מכני" w:date="2026-10-11T12:04:39Z">
        <w:r>
          <w:rPr>
            <w:rtl/>
          </w:rPr>
          <w:delText xml:space="preserve">אפילו</w:delText>
        </w:r>
      </w:del>
      <w:r>
        <w:rPr>
          <w:rtl/>
        </w:rPr>
        <w:t xml:space="preserve"> </w:t>
      </w:r>
      <w:ins w:id="92725" w:author="מנוע מכני" w:date="2026-10-11T12:04:39Z">
        <w:r>
          <w:rPr>
            <w:rtl/>
          </w:rPr>
          <w:t xml:space="preserve">תאמר</w:t>
        </w:r>
      </w:ins>
      <w:del w:id="92726" w:author="מנוע מכני" w:date="2026-10-11T12:04:39Z">
        <w:r>
          <w:rPr>
            <w:rtl/>
          </w:rPr>
          <w:delText xml:space="preserve">תימא</w:delText>
        </w:r>
      </w:del>
      <w:r>
        <w:rPr>
          <w:rtl/>
        </w:rPr>
        <w:t xml:space="preserve"> </w:t>
      </w:r>
      <w:ins w:id="90149" w:author="Claude - סמנטי" w:date="2026-10-11T12:21:47Z">
        <w:r>
          <w:rPr>
            <w:rtl/>
          </w:rPr>
          <w:t xml:space="preserve">שהוא</w:t>
        </w:r>
      </w:ins>
      <w:del w:id="90150" w:author="Claude - סמנטי" w:date="2026-10-11T12:21:47Z">
        <w:r>
          <w:rPr>
            <w:rtl/>
          </w:rPr>
          <w:delText xml:space="preserve">דהוי</w:delText>
        </w:r>
      </w:del>
      <w:r>
        <w:rPr>
          <w:rtl/>
        </w:rPr>
        <w:t xml:space="preserve"> כזית, </w:t>
      </w:r>
      <w:ins w:id="90675" w:author="מנוע מכני" w:date="2026-10-11T12:04:39Z">
        <w:r>
          <w:rPr>
            <w:rtl/>
          </w:rPr>
          <w:t xml:space="preserve">כאן</w:t>
        </w:r>
      </w:ins>
      <w:del w:id="90676" w:author="מנוע מכני" w:date="2026-10-11T12:04:39Z">
        <w:r>
          <w:rPr>
            <w:rtl/>
          </w:rPr>
          <w:delText xml:space="preserve">הכא</w:delText>
        </w:r>
      </w:del>
      <w:r>
        <w:rPr>
          <w:rtl/>
        </w:rPr>
        <w:t xml:space="preserve"> במאי </w:t>
      </w:r>
      <w:ins w:id="91493" w:author="מנוע מכני" w:date="2026-10-11T12:04:39Z">
        <w:r>
          <w:rPr>
            <w:rtl/>
          </w:rPr>
          <w:t xml:space="preserve">מדובר</w:t>
        </w:r>
      </w:ins>
      <w:del w:id="91494" w:author="מנוע מכני" w:date="2026-10-11T12:04:39Z">
        <w:r>
          <w:rPr>
            <w:rtl/>
          </w:rPr>
          <w:delText xml:space="preserve">עסקינן</w:delText>
        </w:r>
      </w:del>
      <w:r>
        <w:rPr>
          <w:rtl/>
        </w:rPr>
        <w:t xml:space="preserve"> - כגון שחיפהו בבצק.</w:t>
      </w:r>
    </w:p>
    <w:p w:rsidR="00E403F0" w:rsidRPr="00AD695E" w:rsidRDefault="00E403F0" w:rsidP="00E403F0">
      <w:pPr>
        <w:rPr>
          <w:rtl/>
        </w:rPr>
      </w:pPr>
      <w:r>
        <w:rPr>
          <w:rtl/>
        </w:rPr>
        <w:t xml:space="preserve">א"ה, הכשר </w:t>
      </w:r>
      <w:ins w:id="90679" w:author="מנוע מכני" w:date="2026-10-11T12:04:39Z">
        <w:r>
          <w:rPr>
            <w:rtl/>
          </w:rPr>
          <w:t xml:space="preserve">גם</w:t>
        </w:r>
      </w:ins>
      <w:del w:id="90680" w:author="מנוע מכני" w:date="2026-10-11T12:04:39Z">
        <w:r>
          <w:rPr>
            <w:rtl/>
          </w:rPr>
          <w:delText xml:space="preserve">נמי</w:delText>
        </w:r>
      </w:del>
      <w:r>
        <w:rPr>
          <w:rtl/>
        </w:rPr>
        <w:t xml:space="preserve"> ניבעי! </w:t>
      </w:r>
      <w:r>
        <w:rPr>
          <w:rtl/>
        </w:rPr>
        <w:t xml:space="preserve">ה"מ</w:t>
      </w:r>
      <w:r>
        <w:rPr>
          <w:rtl/>
        </w:rPr>
        <w:t xml:space="preserve"> באוכלין אחריני, דלא מטמו </w:t>
      </w:r>
      <w:r>
        <w:rPr>
          <w:rtl/>
        </w:rPr>
        <w:t xml:space="preserve">לא</w:t>
      </w:r>
      <w:r>
        <w:rPr>
          <w:rtl/>
        </w:rPr>
        <w:t xml:space="preserve"> במגע ולא במשא, אבל </w:t>
      </w:r>
      <w:ins w:id="90677" w:author="מנוע מכני" w:date="2026-10-11T12:04:39Z">
        <w:r>
          <w:rPr>
            <w:rtl/>
          </w:rPr>
          <w:t xml:space="preserve">כאן</w:t>
        </w:r>
      </w:ins>
      <w:del w:id="90678" w:author="מנוע מכני" w:date="2026-10-11T12:04:39Z">
        <w:r>
          <w:rPr>
            <w:rtl/>
          </w:rPr>
          <w:delText xml:space="preserve">הכא</w:delText>
        </w:r>
      </w:del>
      <w:r>
        <w:rPr>
          <w:rtl/>
        </w:rPr>
        <w:t xml:space="preserve"> נהי דלא מטמא במגע דקמחפי בבצק, במשא מיהת </w:t>
      </w:r>
      <w:ins w:id="90151" w:author="Claude - סמנטי" w:date="2026-10-11T12:21:47Z">
        <w:r>
          <w:rPr>
            <w:rtl/>
          </w:rPr>
          <w:t xml:space="preserve">להיטמא</w:t>
        </w:r>
      </w:ins>
      <w:del w:id="90152" w:author="Claude - סמנטי" w:date="2026-10-11T12:21:47Z">
        <w:r>
          <w:rPr>
            <w:rtl/>
          </w:rPr>
          <w:delText xml:space="preserve">ליטמא</w:delText>
        </w:r>
      </w:del>
      <w:r>
        <w:rPr>
          <w:rtl/>
        </w:rPr>
        <w:t xml:space="preserve"> </w:t>
      </w:r>
      <w:ins w:id="90681" w:author="מנוע מכני" w:date="2026-10-11T12:04:39Z">
        <w:r>
          <w:rPr>
            <w:rtl/>
          </w:rPr>
          <w:t xml:space="preserve">שהרי</w:t>
        </w:r>
      </w:ins>
      <w:del w:id="90682" w:author="מנוע מכני" w:date="2026-10-11T12:04:39Z">
        <w:r>
          <w:rPr>
            <w:rtl/>
          </w:rPr>
          <w:delText xml:space="preserve">דהא</w:delText>
        </w:r>
      </w:del>
      <w:r>
        <w:rPr>
          <w:rtl/>
        </w:rPr>
        <w:t xml:space="preserve"> טעון </w:t>
      </w:r>
      <w:ins w:id="91495" w:author="מנוע מכני" w:date="2026-10-11T12:04:39Z">
        <w:r>
          <w:rPr>
            <w:rtl/>
          </w:rPr>
          <w:t xml:space="preserve">לו</w:t>
        </w:r>
      </w:ins>
      <w:del w:id="91496" w:author="מנוע מכני" w:date="2026-10-11T12:04:39Z">
        <w:r>
          <w:rPr>
            <w:rtl/>
          </w:rPr>
          <w:delText xml:space="preserve">ליה</w:delText>
        </w:r>
      </w:del>
      <w:r>
        <w:rPr>
          <w:rtl/>
        </w:rPr>
        <w:t xml:space="preserve">, לאפוקי מת, </w:t>
      </w:r>
    </w:p>
    <w:p w:rsidR="00E403F0" w:rsidRPr="00AD695E" w:rsidRDefault="00E403F0" w:rsidP="00E403F0">
      <w:pPr>
        <w:rPr>
          <w:rtl/>
        </w:rPr>
      </w:pPr>
      <w:r>
        <w:rPr>
          <w:rFonts w:hint="cs"/>
          <w:rtl/>
        </w:rPr>
        <w:t>דאע</w:t>
      </w:r>
      <w:r>
        <w:rPr>
          <w:rtl/>
        </w:rPr>
        <w:t>"</w:t>
      </w:r>
      <w:r>
        <w:rPr>
          <w:rFonts w:hint="cs"/>
          <w:rtl/>
        </w:rPr>
        <w:t>ג</w:t>
      </w:r>
      <w:r>
        <w:rPr>
          <w:rtl/>
        </w:rPr>
        <w:t xml:space="preserve"> דחיפהו בבצק מטמא טומאה חמורה, דטומאה בוקעת ועולה בוקעת ויורדת.</w:t>
      </w:r>
    </w:p>
    <w:p w:rsidR="00E403F0" w:rsidRPr="00AD695E" w:rsidRDefault="00E403F0" w:rsidP="00E403F0">
      <w:pPr>
        <w:rPr>
          <w:rtl/>
        </w:rPr>
      </w:pPr>
      <w:r>
        <w:rPr>
          <w:rtl/>
        </w:rPr>
        <w:t xml:space="preserve">(</w:t>
      </w:r>
      <w:r>
        <w:rPr>
          <w:rtl/>
        </w:rPr>
        <w:t xml:space="preserve">אמר</w:t>
      </w:r>
      <w:r>
        <w:rPr>
          <w:rtl/>
        </w:rPr>
        <w:t xml:space="preserve"> מר: יצאו שרצים שאין בהן טומאה</w:t>
      </w:r>
      <w:r>
        <w:rPr>
          <w:rFonts w:hint="cs"/>
          <w:rtl/>
        </w:rPr>
        <w:t xml:space="preserve"> </w:t>
      </w:r>
      <w:r>
        <w:rPr>
          <w:rtl/>
        </w:rPr>
        <w:t xml:space="preserve">ולא? שרץ מטמא במגע! במשא </w:t>
      </w:r>
      <w:r>
        <w:rPr>
          <w:rtl/>
        </w:rPr>
        <w:t xml:space="preserve">לא</w:t>
      </w:r>
      <w:r>
        <w:rPr>
          <w:rtl/>
        </w:rPr>
        <w:t xml:space="preserve"> מטמא.) </w:t>
      </w:r>
    </w:p>
    <w:p w:rsidR="00E403F0" w:rsidRPr="00AD695E" w:rsidRDefault="00E403F0" w:rsidP="00E403F0">
      <w:pPr>
        <w:rPr>
          <w:rtl/>
        </w:rPr>
      </w:pPr>
      <w:r>
        <w:rPr>
          <w:rFonts w:ascii="BA חניכי הישיבות" w:hAnsi="BA חניכי הישיבות" w:cs="BA חניכי הישיבות"/>
          <w:rtl/>
        </w:rPr>
        <w:t>׻</w:t>
      </w:r>
    </w:p>
    <w:p>
      <w:pPr>
        <w:pStyle w:val="38"/>
        <w:rPr>
          <w:ins w:id="94047" w:author="מנוע מכני" w:date="2026-10-11T12:04:39Z"/>
        </w:rPr>
      </w:pPr>
      <w:r w:rsidRPr="00217260">
        <w:t xml:space="preserve">אמר</w:t>
      </w:r>
      <w:r w:rsidRPr="00217260">
        <w:t xml:space="preserve"> מר:</w:t>
      </w:r>
    </w:p>
    <w:p w:rsidR="00E403F0" w:rsidRPr="00AD695E" w:rsidRDefault="00E403F0" w:rsidP="00E403F0">
      <w:pPr>
        <w:rPr>
          <w:rtl/>
        </w:rPr>
      </w:pPr>
      <w:del w:id="94048" w:author="מנוע מכני" w:date="2026-10-11T12:04:39Z">
        <w:r w:rsidRPr="00217260">
          <w:rPr>
            <w:b/>
            <w:bCs/>
            <w:rtl/>
          </w:rPr>
          <w:delText xml:space="preserve"> </w:delText>
        </w:r>
      </w:del>
      <w:r w:rsidRPr="00217260">
        <w:rPr>
          <w:b/>
          <w:bCs/>
          <w:rtl/>
        </w:rPr>
        <w:t xml:space="preserve">יצא דם דגים ודם חגבים שכולן היתר.</w:t>
      </w:r>
      <w:r w:rsidRPr="00217260">
        <w:rPr>
          <w:rFonts w:hint="cs"/>
          <w:b/>
          <w:bCs/>
          <w:rtl/>
        </w:rPr>
        <w:t xml:space="preserve">- </w:t>
      </w:r>
      <w:ins w:id="92491" w:author="מנוע מכני" w:date="2026-10-11T12:04:39Z">
        <w:r>
          <w:rPr>
            <w:rFonts w:hint="cs"/>
            <w:rtl/>
          </w:rPr>
          <w:t xml:space="preserve">דלא צריך</w:t>
        </w:r>
      </w:ins>
      <w:del w:id="92492" w:author="מנוע מכני" w:date="2026-10-11T12:04:39Z">
        <w:r w:rsidRPr="00084B2D">
          <w:rPr>
            <w:rFonts w:hint="cs"/>
            <w:rtl/>
          </w:rPr>
          <w:delText xml:space="preserve">דלא בעי</w:delText>
        </w:r>
      </w:del>
      <w:r w:rsidRPr="00084B2D">
        <w:rPr>
          <w:rFonts w:hint="cs"/>
          <w:rtl/>
        </w:rPr>
        <w:t xml:space="preserve"> שחיטה </w:t>
      </w:r>
    </w:p>
    <w:p w:rsidR="00E403F0" w:rsidRPr="00AD695E" w:rsidRDefault="00E403F0" w:rsidP="00E403F0">
      <w:pPr>
        <w:rPr>
          <w:rtl/>
        </w:rPr>
      </w:pPr>
      <w:ins w:id="90683" w:author="מנוע מכני" w:date="2026-10-11T12:04:39Z">
        <w:r>
          <w:rPr>
            <w:rFonts w:hint="cs"/>
            <w:rtl/>
          </w:rPr>
          <w:t xml:space="preserve">ולא</w:t>
        </w:r>
      </w:ins>
      <w:del w:id="90684" w:author="מנוע מכני" w:date="2026-10-11T12:04:39Z">
        <w:r w:rsidRPr="00A757C8">
          <w:rPr>
            <w:rFonts w:hint="cs"/>
            <w:rtl/>
          </w:rPr>
          <w:delText xml:space="preserve">ולאו</w:delText>
        </w:r>
      </w:del>
      <w:r w:rsidRPr="00A757C8">
        <w:rPr>
          <w:rFonts w:hint="cs"/>
          <w:rtl/>
        </w:rPr>
        <w:t xml:space="preserve"> דחלב מותר </w:t>
      </w:r>
      <w:ins w:id="90687" w:author="מנוע מכני" w:date="2026-10-11T12:04:39Z">
        <w:r>
          <w:rPr>
            <w:rFonts w:hint="cs"/>
            <w:rtl/>
          </w:rPr>
          <w:t xml:space="preserve">שהרי</w:t>
        </w:r>
      </w:ins>
      <w:del w:id="90688" w:author="מנוע מכני" w:date="2026-10-11T12:04:39Z">
        <w:r w:rsidRPr="00A757C8">
          <w:rPr>
            <w:rFonts w:hint="cs"/>
            <w:rtl/>
          </w:rPr>
          <w:delText xml:space="preserve">דהא</w:delText>
        </w:r>
      </w:del>
      <w:r w:rsidRPr="00A757C8">
        <w:rPr>
          <w:rFonts w:hint="cs"/>
          <w:rtl/>
        </w:rPr>
        <w:t xml:space="preserve"> חיה חלבה מותר ודמה אסור </w:t>
      </w:r>
      <w:ins w:id="90685" w:author="מנוע מכני" w:date="2026-10-11T12:04:39Z">
        <w:r>
          <w:rPr>
            <w:rFonts w:hint="cs"/>
            <w:rtl/>
          </w:rPr>
          <w:t xml:space="preserve">ולא</w:t>
        </w:r>
      </w:ins>
      <w:del w:id="90686" w:author="מנוע מכני" w:date="2026-10-11T12:04:39Z">
        <w:r w:rsidRPr="00A757C8">
          <w:rPr>
            <w:rFonts w:hint="cs"/>
            <w:rtl/>
          </w:rPr>
          <w:delText xml:space="preserve">ולאו</w:delText>
        </w:r>
      </w:del>
      <w:r w:rsidRPr="00A757C8">
        <w:rPr>
          <w:rFonts w:hint="cs"/>
          <w:rtl/>
        </w:rPr>
        <w:t xml:space="preserve"> דאין בזה גיד הנשה </w:t>
      </w:r>
      <w:ins w:id="90689" w:author="מנוע מכני" w:date="2026-10-11T12:04:39Z">
        <w:r>
          <w:rPr>
            <w:rFonts w:hint="cs"/>
            <w:rtl/>
          </w:rPr>
          <w:t xml:space="preserve">שהרי</w:t>
        </w:r>
      </w:ins>
      <w:del w:id="90690" w:author="מנוע מכני" w:date="2026-10-11T12:04:39Z">
        <w:r w:rsidRPr="00A757C8">
          <w:rPr>
            <w:rFonts w:hint="cs"/>
            <w:rtl/>
          </w:rPr>
          <w:delText xml:space="preserve">דהא</w:delText>
        </w:r>
      </w:del>
      <w:r w:rsidRPr="00A757C8">
        <w:rPr>
          <w:rFonts w:hint="cs"/>
          <w:rtl/>
        </w:rPr>
        <w:t xml:space="preserve"> אפי' עוף דמו אסור</w:t>
      </w:r>
    </w:p>
    <w:p w:rsidR="00E403F0" w:rsidRPr="002B4E05" w:rsidRDefault="00E403F0" w:rsidP="00E403F0">
      <w:pPr>
        <w:rPr>
          <w:spacing w:val="-2"/>
          <w:rtl/>
        </w:rPr>
      </w:pPr>
      <w:r w:rsidRPr="002B4E05">
        <w:rPr>
          <w:b/>
          <w:bCs/>
          <w:spacing w:val="-2"/>
          <w:rtl/>
        </w:rPr>
        <w:t xml:space="preserve">מה עוף שאין בו כלאים אף בהמה? </w:t>
      </w:r>
      <w:r w:rsidRPr="002B4E05">
        <w:rPr>
          <w:b/>
          <w:bCs/>
          <w:spacing w:val="-2"/>
          <w:rtl/>
        </w:rPr>
        <w:t xml:space="preserve">ת"ל</w:t>
      </w:r>
      <w:r w:rsidRPr="002B4E05">
        <w:rPr>
          <w:b/>
          <w:bCs/>
          <w:spacing w:val="-2"/>
          <w:rtl/>
        </w:rPr>
        <w:t xml:space="preserve">: </w:t>
      </w:r>
      <w:r w:rsidRPr="002B4E05">
        <w:rPr>
          <w:rFonts w:hint="cs"/>
          <w:b/>
          <w:bCs/>
          <w:spacing w:val="-2"/>
          <w:rtl/>
        </w:rPr>
        <w:t>'</w:t>
      </w:r>
      <w:r w:rsidRPr="002B4E05">
        <w:rPr>
          <w:rStyle w:val="afffff0"/>
          <w:b/>
          <w:bCs/>
          <w:spacing w:val="-2"/>
          <w:rtl/>
        </w:rPr>
        <w:t>בהמה</w:t>
      </w:r>
      <w:r w:rsidRPr="002B4E05">
        <w:rPr>
          <w:rFonts w:hint="cs"/>
          <w:b/>
          <w:bCs/>
          <w:spacing w:val="-2"/>
          <w:rtl/>
        </w:rPr>
        <w:t>'</w:t>
      </w:r>
      <w:r w:rsidRPr="002B4E05">
        <w:rPr>
          <w:b/>
          <w:bCs/>
          <w:spacing w:val="-2"/>
          <w:rtl/>
        </w:rPr>
        <w:t>.</w:t>
      </w:r>
      <w:r w:rsidRPr="002B4E05">
        <w:rPr>
          <w:rFonts w:hint="cs"/>
          <w:b/>
          <w:bCs/>
          <w:spacing w:val="-2"/>
          <w:rtl/>
        </w:rPr>
        <w:t xml:space="preserve"> </w:t>
      </w:r>
      <w:r w:rsidRPr="002B4E05">
        <w:rPr>
          <w:b/>
          <w:bCs/>
          <w:spacing w:val="-2"/>
          <w:rtl/>
        </w:rPr>
        <w:t>–</w:t>
      </w:r>
      <w:r w:rsidRPr="002B4E05">
        <w:rPr>
          <w:rFonts w:hint="cs"/>
          <w:b/>
          <w:bCs/>
          <w:spacing w:val="-2"/>
          <w:rtl/>
        </w:rPr>
        <w:t xml:space="preserve"> </w:t>
      </w:r>
      <w:r w:rsidRPr="002B4E05">
        <w:rPr>
          <w:rFonts w:hint="cs"/>
          <w:spacing w:val="-2"/>
          <w:rtl/>
        </w:rPr>
        <w:t>היינו שאין חייבין על הצמר משום כלאים</w:t>
      </w:r>
    </w:p>
    <w:p>
      <w:pPr>
        <w:pStyle w:val="afffff8"/>
        <w:rPr>
          <w:ins w:id="90067" w:author="קלוד" w:date="2026-10-11T12:26:18Z"/>
        </w:rPr>
      </w:pPr>
      <w:ins w:id="90068" w:author="קלוד" w:date="2026-10-11T12:26:18Z">
        <w:r>
          <w:rPr>
            <w:color w:val="7B3F00"/>
          </w:rPr>
          <w:t xml:space="preserve">דם שרצים - לוקין עליו בכזית</w:t>
        </w:r>
      </w:ins>
    </w:p>
    <w:p>
      <w:pPr>
        <w:pStyle w:val="38"/>
        <w:rPr>
          <w:ins w:id="94049" w:author="מנוע מכני" w:date="2026-10-11T12:04:39Z"/>
        </w:rPr>
      </w:pPr>
      <w:del w:id="94514" w:author="מנוע מכני" w:date="2026-10-11T12:04:39Z">
        <w:r w:rsidRPr="00217260">
          <w:delText xml:space="preserve">אמר </w:delText>
        </w:r>
      </w:del>
      <w:r w:rsidRPr="00217260">
        <w:t xml:space="preserve">רב יהודה </w:t>
      </w:r>
      <w:r w:rsidRPr="00217260">
        <w:t xml:space="preserve">אמר</w:t>
      </w:r>
      <w:r w:rsidRPr="00217260">
        <w:t xml:space="preserve"> רב:</w:t>
      </w:r>
    </w:p>
    <w:p w:rsidR="00E403F0" w:rsidRPr="00AD695E" w:rsidRDefault="00E403F0" w:rsidP="00E403F0">
      <w:pPr>
        <w:rPr>
          <w:rtl/>
        </w:rPr>
      </w:pPr>
      <w:del w:id="94050" w:author="מנוע מכני" w:date="2026-10-11T12:04:39Z">
        <w:r w:rsidRPr="00217260">
          <w:rPr>
            <w:b/>
            <w:bCs/>
            <w:rtl/>
          </w:rPr>
          <w:delText xml:space="preserve"> </w:delText>
        </w:r>
      </w:del>
      <w:r w:rsidRPr="00217260">
        <w:rPr>
          <w:b/>
          <w:bCs/>
          <w:rtl/>
        </w:rPr>
        <w:t xml:space="preserve">דם שרצים לוקין עליו בכזית.</w:t>
      </w:r>
    </w:p>
    <w:p>
      <w:pPr>
        <w:pStyle w:val="38"/>
        <w:rPr>
          <w:ins w:id="94051" w:author="מנוע מכני" w:date="2026-10-11T12:04:39Z"/>
        </w:rPr>
      </w:pPr>
      <w:r>
        <w:t xml:space="preserve">מיתיבי:</w:t>
      </w:r>
    </w:p>
    <w:p w:rsidR="00E403F0" w:rsidRPr="00AD695E" w:rsidRDefault="00E403F0" w:rsidP="00E403F0">
      <w:pPr>
        <w:rPr>
          <w:rtl/>
        </w:rPr>
      </w:pPr>
      <w:del w:id="94052" w:author="מנוע מכני" w:date="2026-10-11T12:04:39Z">
        <w:r>
          <w:rPr>
            <w:rtl/>
          </w:rPr>
          <w:delText xml:space="preserve"> </w:delText>
        </w:r>
      </w:del>
      <w:r>
        <w:rPr>
          <w:rtl/>
        </w:rPr>
        <w:t xml:space="preserve">דם הטחול, דם הלב, דם הכליות, דם אברים - הרי אלו בלא תעשה</w:t>
      </w:r>
      <w:ins w:id="92075" w:author="מנוע מכני" w:date="2026-10-11T12:04:39Z">
        <w:r>
          <w:rPr>
            <w:rtl/>
          </w:rPr>
          <w:t xml:space="preserve">,</w:t>
        </w:r>
      </w:ins>
      <w:del w:id="92076" w:author="מנוע מכני" w:date="2026-10-11T12:04:39Z">
        <w:r>
          <w:rPr>
            <w:rtl/>
          </w:rPr>
          <w:delText xml:space="preserve">;</w:delText>
        </w:r>
      </w:del>
    </w:p>
    <w:p w:rsidR="00E403F0" w:rsidRPr="00AD695E" w:rsidRDefault="00E403F0" w:rsidP="00E403F0">
      <w:pPr>
        <w:rPr>
          <w:rtl/>
        </w:rPr>
      </w:pPr>
      <w:r>
        <w:rPr>
          <w:rtl/>
        </w:rPr>
        <w:t>דם מהלכי שתים, דם שרצים ורמשים - אסור ואין חייבין עליו</w:t>
      </w:r>
      <w:r>
        <w:rPr>
          <w:rFonts w:hint="cs"/>
          <w:rtl/>
        </w:rPr>
        <w:t>-</w:t>
      </w:r>
      <w:r>
        <w:rPr>
          <w:rtl/>
        </w:rPr>
        <w:t xml:space="preserve"> כרת.</w:t>
      </w:r>
    </w:p>
    <w:p w:rsidR="00E403F0" w:rsidRPr="00AD695E" w:rsidRDefault="00E403F0" w:rsidP="00E403F0">
      <w:pPr>
        <w:rPr>
          <w:rtl/>
        </w:rPr>
      </w:pPr>
      <w:r>
        <w:rPr>
          <w:rtl/>
        </w:rPr>
        <w:t xml:space="preserve">אלאו מחייב, </w:t>
      </w:r>
      <w:ins w:id="91497" w:author="מנוע מכני" w:date="2026-10-11T12:04:39Z">
        <w:r>
          <w:rPr>
            <w:rtl/>
          </w:rPr>
          <w:t xml:space="preserve">אחת</w:t>
        </w:r>
      </w:ins>
      <w:del w:id="91498" w:author="מנוע מכני" w:date="2026-10-11T12:04:39Z">
        <w:r>
          <w:rPr>
            <w:rtl/>
          </w:rPr>
          <w:delText xml:space="preserve">חדא</w:delText>
        </w:r>
      </w:del>
      <w:r>
        <w:rPr>
          <w:rtl/>
        </w:rPr>
        <w:t xml:space="preserve"> דהיינו רישא! </w:t>
      </w:r>
    </w:p>
    <w:p>
      <w:pPr>
        <w:pStyle w:val="38"/>
        <w:rPr>
          <w:ins w:id="94475" w:author="מנוע מכני" w:date="2026-10-11T12:04:39Z"/>
        </w:rPr>
      </w:pPr>
      <w:r>
        <w:t xml:space="preserve">ועוד,</w:t>
      </w:r>
    </w:p>
    <w:p w:rsidR="00E403F0" w:rsidRPr="00AD695E" w:rsidRDefault="00E403F0" w:rsidP="00E403F0">
      <w:pPr>
        <w:rPr>
          <w:rtl/>
        </w:rPr>
      </w:pPr>
      <w:del w:id="94476" w:author="מנוע מכני" w:date="2026-10-11T12:04:39Z">
        <w:r>
          <w:rPr>
            <w:rtl/>
          </w:rPr>
          <w:delText xml:space="preserve"> </w:delText>
        </w:r>
      </w:del>
      <w:r>
        <w:rPr>
          <w:rtl/>
        </w:rPr>
        <w:t xml:space="preserve">תנא </w:t>
      </w:r>
      <w:ins w:id="90693" w:author="מנוע מכני" w:date="2026-10-11T12:04:39Z">
        <w:r>
          <w:rPr>
            <w:rtl/>
          </w:rPr>
          <w:t xml:space="preserve">מלא</w:t>
        </w:r>
      </w:ins>
      <w:del w:id="90694" w:author="מנוע מכני" w:date="2026-10-11T12:04:39Z">
        <w:r>
          <w:rPr>
            <w:rtl/>
          </w:rPr>
          <w:delText xml:space="preserve">מלאו</w:delText>
        </w:r>
      </w:del>
      <w:r>
        <w:rPr>
          <w:rtl/>
        </w:rPr>
        <w:t xml:space="preserve"> </w:t>
      </w:r>
      <w:ins w:id="90691" w:author="מנוע מכני" w:date="2026-10-11T12:04:39Z">
        <w:r>
          <w:rPr>
            <w:rtl/>
          </w:rPr>
          <w:t xml:space="preserve">גם</w:t>
        </w:r>
      </w:ins>
      <w:del w:id="90692" w:author="מנוע מכני" w:date="2026-10-11T12:04:39Z">
        <w:r>
          <w:rPr>
            <w:rtl/>
          </w:rPr>
          <w:delText xml:space="preserve">נמי</w:delText>
        </w:r>
      </w:del>
      <w:r>
        <w:rPr>
          <w:rtl/>
        </w:rPr>
        <w:t xml:space="preserve"> ממעט, דקתני: יצא דם שרצים שאין בהן טומאה חמורה! </w:t>
      </w:r>
    </w:p>
    <w:p>
      <w:pPr>
        <w:pStyle w:val="38"/>
        <w:rPr>
          <w:ins w:id="94053" w:author="מנוע מכני" w:date="2026-10-11T12:04:39Z"/>
        </w:rPr>
      </w:pPr>
      <w:r>
        <w:t>אר</w:t>
      </w:r>
      <w:r>
        <w:t>"</w:t>
      </w:r>
      <w:r>
        <w:t>ז</w:t>
      </w:r>
      <w:r>
        <w:t xml:space="preserve">:</w:t>
      </w:r>
    </w:p>
    <w:p w:rsidR="00E403F0" w:rsidRPr="00AD695E" w:rsidRDefault="00E403F0" w:rsidP="00E403F0">
      <w:pPr>
        <w:rPr>
          <w:rtl/>
        </w:rPr>
      </w:pPr>
      <w:del w:id="94054" w:author="מנוע מכני" w:date="2026-10-11T12:04:39Z">
        <w:r>
          <w:rPr>
            <w:rtl/>
          </w:rPr>
          <w:delText xml:space="preserve"> </w:delText>
        </w:r>
      </w:del>
      <w:r>
        <w:rPr>
          <w:rtl/>
        </w:rPr>
        <w:t xml:space="preserve">התרו בו משום שרץ - לוקה, משום דם - אינו לוקה.</w:t>
      </w:r>
    </w:p>
    <w:p>
      <w:pPr>
        <w:pStyle w:val="afffff8"/>
        <w:rPr>
          <w:ins w:id="90065" w:author="קלוד" w:date="2026-10-11T12:26:18Z"/>
        </w:rPr>
      </w:pPr>
      <w:ins w:id="90066" w:author="קלוד" w:date="2026-10-11T12:26:18Z">
        <w:r>
          <w:rPr>
            <w:color w:val="7B3F00"/>
          </w:rPr>
          <w:t xml:space="preserve">דם דגים שכינסו - אסור</w:t>
        </w:r>
      </w:ins>
    </w:p>
    <w:p>
      <w:pPr>
        <w:pStyle w:val="38"/>
        <w:rPr>
          <w:ins w:id="94056" w:author="מנוע מכני" w:date="2026-10-11T12:04:39Z"/>
        </w:rPr>
      </w:pPr>
      <w:del w:id="94055" w:author="מנוע מכני" w:date="2026-10-11T12:04:39Z">
        <w:r>
          <w:delText xml:space="preserve">•</w:delText>
        </w:r>
      </w:del>
      <w:r>
        <w:t xml:space="preserve"> </w:t>
      </w:r>
      <w:del w:id="94515" w:author="מנוע מכני" w:date="2026-10-11T12:04:39Z">
        <w:r w:rsidRPr="00217260">
          <w:delText xml:space="preserve">אמר </w:delText>
        </w:r>
      </w:del>
      <w:r w:rsidRPr="00217260">
        <w:t xml:space="preserve">רב:</w:t>
      </w:r>
    </w:p>
    <w:p w:rsidR="00E403F0" w:rsidRPr="00AD695E" w:rsidRDefault="00E403F0" w:rsidP="00E403F0">
      <w:pPr>
        <w:rPr>
          <w:rtl/>
        </w:rPr>
      </w:pPr>
      <w:del w:id="94057" w:author="מנוע מכני" w:date="2026-10-11T12:04:39Z">
        <w:r w:rsidRPr="00217260">
          <w:rPr>
            <w:b/>
            <w:bCs/>
            <w:rtl/>
          </w:rPr>
          <w:delText xml:space="preserve"> </w:delText>
        </w:r>
      </w:del>
      <w:r w:rsidRPr="00217260">
        <w:rPr>
          <w:b/>
          <w:bCs/>
          <w:rtl/>
        </w:rPr>
        <w:t xml:space="preserve">דם דגים שכינסו - אסור.</w:t>
      </w:r>
    </w:p>
    <w:p>
      <w:pPr>
        <w:pStyle w:val="38"/>
        <w:rPr>
          <w:ins w:id="94058" w:author="מנוע מכני" w:date="2026-10-11T12:04:39Z"/>
        </w:rPr>
      </w:pPr>
      <w:r w:rsidRPr="002B4E05">
        <w:t xml:space="preserve">מיתיבי:</w:t>
      </w:r>
    </w:p>
    <w:p w:rsidR="00E403F0" w:rsidRPr="002B4E05" w:rsidRDefault="00E403F0" w:rsidP="00E403F0">
      <w:pPr>
        <w:rPr>
          <w:spacing w:val="-2"/>
          <w:rtl/>
        </w:rPr>
      </w:pPr>
      <w:del w:id="94059" w:author="מנוע מכני" w:date="2026-10-11T12:04:39Z">
        <w:r w:rsidRPr="002B4E05">
          <w:rPr>
            <w:spacing w:val="-2"/>
            <w:rtl/>
          </w:rPr>
          <w:delText xml:space="preserve"> </w:delText>
        </w:r>
      </w:del>
      <w:r w:rsidRPr="002B4E05">
        <w:rPr>
          <w:spacing w:val="-2"/>
          <w:rtl/>
        </w:rPr>
        <w:t xml:space="preserve">דם דגים, דם חגבים - מותר </w:t>
      </w:r>
      <w:ins w:id="90177" w:author="מנוע מכני" w:date="2026-10-11T12:04:39Z">
        <w:r>
          <w:rPr>
            <w:spacing w:val="-2"/>
            <w:rtl/>
          </w:rPr>
          <w:t xml:space="preserve">ואפי'</w:t>
        </w:r>
      </w:ins>
      <w:del w:id="90178" w:author="מנוע מכני" w:date="2026-10-11T12:04:39Z">
        <w:r w:rsidRPr="002B4E05">
          <w:rPr>
            <w:spacing w:val="-2"/>
            <w:rtl/>
          </w:rPr>
          <w:delText xml:space="preserve">ואפילו</w:delText>
        </w:r>
      </w:del>
      <w:r w:rsidRPr="002B4E05">
        <w:rPr>
          <w:spacing w:val="-2"/>
          <w:rtl/>
        </w:rPr>
        <w:t xml:space="preserve"> לכתחלה! ההיא בשלא כינסו, כי </w:t>
      </w:r>
      <w:r w:rsidRPr="002B4E05">
        <w:rPr>
          <w:spacing w:val="-2"/>
          <w:rtl/>
        </w:rPr>
        <w:t xml:space="preserve">אמר</w:t>
      </w:r>
      <w:r w:rsidRPr="002B4E05">
        <w:rPr>
          <w:spacing w:val="-2"/>
          <w:rtl/>
        </w:rPr>
        <w:t xml:space="preserve"> </w:t>
      </w:r>
      <w:r w:rsidRPr="002B4E05">
        <w:rPr>
          <w:rStyle w:val="2fb"/>
          <w:spacing w:val="-2"/>
          <w:rtl/>
        </w:rPr>
        <w:t xml:space="preserve">רב</w:t>
      </w:r>
      <w:r w:rsidRPr="002B4E05">
        <w:rPr>
          <w:spacing w:val="-2"/>
          <w:rtl/>
        </w:rPr>
        <w:t xml:space="preserve"> בשכינסו.</w:t>
      </w:r>
    </w:p>
    <w:p w:rsidR="00E403F0" w:rsidRPr="00AD695E" w:rsidRDefault="00E403F0" w:rsidP="00E403F0">
      <w:pPr>
        <w:rPr>
          <w:rtl/>
        </w:rPr>
      </w:pPr>
      <w:r>
        <w:rPr>
          <w:rtl/>
        </w:rPr>
        <w:t xml:space="preserve">דכוותה גבי מהלכי שתים בשלא כינסו מי אסור? </w:t>
      </w:r>
    </w:p>
    <w:p>
      <w:pPr>
        <w:pStyle w:val="38"/>
        <w:rPr>
          <w:ins w:id="94060" w:author="מנוע מכני" w:date="2026-10-11T12:04:39Z"/>
        </w:rPr>
      </w:pPr>
      <w:r>
        <w:t xml:space="preserve">והא </w:t>
      </w:r>
      <w:r>
        <w:t xml:space="preserve">תניא</w:t>
      </w:r>
      <w:r>
        <w:t xml:space="preserve">:</w:t>
      </w:r>
    </w:p>
    <w:p w:rsidR="00E403F0" w:rsidRPr="00AD695E" w:rsidRDefault="00E403F0" w:rsidP="00E403F0">
      <w:pPr>
        <w:rPr>
          <w:rtl/>
        </w:rPr>
      </w:pPr>
      <w:del w:id="94061" w:author="מנוע מכני" w:date="2026-10-11T12:04:39Z">
        <w:r>
          <w:rPr>
            <w:rtl/>
          </w:rPr>
          <w:delText xml:space="preserve"> </w:delText>
        </w:r>
      </w:del>
      <w:r>
        <w:rPr>
          <w:rtl/>
        </w:rPr>
        <w:t xml:space="preserve">דם שעל גבי ככר - גוררו ואוכלו, של בין השינים - מוצצו ובולעו ואינו חושש! </w:t>
      </w:r>
    </w:p>
    <w:p>
      <w:pPr>
        <w:pStyle w:val="38"/>
        <w:rPr>
          <w:ins w:id="94062" w:author="מנוע מכני" w:date="2026-10-11T12:04:39Z"/>
        </w:rPr>
      </w:pPr>
      <w:r>
        <w:t xml:space="preserve">אלא</w:t>
      </w:r>
    </w:p>
    <w:p w:rsidR="00E403F0" w:rsidRPr="00AD695E" w:rsidRDefault="00E403F0" w:rsidP="00E403F0">
      <w:pPr>
        <w:rPr>
          <w:rtl/>
        </w:rPr>
      </w:pPr>
      <w:del w:id="94063" w:author="מנוע מכני" w:date="2026-10-11T12:04:39Z">
        <w:r>
          <w:rPr>
            <w:rtl/>
          </w:rPr>
          <w:delText xml:space="preserve"> </w:delText>
        </w:r>
      </w:del>
      <w:r>
        <w:rPr>
          <w:rtl/>
        </w:rPr>
        <w:t xml:space="preserve">כי </w:t>
      </w:r>
      <w:r>
        <w:rPr>
          <w:rtl/>
        </w:rPr>
        <w:t xml:space="preserve">תניא</w:t>
      </w:r>
      <w:r>
        <w:rPr>
          <w:rtl/>
        </w:rPr>
        <w:t xml:space="preserve"> ההיא </w:t>
      </w:r>
      <w:ins w:id="92289" w:author="מנוע מכני" w:date="2026-10-11T12:04:39Z">
        <w:r>
          <w:rPr>
            <w:rtl/>
          </w:rPr>
          <w:t xml:space="preserve">ברייתא</w:t>
        </w:r>
      </w:ins>
      <w:del w:id="92290" w:author="מנוע מכני" w:date="2026-10-11T12:04:39Z">
        <w:r>
          <w:rPr>
            <w:rtl/>
          </w:rPr>
          <w:delText xml:space="preserve">מתניתא</w:delText>
        </w:r>
      </w:del>
      <w:r>
        <w:rPr>
          <w:rtl/>
        </w:rPr>
        <w:t xml:space="preserve"> – ד</w:t>
      </w:r>
      <w:r>
        <w:rPr>
          <w:rFonts w:hint="cs"/>
          <w:rtl/>
        </w:rPr>
        <w:t xml:space="preserve">יש בו</w:t>
      </w:r>
      <w:ins w:id="92077" w:author="מנוע מכני" w:date="2026-10-11T12:04:39Z">
        <w:r>
          <w:rPr>
            <w:rFonts w:hint="cs"/>
            <w:rtl/>
          </w:rPr>
          <w:t xml:space="preserve"> </w:t>
        </w:r>
      </w:ins>
      <w:del w:id="92078" w:author="מנוע מכני" w:date="2026-10-11T12:04:39Z">
        <w:r>
          <w:rPr>
            <w:rFonts w:hint="cs"/>
            <w:rtl/>
          </w:rPr>
          <w:delText xml:space="preserve"> </w:delText>
        </w:r>
        <w:r>
          <w:rPr>
            <w:rtl/>
          </w:rPr>
          <w:delText xml:space="preserve"> </w:delText>
        </w:r>
      </w:del>
      <w:r>
        <w:rPr>
          <w:rtl/>
        </w:rPr>
        <w:t xml:space="preserve">קשקשים, כי </w:t>
      </w:r>
      <w:ins w:id="91499" w:author="מנוע מכני" w:date="2026-10-11T12:04:39Z">
        <w:r>
          <w:rPr>
            <w:rtl/>
          </w:rPr>
          <w:t xml:space="preserve">אומר</w:t>
        </w:r>
      </w:ins>
      <w:del w:id="91500" w:author="מנוע מכני" w:date="2026-10-11T12:04:39Z">
        <w:r>
          <w:rPr>
            <w:rtl/>
          </w:rPr>
          <w:delText xml:space="preserve">קאמר</w:delText>
        </w:r>
      </w:del>
      <w:r>
        <w:rPr>
          <w:rtl/>
        </w:rPr>
        <w:t xml:space="preserve"> </w:t>
      </w:r>
      <w:r>
        <w:rPr>
          <w:rStyle w:val="2fb"/>
          <w:rtl/>
        </w:rPr>
        <w:t xml:space="preserve">רב</w:t>
      </w:r>
      <w:r>
        <w:rPr>
          <w:rtl/>
        </w:rPr>
        <w:t xml:space="preserve"> אסור ד</w:t>
      </w:r>
      <w:r>
        <w:rPr>
          <w:rFonts w:hint="cs"/>
          <w:rtl/>
        </w:rPr>
        <w:t xml:space="preserve">אין בו </w:t>
      </w:r>
      <w:r>
        <w:rPr>
          <w:rtl/>
        </w:rPr>
        <w:t>קשקשים.</w:t>
      </w:r>
    </w:p>
    <w:p>
      <w:pPr>
        <w:pStyle w:val="38"/>
        <w:rPr>
          <w:ins w:id="94065" w:author="מנוע מכני" w:date="2026-10-11T12:04:39Z"/>
        </w:rPr>
      </w:pPr>
      <w:del w:id="94064" w:author="מנוע מכני" w:date="2026-10-11T12:04:39Z">
        <w:r>
          <w:delText xml:space="preserve">•</w:delText>
        </w:r>
      </w:del>
      <w:r>
        <w:t xml:space="preserve"> א</w:t>
      </w:r>
      <w:r>
        <w:t>ר</w:t>
      </w:r>
      <w:r>
        <w:t>"</w:t>
      </w:r>
      <w:r>
        <w:t>ש</w:t>
      </w:r>
      <w:r>
        <w:t xml:space="preserve">:</w:t>
      </w:r>
    </w:p>
    <w:p w:rsidR="00E403F0" w:rsidRPr="00AD695E" w:rsidRDefault="00E403F0" w:rsidP="00E403F0">
      <w:pPr>
        <w:rPr>
          <w:rtl/>
        </w:rPr>
      </w:pPr>
      <w:del w:id="94066" w:author="מנוע מכני" w:date="2026-10-11T12:04:39Z">
        <w:r>
          <w:rPr>
            <w:rtl/>
          </w:rPr>
          <w:delText xml:space="preserve"> </w:delText>
        </w:r>
      </w:del>
      <w:r>
        <w:rPr>
          <w:rtl/>
        </w:rPr>
        <w:t xml:space="preserve">דם מהלכי שתים, </w:t>
      </w:r>
      <w:ins w:id="90179" w:author="מנוע מכני" w:date="2026-10-11T12:04:39Z">
        <w:r>
          <w:rPr>
            <w:rtl/>
          </w:rPr>
          <w:t xml:space="preserve">אפי'</w:t>
        </w:r>
      </w:ins>
      <w:del w:id="90180" w:author="מנוע מכני" w:date="2026-10-11T12:04:39Z">
        <w:r>
          <w:rPr>
            <w:rtl/>
          </w:rPr>
          <w:delText xml:space="preserve">אפילו</w:delText>
        </w:r>
      </w:del>
      <w:r>
        <w:rPr>
          <w:rtl/>
        </w:rPr>
        <w:t xml:space="preserve"> מצות פרוש אין בו</w:t>
      </w:r>
      <w:r>
        <w:rPr>
          <w:rFonts w:hint="cs"/>
          <w:rtl/>
        </w:rPr>
        <w:t>[בדלא פירש]</w:t>
      </w:r>
      <w:r>
        <w:rPr>
          <w:rtl/>
        </w:rPr>
        <w:t>.</w:t>
      </w:r>
    </w:p>
    <w:p>
      <w:pPr>
        <w:pStyle w:val="38"/>
        <w:rPr>
          <w:ins w:id="94067" w:author="מנוע מכני" w:date="2026-10-11T12:04:39Z"/>
        </w:rPr>
      </w:pPr>
      <w:r>
        <w:t xml:space="preserve">והך</w:t>
      </w:r>
    </w:p>
    <w:p w:rsidR="00E403F0" w:rsidRPr="00AD695E" w:rsidRDefault="00E403F0" w:rsidP="00E403F0">
      <w:pPr>
        <w:rPr>
          <w:rtl/>
        </w:rPr>
      </w:pPr>
      <w:del w:id="94068" w:author="מנוע מכני" w:date="2026-10-11T12:04:39Z">
        <w:r>
          <w:rPr>
            <w:rFonts w:hint="cs"/>
            <w:rtl/>
          </w:rPr>
          <w:delText xml:space="preserve"> </w:delText>
        </w:r>
      </w:del>
      <w:r>
        <w:rPr>
          <w:rFonts w:hint="cs"/>
          <w:rtl/>
        </w:rPr>
        <w:t xml:space="preserve">ד</w:t>
      </w:r>
      <w:r>
        <w:rPr>
          <w:rtl/>
        </w:rPr>
        <w:t xml:space="preserve">דם הטחול, דם הלב, דם הכליות, דם אברים - הרי אלו בלא תעשה</w:t>
      </w:r>
      <w:ins w:id="92079" w:author="מנוע מכני" w:date="2026-10-11T12:04:39Z">
        <w:r>
          <w:rPr>
            <w:rtl/>
          </w:rPr>
          <w:t xml:space="preserve">,</w:t>
        </w:r>
      </w:ins>
      <w:del w:id="92080" w:author="מנוע מכני" w:date="2026-10-11T12:04:39Z">
        <w:r>
          <w:rPr>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כב.</w:t>
      </w:r>
    </w:p>
    <w:p w:rsidR="00E403F0" w:rsidRPr="00AD695E" w:rsidRDefault="00E403F0" w:rsidP="00E403F0">
      <w:pPr>
        <w:rPr>
          <w:rtl/>
        </w:rPr>
      </w:pPr>
      <w:r>
        <w:rPr>
          <w:rtl/>
        </w:rPr>
        <w:t xml:space="preserve">דם מהלכי שתים, דם שרצים ורמשים אסור ואין חייב עליו! </w:t>
      </w:r>
      <w:r>
        <w:rPr>
          <w:rFonts w:hint="cs"/>
          <w:rtl/>
        </w:rPr>
        <w:t>[בדפירש]</w:t>
      </w:r>
    </w:p>
    <w:p>
      <w:pPr>
        <w:pStyle w:val="38"/>
        <w:rPr>
          <w:ins w:id="94069" w:author="מנוע מכני" w:date="2026-10-11T12:04:39Z"/>
        </w:rPr>
      </w:pPr>
      <w:r>
        <w:t xml:space="preserve">כדתניא:</w:t>
      </w:r>
    </w:p>
    <w:p w:rsidR="00E403F0" w:rsidRPr="00AD695E" w:rsidRDefault="00E403F0" w:rsidP="00E403F0">
      <w:pPr>
        <w:rPr>
          <w:rtl/>
        </w:rPr>
      </w:pPr>
      <w:del w:id="94070" w:author="מנוע מכני" w:date="2026-10-11T12:04:39Z">
        <w:r>
          <w:rPr>
            <w:rtl/>
          </w:rPr>
          <w:delText xml:space="preserve"> </w:delText>
        </w:r>
      </w:del>
      <w:r>
        <w:rPr>
          <w:rtl/>
        </w:rPr>
        <w:t xml:space="preserve">דם שעל גבי ככר - גוררו ואוכלו, של בין השינים - מוצץ ובולע ואינו חושש.</w:t>
      </w:r>
    </w:p>
    <w:p w:rsidR="00E403F0" w:rsidRPr="00AD695E" w:rsidRDefault="00E403F0" w:rsidP="00E403F0">
      <w:pPr>
        <w:rPr>
          <w:rtl/>
        </w:rPr>
      </w:pPr>
    </w:p>
    <w:p w:rsidR="00E403F0" w:rsidRPr="00AD695E" w:rsidRDefault="00E403F0" w:rsidP="00E403F0">
      <w:pPr>
        <w:rPr>
          <w:rtl/>
        </w:rPr>
      </w:pPr>
      <w:ins w:id="90695" w:author="מנוע מכני" w:date="2026-10-11T12:04:39Z">
        <w:r>
          <w:rPr>
            <w:rtl/>
          </w:rPr>
          <w:t xml:space="preserve">יש</w:t>
        </w:r>
      </w:ins>
      <w:del w:id="90696" w:author="מנוע מכני" w:date="2026-10-11T12:04:39Z">
        <w:r>
          <w:rPr>
            <w:rtl/>
          </w:rPr>
          <w:delText xml:space="preserve">איכא</w:delText>
        </w:r>
      </w:del>
      <w:r>
        <w:rPr>
          <w:rtl/>
        </w:rPr>
        <w:t xml:space="preserve"> </w:t>
      </w:r>
      <w:ins w:id="92727" w:author="מנוע מכני" w:date="2026-10-11T12:04:39Z">
        <w:r>
          <w:rPr>
            <w:rtl/>
          </w:rPr>
          <w:t xml:space="preserve">דשונה</w:t>
        </w:r>
      </w:ins>
      <w:del w:id="92728" w:author="מנוע מכני" w:date="2026-10-11T12:04:39Z">
        <w:r>
          <w:rPr>
            <w:rtl/>
          </w:rPr>
          <w:delText xml:space="preserve">דמתני</w:delText>
        </w:r>
      </w:del>
      <w:r>
        <w:rPr>
          <w:rtl/>
        </w:rPr>
        <w:t xml:space="preserve"> להא </w:t>
      </w:r>
      <w:r>
        <w:rPr>
          <w:rStyle w:val="2fb"/>
          <w:rtl/>
        </w:rPr>
        <w:t xml:space="preserve">דרב ששת</w:t>
      </w:r>
      <w:r>
        <w:rPr>
          <w:rtl/>
        </w:rPr>
        <w:t xml:space="preserve"> על הדא, </w:t>
      </w:r>
      <w:r>
        <w:rPr>
          <w:rtl/>
        </w:rPr>
        <w:t xml:space="preserve">דתניא</w:t>
      </w:r>
      <w:r>
        <w:rPr>
          <w:rtl/>
        </w:rPr>
        <w:t xml:space="preserve">: יכול חלב מהלכי שתים יהא אוכלו עובר בלאו? </w:t>
      </w:r>
    </w:p>
    <w:p w:rsidR="00E403F0" w:rsidRPr="00AD695E" w:rsidRDefault="00E403F0" w:rsidP="00E403F0">
      <w:pPr>
        <w:rPr>
          <w:rtl/>
        </w:rPr>
      </w:pPr>
      <w:r>
        <w:rPr>
          <w:rtl/>
        </w:rPr>
        <w:t xml:space="preserve">ודין הוא, מה בהמה טמאה שהקלתה במגעה והחמרתה בחלבה, מהלכי שתים שהחמרתה במגען אינו דין שתחמיר בחלבן! </w:t>
      </w:r>
    </w:p>
    <w:p>
      <w:pPr>
        <w:pStyle w:val="38"/>
        <w:rPr>
          <w:ins w:id="94071" w:author="מנוע מכני" w:date="2026-10-11T12:04:39Z"/>
        </w:rPr>
      </w:pPr>
      <w:r>
        <w:tab/>
        <w:t xml:space="preserve">ת"ל</w:t>
      </w:r>
      <w:del w:id="95590" w:author="Claude" w:date="2026-10-11T09:07:45Z">
        <w:r>
          <w:delText xml:space="preserve">	</w:delText>
        </w:r>
      </w:del>
      <w:r>
        <w:t xml:space="preserve">:</w:t>
      </w:r>
    </w:p>
    <w:p w:rsidR="00E403F0" w:rsidRPr="00AD695E" w:rsidRDefault="00E403F0" w:rsidP="00E403F0">
      <w:pPr>
        <w:rPr>
          <w:rtl/>
        </w:rPr>
      </w:pPr>
      <w:del w:id="94072" w:author="מנוע מכני" w:date="2026-10-11T12:04:39Z">
        <w:r>
          <w:rPr>
            <w:rtl/>
          </w:rPr>
          <w:tab/>
          <w:delText xml:space="preserve"> </w:delText>
        </w:r>
      </w:del>
      <w:r>
        <w:rPr>
          <w:rFonts w:hint="cs"/>
          <w:rtl/>
        </w:rPr>
        <w:t>'</w:t>
      </w:r>
      <w:ins w:id="90437" w:author="Claude - סמנטי" w:date="2026-10-11T12:21:47Z">
        <w:r>
          <w:rPr>
            <w:rStyle w:val="afffff0"/>
            <w:rtl/>
          </w:rPr>
          <w:t xml:space="preserve">וְזֶה לָכֶם הַטָּמֵא</w:t>
        </w:r>
      </w:ins>
      <w:del w:id="90438" w:author="Claude - סמנטי" w:date="2026-10-11T12:21:47Z">
        <w:r>
          <w:rPr>
            <w:rtl/>
          </w:rPr>
          <w:delText xml:space="preserve">וזה לכם הטמא</w:delText>
        </w:r>
      </w:del>
      <w:r>
        <w:rPr>
          <w:rFonts w:hint="cs"/>
          <w:rtl/>
        </w:rPr>
        <w:t>'</w:t>
      </w:r>
      <w:r>
        <w:rPr>
          <w:rtl/>
        </w:rPr>
        <w:t xml:space="preserve">, זה טמא, ואין חלב מהלכי שתים טמא אלא טהור</w:t>
      </w:r>
      <w:ins w:id="92081" w:author="מנוע מכני" w:date="2026-10-11T12:04:39Z">
        <w:r>
          <w:rPr>
            <w:rtl/>
          </w:rPr>
          <w:t xml:space="preserve">,</w:t>
        </w:r>
      </w:ins>
      <w:del w:id="92082" w:author="מנוע מכני" w:date="2026-10-11T12:04:39Z">
        <w:r>
          <w:rPr>
            <w:rtl/>
          </w:rPr>
          <w:delText xml:space="preserve">;</w:delText>
        </w:r>
      </w:del>
    </w:p>
    <w:p w:rsidR="00E403F0" w:rsidRPr="00AD695E" w:rsidRDefault="00E403F0" w:rsidP="00E403F0">
      <w:pPr>
        <w:rPr>
          <w:rtl/>
        </w:rPr>
      </w:pPr>
      <w:r>
        <w:rPr>
          <w:rtl/>
        </w:rPr>
        <w:t xml:space="preserve">אוציא את החלב שאין שוה בכל, ולא אוציא הדם ששוה בכל? </w:t>
      </w:r>
      <w:r>
        <w:rPr>
          <w:rFonts w:hint="cs"/>
          <w:rtl/>
        </w:rPr>
        <w:t>ד'</w:t>
      </w:r>
      <w:ins w:id="90439" w:author="Claude - סמנטי" w:date="2026-10-11T12:21:47Z">
        <w:r>
          <w:rPr>
            <w:rStyle w:val="afffff0"/>
            <w:rtl/>
          </w:rPr>
          <w:t xml:space="preserve">וְזֶה לָכֶם הַטָּמֵא</w:t>
        </w:r>
      </w:ins>
      <w:del w:id="90440" w:author="Claude - סמנטי" w:date="2026-10-11T12:21:47Z">
        <w:r>
          <w:rPr>
            <w:rtl/>
          </w:rPr>
          <w:delText xml:space="preserve">וזה לכם הטמא</w:delText>
        </w:r>
      </w:del>
      <w:r>
        <w:rPr>
          <w:rFonts w:hint="cs"/>
          <w:rtl/>
        </w:rPr>
        <w:t>'</w:t>
      </w:r>
      <w:r>
        <w:rPr>
          <w:rtl/>
        </w:rPr>
        <w:t xml:space="preserve">, ואין דם מהלכי שתים טמא אלא טהור</w:t>
      </w:r>
      <w:ins w:id="92083" w:author="מנוע מכני" w:date="2026-10-11T12:04:39Z">
        <w:r>
          <w:rPr>
            <w:rtl/>
          </w:rPr>
          <w:t xml:space="preserve">,</w:t>
        </w:r>
      </w:ins>
      <w:del w:id="92084" w:author="מנוע מכני" w:date="2026-10-11T12:04:39Z">
        <w:r>
          <w:rPr>
            <w:rtl/>
          </w:rPr>
          <w:delText xml:space="preserve">;</w:delText>
        </w:r>
      </w:del>
    </w:p>
    <w:p>
      <w:pPr>
        <w:pStyle w:val="38"/>
        <w:rPr>
          <w:ins w:id="94073" w:author="מנוע מכני" w:date="2026-10-11T12:04:39Z"/>
        </w:rPr>
      </w:pPr>
      <w:del w:id="94516" w:author="מנוע מכני" w:date="2026-10-11T12:04:39Z">
        <w:r>
          <w:delText xml:space="preserve">אמר </w:delText>
        </w:r>
      </w:del>
      <w:r>
        <w:t xml:space="preserve">עלה ר"</w:t>
      </w:r>
      <w:r>
        <w:t>ש</w:t>
      </w:r>
      <w:r>
        <w:t xml:space="preserve">:</w:t>
      </w:r>
    </w:p>
    <w:p w:rsidR="00E403F0" w:rsidRPr="00AD695E" w:rsidRDefault="00E403F0" w:rsidP="00E403F0">
      <w:pPr>
        <w:rPr>
          <w:rtl/>
        </w:rPr>
      </w:pPr>
      <w:del w:id="94074" w:author="מנוע מכני" w:date="2026-10-11T12:04:39Z">
        <w:r>
          <w:rPr>
            <w:rtl/>
          </w:rPr>
          <w:delText xml:space="preserve"> </w:delText>
        </w:r>
      </w:del>
      <w:ins w:id="90181" w:author="מנוע מכני" w:date="2026-10-11T12:04:39Z">
        <w:r>
          <w:rPr>
            <w:rtl/>
          </w:rPr>
          <w:t xml:space="preserve">אפי'</w:t>
        </w:r>
      </w:ins>
      <w:del w:id="90182" w:author="מנוע מכני" w:date="2026-10-11T12:04:39Z">
        <w:r>
          <w:rPr>
            <w:rtl/>
          </w:rPr>
          <w:delText xml:space="preserve">אפילו</w:delText>
        </w:r>
      </w:del>
      <w:r>
        <w:rPr>
          <w:rtl/>
        </w:rPr>
        <w:t xml:space="preserve"> מצות פרוש אין בו.</w:t>
      </w:r>
    </w:p>
    <w:p w:rsidR="00E403F0" w:rsidRPr="00AD695E" w:rsidRDefault="00E403F0" w:rsidP="00E403F0">
      <w:pPr>
        <w:rPr>
          <w:rtl/>
        </w:rPr>
      </w:pPr>
    </w:p>
    <w:p>
      <w:pPr>
        <w:pStyle w:val="afffff8"/>
        <w:rPr>
          <w:ins w:id="90063" w:author="קלוד" w:date="2026-10-11T12:26:18Z"/>
        </w:rPr>
      </w:pPr>
      <w:ins w:id="90064" w:author="קלוד" w:date="2026-10-11T12:26:18Z">
        <w:r>
          <w:rPr>
            <w:color w:val="7B3F00"/>
          </w:rPr>
          <w:t xml:space="preserve">דם הלב - קורעו ומוציא את דמו</w:t>
        </w:r>
      </w:ins>
    </w:p>
    <w:p>
      <w:pPr>
        <w:pStyle w:val="38"/>
        <w:rPr>
          <w:ins w:id="94075" w:author="מנוע מכני" w:date="2026-10-11T12:04:39Z"/>
        </w:rPr>
      </w:pPr>
      <w:r>
        <w:lastRenderedPageBreak/>
        <w:t xml:space="preserve">תנן</w:t>
      </w:r>
      <w:r>
        <w:lastRenderedPageBreak/>
        <w:t xml:space="preserve"> </w:t>
      </w:r>
      <w:ins w:id="90697" w:author="מנוע מכני" w:date="2026-10-11T12:04:39Z">
        <w:r>
          <w:t xml:space="preserve">שם</w:t>
        </w:r>
      </w:ins>
      <w:del w:id="90698" w:author="מנוע מכני" w:date="2026-10-11T12:04:39Z">
        <w:r>
          <w:lastRenderedPageBreak/>
          <w:delText xml:space="preserve">התם</w:delText>
        </w:r>
      </w:del>
      <w:r>
        <w:lastRenderedPageBreak/>
        <w:t xml:space="preserve">:</w:t>
      </w:r>
    </w:p>
    <w:p w:rsidR="00E403F0" w:rsidRPr="00AD695E" w:rsidRDefault="00E403F0" w:rsidP="00E403F0">
      <w:pPr>
        <w:rPr>
          <w:rtl/>
        </w:rPr>
      </w:pPr>
      <w:del w:id="94076" w:author="מנוע מכני" w:date="2026-10-11T12:04:39Z">
        <w:r>
          <w:rPr>
            <w:rtl/>
          </w:rPr>
          <w:lastRenderedPageBreak/>
          <w:delText xml:space="preserve"> </w:delText>
        </w:r>
      </w:del>
      <w:r>
        <w:rPr>
          <w:rtl/>
        </w:rPr>
        <w:lastRenderedPageBreak/>
        <w:t xml:space="preserve">הלב קורעו ומוציא את דמו, </w:t>
      </w:r>
      <w:r>
        <w:rPr>
          <w:rtl/>
        </w:rPr>
        <w:lastRenderedPageBreak/>
        <w:t xml:space="preserve">לא</w:t>
      </w:r>
      <w:r>
        <w:rPr>
          <w:rtl/>
        </w:rPr>
        <w:lastRenderedPageBreak/>
        <w:t xml:space="preserve"> קרעו אינו עובר עליו.</w:t>
      </w:r>
    </w:p>
    <w:p>
      <w:pPr>
        <w:pStyle w:val="38"/>
        <w:rPr>
          <w:ins w:id="94077" w:author="מנוע מכני" w:date="2026-10-11T12:04:39Z"/>
        </w:rPr>
      </w:pPr>
      <w:r w:rsidRPr="00A757C8">
        <w:t>ר</w:t>
      </w:r>
      <w:r w:rsidRPr="00A757C8">
        <w:t>"</w:t>
      </w:r>
      <w:r w:rsidRPr="00A757C8">
        <w:t>ז</w:t>
      </w:r>
      <w:r w:rsidRPr="00A757C8">
        <w:t xml:space="preserve"> </w:t>
      </w:r>
      <w:r w:rsidRPr="00A757C8">
        <w:t>מ</w:t>
      </w:r>
      <w:r w:rsidRPr="00A757C8">
        <w:t xml:space="preserve">רב:</w:t>
      </w:r>
    </w:p>
    <w:p w:rsidR="00E403F0" w:rsidRPr="00AD695E" w:rsidRDefault="00E403F0" w:rsidP="00E403F0">
      <w:pPr>
        <w:rPr>
          <w:rtl/>
        </w:rPr>
      </w:pPr>
      <w:del w:id="94078" w:author="מנוע מכני" w:date="2026-10-11T12:04:39Z">
        <w:r w:rsidRPr="00A757C8">
          <w:rPr>
            <w:rtl/>
          </w:rPr>
          <w:delText xml:space="preserve"> </w:delText>
        </w:r>
      </w:del>
      <w:r w:rsidRPr="00A757C8">
        <w:rPr>
          <w:rtl/>
        </w:rPr>
        <w:t xml:space="preserve">ל"ש</w:t>
      </w:r>
      <w:r w:rsidRPr="00A757C8">
        <w:rPr>
          <w:rtl/>
        </w:rPr>
        <w:t xml:space="preserve"> אלא בלב עוף, הואיל ואין בו כזית, אבל לב בהמה דיש בו כזית אסור וחייבין עליו כרת.</w:t>
      </w:r>
    </w:p>
    <w:p>
      <w:pPr>
        <w:pStyle w:val="38"/>
        <w:rPr>
          <w:ins w:id="94079" w:author="מנוע מכני" w:date="2026-10-11T12:04:39Z"/>
        </w:rPr>
      </w:pPr>
      <w:r>
        <w:t xml:space="preserve">מיתיבי:</w:t>
      </w:r>
    </w:p>
    <w:p w:rsidR="00E403F0" w:rsidRPr="00AD695E" w:rsidRDefault="00E403F0" w:rsidP="00E403F0">
      <w:pPr>
        <w:rPr>
          <w:rtl/>
        </w:rPr>
      </w:pPr>
      <w:del w:id="94080" w:author="מנוע מכני" w:date="2026-10-11T12:04:39Z">
        <w:r>
          <w:rPr>
            <w:rtl/>
          </w:rPr>
          <w:delText xml:space="preserve"> </w:delText>
        </w:r>
      </w:del>
      <w:r>
        <w:rPr>
          <w:rtl/>
        </w:rPr>
        <w:t xml:space="preserve">דם הטחול, דם הלב, דם הכליות, דם אברים - הרי אלו בלא תעשה</w:t>
      </w:r>
      <w:ins w:id="92085" w:author="מנוע מכני" w:date="2026-10-11T12:04:39Z">
        <w:r>
          <w:rPr>
            <w:rtl/>
          </w:rPr>
          <w:t xml:space="preserve">,</w:t>
        </w:r>
      </w:ins>
      <w:del w:id="92086" w:author="מנוע מכני" w:date="2026-10-11T12:04:39Z">
        <w:r>
          <w:rPr>
            <w:rtl/>
          </w:rPr>
          <w:delText xml:space="preserve">;</w:delText>
        </w:r>
      </w:del>
    </w:p>
    <w:p w:rsidR="00E403F0" w:rsidRPr="00AD695E" w:rsidRDefault="00E403F0" w:rsidP="00E403F0">
      <w:pPr>
        <w:rPr>
          <w:rtl/>
        </w:rPr>
      </w:pPr>
      <w:r>
        <w:rPr>
          <w:rtl/>
        </w:rPr>
        <w:tab/>
        <w:t>דם מהלכי שתים, דם שקצים ורמשים - אסור ואין חייבין עליו</w:t>
      </w:r>
    </w:p>
    <w:p>
      <w:pPr>
        <w:pStyle w:val="38"/>
        <w:rPr>
          <w:ins w:id="94081" w:author="מנוע מכני" w:date="2026-10-11T12:04:39Z"/>
        </w:rPr>
      </w:pPr>
      <w:r>
        <w:t xml:space="preserve">הך</w:t>
      </w:r>
    </w:p>
    <w:p w:rsidR="00E403F0" w:rsidRPr="00AD695E" w:rsidRDefault="00E403F0" w:rsidP="00E403F0">
      <w:pPr>
        <w:rPr>
          <w:rtl/>
        </w:rPr>
      </w:pPr>
      <w:del w:id="94082" w:author="מנוע מכני" w:date="2026-10-11T12:04:39Z">
        <w:r>
          <w:rPr>
            <w:rFonts w:hint="cs"/>
            <w:rtl/>
          </w:rPr>
          <w:delText xml:space="preserve"> </w:delText>
        </w:r>
      </w:del>
      <w:r>
        <w:rPr>
          <w:rFonts w:hint="cs"/>
          <w:rtl/>
        </w:rPr>
        <w:t xml:space="preserve">דאין חייבים [על דם דיליה ותני דם אברים </w:t>
      </w:r>
      <w:ins w:id="90699" w:author="מנוע מכני" w:date="2026-10-11T12:04:39Z">
        <w:r>
          <w:rPr>
            <w:rFonts w:hint="cs"/>
            <w:rtl/>
          </w:rPr>
          <w:t xml:space="preserve">ואח"כ</w:t>
        </w:r>
      </w:ins>
      <w:del w:id="90700" w:author="מנוע מכני" w:date="2026-10-11T12:04:39Z">
        <w:r>
          <w:rPr>
            <w:rFonts w:hint="cs"/>
            <w:rtl/>
          </w:rPr>
          <w:delText xml:space="preserve">והדר</w:delText>
        </w:r>
      </w:del>
      <w:r>
        <w:rPr>
          <w:rFonts w:hint="cs"/>
          <w:rtl/>
        </w:rPr>
        <w:t xml:space="preserve"> תני </w:t>
      </w:r>
    </w:p>
    <w:p>
      <w:pPr>
        <w:pStyle w:val="38"/>
        <w:rPr>
          <w:ins w:id="94083" w:author="מנוע מכני" w:date="2026-10-11T12:04:39Z"/>
        </w:rPr>
      </w:pPr>
      <w:r>
        <w:t xml:space="preserve">והך דרב על דאתי </w:t>
      </w:r>
      <w:ins w:id="92291" w:author="מנוע מכני" w:date="2026-10-11T12:04:39Z">
        <w:r>
          <w:t xml:space="preserve">מעולם</w:t>
        </w:r>
      </w:ins>
      <w:del w:id="92292" w:author="מנוע מכני" w:date="2026-10-11T12:04:39Z">
        <w:r>
          <w:delText xml:space="preserve">מעלמא</w:delText>
        </w:r>
      </w:del>
      <w:r>
        <w:t xml:space="preserve"> </w:t>
      </w:r>
      <w:r>
        <w:t>אר</w:t>
      </w:r>
      <w:r>
        <w:t>"</w:t>
      </w:r>
      <w:r>
        <w:t>ז</w:t>
      </w:r>
      <w:r>
        <w:t xml:space="preserve">:</w:t>
      </w:r>
    </w:p>
    <w:p w:rsidR="00E403F0" w:rsidRPr="00AD695E" w:rsidRDefault="00E403F0" w:rsidP="00E403F0">
      <w:pPr>
        <w:rPr>
          <w:rtl/>
        </w:rPr>
      </w:pPr>
      <w:del w:id="94084" w:author="מנוע מכני" w:date="2026-10-11T12:04:39Z">
        <w:r>
          <w:rPr>
            <w:rtl/>
          </w:rPr>
          <w:delText xml:space="preserve"> </w:delText>
        </w:r>
      </w:del>
      <w:r>
        <w:rPr>
          <w:rtl/>
        </w:rPr>
        <w:t xml:space="preserve">בשעה שהנשמה יוצאה מישרף שריף.</w:t>
      </w:r>
    </w:p>
    <w:p w:rsidR="00E403F0" w:rsidRPr="00AD695E" w:rsidRDefault="00E403F0" w:rsidP="00E403F0">
      <w:pPr>
        <w:jc w:val="center"/>
        <w:rPr>
          <w:del w:id="90048" w:author="מנוע עיצוב" w:date="2026-10-11T12:09:26Z"/>
          <w:rtl/>
        </w:rPr>
      </w:pPr>
      <w:del w:id="9004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5" w:author="קלוד" w:date="2026-10-11T09:07:19Z">
          <w:pPr>
            <w:pStyle w:val="affff1"/>
            <w:rPr>
              <w:rtl/>
            </w:rPr>
          </w:pPr>
        </w:pPrChange>
      </w:pPr>
      <w:ins w:id="9825" w:author="מספור קטעי משנה" w:date="2026-10-11T09:35:06Z">
        <w:r>
          <w:rPr>
            <w:rStyle w:val="MisparKeta"/>
          </w:rPr>
          <w:t xml:space="preserve">ב. </w:t>
        </w:r>
      </w:ins>
      <w:r>
        <w:rPr>
          <w:rtl/>
        </w:rPr>
        <w:t>דם שהנשמה יוצאה בו - חייבין עליו.</w:t>
      </w:r>
    </w:p>
    <w:p>
      <w:pPr>
        <w:pStyle w:val="38"/>
        <w:rPr>
          <w:ins w:id="94085" w:author="מנוע מכני" w:date="2026-10-11T12:04:39Z"/>
        </w:rPr>
      </w:pPr>
      <w:r w:rsidRPr="00EF0BB2">
        <w:t xml:space="preserve">איתמר:</w:t>
      </w:r>
    </w:p>
    <w:p w:rsidR="00E403F0" w:rsidRPr="00AD695E" w:rsidRDefault="00E403F0" w:rsidP="00E403F0">
      <w:pPr>
        <w:rPr>
          <w:rtl/>
        </w:rPr>
      </w:pPr>
      <w:del w:id="94086" w:author="מנוע מכני" w:date="2026-10-11T12:04:39Z">
        <w:r w:rsidRPr="00EF0BB2">
          <w:rPr>
            <w:b/>
            <w:bCs/>
            <w:rtl/>
          </w:rPr>
          <w:delText xml:space="preserve"> </w:delText>
        </w:r>
      </w:del>
      <w:r w:rsidRPr="00EF0BB2">
        <w:rPr>
          <w:b/>
          <w:bCs/>
          <w:rtl/>
        </w:rPr>
        <w:t xml:space="preserve">איזהו דם הקזה שהנשמה תלויה בו? </w:t>
      </w:r>
    </w:p>
    <w:p>
      <w:pPr>
        <w:pStyle w:val="afffff8"/>
        <w:rPr>
          <w:ins w:id="90061" w:author="קלוד" w:date="2026-10-11T12:26:18Z"/>
        </w:rPr>
      </w:pPr>
      <w:ins w:id="90062" w:author="קלוד" w:date="2026-10-11T12:26:18Z">
        <w:r>
          <w:rPr>
            <w:color w:val="7B3F00"/>
          </w:rPr>
          <w:t xml:space="preserve">דם הקזה שהנשמה יוצאה בו - כל זמן שמקלח או מטיפה המשחרת</w:t>
        </w:r>
      </w:ins>
    </w:p>
    <w:p>
      <w:pPr>
        <w:pStyle w:val="38"/>
        <w:rPr>
          <w:ins w:id="94087" w:author="מנוע מכני" w:date="2026-10-11T12:04:39Z"/>
        </w:rPr>
      </w:pPr>
      <w:r w:rsidRPr="00EF0BB2">
        <w:t>רי</w:t>
      </w:r>
      <w:r w:rsidRPr="00EF0BB2">
        <w:t>"</w:t>
      </w:r>
      <w:r w:rsidRPr="00EF0BB2">
        <w:t>ו</w:t>
      </w:r>
      <w:r w:rsidRPr="00EF0BB2">
        <w:t>:</w:t>
      </w:r>
    </w:p>
    <w:p w:rsidR="00E403F0" w:rsidRPr="00AD695E" w:rsidRDefault="00E403F0" w:rsidP="00E403F0">
      <w:pPr>
        <w:rPr>
          <w:rtl/>
        </w:rPr>
      </w:pPr>
      <w:del w:id="94088" w:author="מנוע מכני" w:date="2026-10-11T12:04:39Z">
        <w:r>
          <w:rPr>
            <w:rtl/>
          </w:rPr>
          <w:delText xml:space="preserve"> </w:delText>
        </w:r>
      </w:del>
      <w:r>
        <w:rPr>
          <w:rtl/>
        </w:rPr>
        <w:t xml:space="preserve">כל זמן שמקלח, </w:t>
      </w:r>
      <w:r w:rsidRPr="00EF0BB2">
        <w:rPr>
          <w:rStyle w:val="2fb"/>
          <w:b/>
          <w:bCs/>
          <w:rtl/>
        </w:rPr>
        <w:t xml:space="preserve">ר"ל</w:t>
      </w:r>
      <w:r w:rsidRPr="00EF0BB2">
        <w:rPr>
          <w:b/>
          <w:bCs/>
          <w:rtl/>
        </w:rPr>
        <w:t xml:space="preserve"> </w:t>
      </w:r>
      <w:r w:rsidRPr="00EF0BB2">
        <w:rPr>
          <w:b/>
          <w:bCs/>
          <w:rtl/>
        </w:rPr>
        <w:t xml:space="preserve">אמר</w:t>
      </w:r>
      <w:r>
        <w:rPr>
          <w:rtl/>
        </w:rPr>
        <w:t>: מטיפה המשחרת ואילך.</w:t>
      </w:r>
    </w:p>
    <w:p>
      <w:pPr>
        <w:pStyle w:val="38"/>
        <w:rPr>
          <w:ins w:id="94090" w:author="מנוע מכני" w:date="2026-10-11T12:04:39Z"/>
        </w:rPr>
      </w:pPr>
      <w:del w:id="94089" w:author="מנוע מכני" w:date="2026-10-11T12:04:39Z">
        <w:r w:rsidRPr="002B4E05">
          <w:delText xml:space="preserve">•</w:delText>
        </w:r>
      </w:del>
      <w:r w:rsidRPr="002B4E05">
        <w:t xml:space="preserve"> </w:t>
      </w:r>
      <w:r w:rsidRPr="002B4E05">
        <w:t xml:space="preserve">והך</w:t>
      </w:r>
    </w:p>
    <w:p w:rsidR="00E403F0" w:rsidRPr="002B4E05" w:rsidRDefault="00E403F0" w:rsidP="00E403F0">
      <w:pPr>
        <w:rPr>
          <w:spacing w:val="-2"/>
          <w:rtl/>
        </w:rPr>
      </w:pPr>
      <w:del w:id="94091" w:author="מנוע מכני" w:date="2026-10-11T12:04:39Z">
        <w:r w:rsidRPr="002B4E05">
          <w:rPr>
            <w:rFonts w:hint="cs"/>
            <w:spacing w:val="-2"/>
            <w:rtl/>
          </w:rPr>
          <w:delText xml:space="preserve"> </w:delText>
        </w:r>
      </w:del>
      <w:r w:rsidRPr="002B4E05">
        <w:rPr>
          <w:rFonts w:hint="cs"/>
          <w:spacing w:val="-2"/>
          <w:rtl/>
        </w:rPr>
        <w:t xml:space="preserve">ד</w:t>
      </w:r>
      <w:r w:rsidRPr="002B4E05">
        <w:rPr>
          <w:spacing w:val="-2"/>
          <w:rtl/>
        </w:rPr>
        <w:t xml:space="preserve">איזהו דם הקזה שהנשמה </w:t>
      </w:r>
      <w:r w:rsidRPr="002B4E05">
        <w:rPr>
          <w:b/>
          <w:bCs/>
          <w:spacing w:val="-2"/>
          <w:rtl/>
        </w:rPr>
        <w:t>יוצאה</w:t>
      </w:r>
      <w:r w:rsidRPr="002B4E05">
        <w:rPr>
          <w:spacing w:val="-2"/>
          <w:rtl/>
        </w:rPr>
        <w:t xml:space="preserve"> בו? כל זמן שמקלח, יצא דם התמצית מפני שהוא שותת</w:t>
      </w:r>
    </w:p>
    <w:p w:rsidR="00E403F0" w:rsidRPr="00AD695E" w:rsidRDefault="00E403F0" w:rsidP="00E403F0">
      <w:pPr>
        <w:rPr>
          <w:rtl/>
        </w:rPr>
      </w:pPr>
      <w:r>
        <w:rPr>
          <w:rStyle w:val="2fb"/>
          <w:rFonts w:hint="cs"/>
          <w:rtl/>
        </w:rPr>
        <w:t>לר</w:t>
      </w:r>
      <w:r>
        <w:rPr>
          <w:rStyle w:val="2fb"/>
          <w:rtl/>
        </w:rPr>
        <w:t>"</w:t>
      </w:r>
      <w:r>
        <w:rPr>
          <w:rStyle w:val="2fb"/>
          <w:rFonts w:hint="cs"/>
          <w:rtl/>
        </w:rPr>
        <w:t xml:space="preserve">ל</w:t>
      </w:r>
      <w:r>
        <w:rPr>
          <w:rFonts w:hint="cs"/>
          <w:rtl/>
        </w:rPr>
        <w:t xml:space="preserve">- </w:t>
      </w:r>
      <w:ins w:id="92729" w:author="מנוע מכני" w:date="2026-10-11T12:04:39Z">
        <w:r>
          <w:rPr>
            <w:rFonts w:hint="cs"/>
            <w:rtl/>
          </w:rPr>
          <w:t xml:space="preserve">למעט</w:t>
        </w:r>
      </w:ins>
      <w:del w:id="92730" w:author="מנוע מכני" w:date="2026-10-11T12:04:39Z">
        <w:r>
          <w:rPr>
            <w:rFonts w:hint="cs"/>
            <w:rtl/>
          </w:rPr>
          <w:delText xml:space="preserve">למעוטי</w:delText>
        </w:r>
      </w:del>
      <w:r>
        <w:rPr>
          <w:rFonts w:hint="cs"/>
          <w:rtl/>
        </w:rPr>
        <w:t xml:space="preserve"> דם המשחיר, </w:t>
      </w:r>
      <w:r>
        <w:rPr>
          <w:rtl/>
        </w:rPr>
        <w:t xml:space="preserve">אבל דם ראשון ואחרון </w:t>
      </w:r>
      <w:ins w:id="91673" w:author="מנוע מכני" w:date="2026-10-11T12:04:39Z">
        <w:r>
          <w:rPr>
            <w:rFonts w:hint="cs"/>
            <w:rtl/>
          </w:rPr>
          <w:t xml:space="preserve">אף</w:t>
        </w:r>
      </w:ins>
      <w:del w:id="91674" w:author="מנוע מכני" w:date="2026-10-11T12:04:39Z">
        <w:r>
          <w:rPr>
            <w:rFonts w:hint="cs"/>
            <w:rtl/>
          </w:rPr>
          <w:delText xml:space="preserve">אע</w:delText>
        </w:r>
        <w:r>
          <w:rPr>
            <w:rtl/>
          </w:rPr>
          <w:delText xml:space="preserve">"</w:delText>
        </w:r>
        <w:r>
          <w:rPr>
            <w:rFonts w:hint="cs"/>
            <w:rtl/>
          </w:rPr>
          <w:delText xml:space="preserve">ג</w:delText>
        </w:r>
      </w:del>
      <w:r>
        <w:rPr>
          <w:rtl/>
        </w:rPr>
        <w:t xml:space="preserve"> </w:t>
      </w:r>
      <w:ins w:id="90153" w:author="Claude - סמנטי" w:date="2026-10-11T12:21:47Z">
        <w:r>
          <w:rPr>
            <w:rtl/>
          </w:rPr>
          <w:t xml:space="preserve">שהוא</w:t>
        </w:r>
      </w:ins>
      <w:del w:id="90154" w:author="Claude - סמנטי" w:date="2026-10-11T12:21:47Z">
        <w:r>
          <w:rPr>
            <w:rtl/>
          </w:rPr>
          <w:delText xml:space="preserve">דהוא</w:delText>
        </w:r>
      </w:del>
      <w:r>
        <w:rPr>
          <w:rtl/>
        </w:rPr>
        <w:t xml:space="preserve"> שותת היינו דם הנפש.</w:t>
      </w:r>
    </w:p>
    <w:p>
      <w:pPr>
        <w:pStyle w:val="38"/>
        <w:rPr>
          <w:ins w:id="94093" w:author="מנוע מכני" w:date="2026-10-11T12:04:39Z"/>
        </w:rPr>
      </w:pPr>
      <w:del w:id="94092" w:author="מנוע מכני" w:date="2026-10-11T12:04:39Z">
        <w:r>
          <w:delText xml:space="preserve">•</w:delText>
        </w:r>
      </w:del>
      <w:r>
        <w:t xml:space="preserve"> והך</w:t>
      </w:r>
    </w:p>
    <w:p w:rsidR="00E403F0" w:rsidRPr="00AD695E" w:rsidRDefault="00E403F0" w:rsidP="00E403F0">
      <w:pPr>
        <w:rPr>
          <w:rtl/>
        </w:rPr>
      </w:pPr>
      <w:del w:id="94094" w:author="מנוע מכני" w:date="2026-10-11T12:04:39Z">
        <w:r>
          <w:rPr>
            <w:rFonts w:hint="cs"/>
            <w:rtl/>
          </w:rPr>
          <w:delText xml:space="preserve"> </w:delText>
        </w:r>
      </w:del>
      <w:r>
        <w:rPr>
          <w:rFonts w:hint="cs"/>
          <w:rtl/>
        </w:rPr>
        <w:t xml:space="preserve">ד</w:t>
      </w:r>
      <w:r>
        <w:rPr>
          <w:rtl/>
        </w:rPr>
        <w:t xml:space="preserve">איזהו דם ראשון כל זמן שמקלח, יצא ראשון ואחרון מפני שהוא שותת</w:t>
      </w:r>
      <w:ins w:id="92087" w:author="מנוע מכני" w:date="2026-10-11T12:04:39Z">
        <w:r>
          <w:rPr>
            <w:rtl/>
          </w:rPr>
          <w:t xml:space="preserve">,</w:t>
        </w:r>
      </w:ins>
      <w:del w:id="92088" w:author="מנוע מכני" w:date="2026-10-11T12:04:39Z">
        <w:r>
          <w:rPr>
            <w:rtl/>
          </w:rPr>
          <w:delText xml:space="preserve">;</w:delText>
        </w:r>
      </w:del>
    </w:p>
    <w:p>
      <w:pPr>
        <w:pStyle w:val="38"/>
        <w:rPr>
          <w:ins w:id="94095" w:author="מנוע מכני" w:date="2026-10-11T12:04:39Z"/>
        </w:rPr>
      </w:pPr>
      <w:r>
        <w:t xml:space="preserve">- </w:t>
      </w:r>
      <w:r w:rsidRPr="00EE6192">
        <w:t xml:space="preserve">תנאי היא, </w:t>
      </w:r>
      <w:r w:rsidRPr="00EE6192">
        <w:t xml:space="preserve">דתניא</w:t>
      </w:r>
      <w:r w:rsidRPr="00EE6192">
        <w:t xml:space="preserve">:</w:t>
      </w:r>
    </w:p>
    <w:p w:rsidR="00E403F0" w:rsidRPr="00AD695E" w:rsidRDefault="00E403F0" w:rsidP="00E403F0">
      <w:pPr>
        <w:pStyle w:val="affffb"/>
        <w:rPr>
          <w:rtl/>
        </w:rPr>
      </w:pPr>
      <w:del w:id="94096" w:author="מנוע מכני" w:date="2026-10-11T12:04:39Z">
        <w:r w:rsidRPr="00EE6192">
          <w:rPr>
            <w:rtl/>
          </w:rPr>
          <w:delText xml:space="preserve"> </w:delText>
        </w:r>
      </w:del>
      <w:r w:rsidRPr="00EE6192">
        <w:rPr>
          <w:rtl/>
        </w:rPr>
        <w:t xml:space="preserve">איזהו דם הנפש? </w:t>
      </w:r>
      <w:r w:rsidRPr="00EE6192">
        <w:rPr>
          <w:rStyle w:val="2fb"/>
          <w:rFonts w:hint="cs"/>
          <w:rtl/>
        </w:rPr>
        <w:t>לר</w:t>
      </w:r>
      <w:r>
        <w:rPr>
          <w:rStyle w:val="2fb"/>
          <w:rtl/>
        </w:rPr>
        <w:t>"</w:t>
      </w:r>
      <w:r w:rsidRPr="00EE6192">
        <w:rPr>
          <w:rStyle w:val="2fb"/>
          <w:rFonts w:hint="cs"/>
          <w:rtl/>
        </w:rPr>
        <w:t xml:space="preserve">א</w:t>
      </w:r>
      <w:r w:rsidRPr="00EE6192">
        <w:rPr>
          <w:rFonts w:hint="cs"/>
          <w:rtl/>
        </w:rPr>
        <w:t xml:space="preserve"> </w:t>
      </w:r>
      <w:r w:rsidRPr="00EE6192">
        <w:rPr>
          <w:rtl/>
        </w:rPr>
        <w:t>כל זמן שמקלח,</w:t>
      </w:r>
      <w:r w:rsidRPr="00EE6192">
        <w:rPr>
          <w:rFonts w:hint="cs"/>
          <w:rtl/>
        </w:rPr>
        <w:t xml:space="preserve"> </w:t>
      </w:r>
      <w:r w:rsidRPr="00EE6192">
        <w:rPr>
          <w:rStyle w:val="2fb"/>
          <w:rtl/>
        </w:rPr>
        <w:t xml:space="preserve">ר"ש</w:t>
      </w:r>
      <w:r w:rsidRPr="00EE6192">
        <w:rPr>
          <w:rtl/>
        </w:rPr>
        <w:t xml:space="preserve"> אומר: מטיפה המשחרת ואילך.</w:t>
      </w:r>
    </w:p>
    <w:p w:rsidR="00E403F0" w:rsidRPr="00AD695E" w:rsidRDefault="00E403F0" w:rsidP="00E403F0">
      <w:pPr>
        <w:rPr>
          <w:rtl/>
        </w:rPr>
      </w:pPr>
    </w:p>
    <w:p>
      <w:pPr>
        <w:pStyle w:val="38"/>
        <w:rPr>
          <w:ins w:id="94098" w:author="מנוע מכני" w:date="2026-10-11T12:04:39Z"/>
        </w:rPr>
      </w:pPr>
      <w:del w:id="94097" w:author="מנוע מכני" w:date="2026-10-11T12:04:39Z">
        <w:r>
          <w:delText xml:space="preserve">•</w:delText>
        </w:r>
      </w:del>
      <w:r>
        <w:t xml:space="preserve"> תנא דבי רבי ישמעאל:</w:t>
      </w:r>
    </w:p>
    <w:p w:rsidR="00E403F0" w:rsidRPr="00AD695E" w:rsidRDefault="00E403F0" w:rsidP="00E403F0">
      <w:pPr>
        <w:rPr>
          <w:rtl/>
        </w:rPr>
      </w:pPr>
      <w:del w:id="94099" w:author="מנוע מכני" w:date="2026-10-11T12:04:39Z">
        <w:r>
          <w:rPr>
            <w:rtl/>
          </w:rPr>
          <w:delText xml:space="preserve"> </w:delText>
        </w:r>
      </w:del>
      <w:r>
        <w:rPr>
          <w:rFonts w:hint="cs"/>
          <w:rtl/>
        </w:rPr>
        <w:t>'</w:t>
      </w:r>
      <w:ins w:id="90441" w:author="Claude - סמנטי" w:date="2026-10-11T12:21:47Z">
        <w:r>
          <w:rPr>
            <w:rStyle w:val="afffff0"/>
            <w:rtl/>
          </w:rPr>
          <w:t xml:space="preserve">וְדַם חֲלָלִים יִשְׁתֶּה</w:t>
        </w:r>
      </w:ins>
      <w:del w:id="90442" w:author="Claude - סמנטי" w:date="2026-10-11T12:21:47Z">
        <w:r>
          <w:rPr>
            <w:rtl/>
          </w:rPr>
          <w:delText xml:space="preserve">ודם חללים ישתה</w:delText>
        </w:r>
      </w:del>
      <w:r>
        <w:rPr>
          <w:rFonts w:hint="cs"/>
          <w:rtl/>
        </w:rPr>
        <w:t>'</w:t>
      </w:r>
      <w:r>
        <w:rPr>
          <w:rtl/>
        </w:rPr>
        <w:t xml:space="preserve"> - פרט לדם קילוח שאינו מכשיר את הזרעים.</w:t>
      </w:r>
    </w:p>
    <w:p>
      <w:pPr>
        <w:pStyle w:val="afffff8"/>
        <w:rPr>
          <w:ins w:id="90059" w:author="קלוד" w:date="2026-10-11T12:26:18Z"/>
        </w:rPr>
      </w:pPr>
      <w:ins w:id="90060" w:author="קלוד" w:date="2026-10-11T12:26:18Z">
        <w:r>
          <w:rPr>
            <w:color w:val="7B3F00"/>
          </w:rPr>
          <w:t xml:space="preserve">הקיז דם וקיבלו בשני כוסות - חייב שתים או אחת</w:t>
        </w:r>
      </w:ins>
    </w:p>
    <w:p>
      <w:pPr>
        <w:pStyle w:val="38"/>
        <w:rPr>
          <w:ins w:id="94100" w:author="מנוע מכני" w:date="2026-10-11T12:04:39Z"/>
        </w:rPr>
      </w:pPr>
      <w:r w:rsidRPr="00217260">
        <w:t>בעא ר</w:t>
      </w:r>
      <w:r w:rsidRPr="00217260">
        <w:t>י</w:t>
      </w:r>
      <w:r w:rsidRPr="00217260">
        <w:t>"</w:t>
      </w:r>
      <w:r w:rsidRPr="00217260">
        <w:t>ר מר</w:t>
      </w:r>
      <w:r w:rsidRPr="00217260">
        <w:t>"</w:t>
      </w:r>
      <w:r w:rsidRPr="00217260">
        <w:t>ז</w:t>
      </w:r>
      <w:r>
        <w:t xml:space="preserve">:</w:t>
      </w:r>
    </w:p>
    <w:p w:rsidR="00E403F0" w:rsidRPr="00AD695E" w:rsidRDefault="00E403F0" w:rsidP="00E403F0">
      <w:pPr>
        <w:rPr>
          <w:rtl/>
        </w:rPr>
      </w:pPr>
      <w:del w:id="94101" w:author="מנוע מכני" w:date="2026-10-11T12:04:39Z">
        <w:r>
          <w:rPr>
            <w:rtl/>
          </w:rPr>
          <w:delText xml:space="preserve"> </w:delText>
        </w:r>
      </w:del>
      <w:r>
        <w:rPr>
          <w:rtl/>
        </w:rPr>
        <w:t xml:space="preserve">הקיז דם לבהמה וקיבל דמה בשני כוסות, מהו? </w:t>
      </w:r>
      <w:ins w:id="92493" w:author="מנוע מכני" w:date="2026-10-11T12:04:39Z">
        <w:r>
          <w:rPr>
            <w:rFonts w:hint="cs"/>
            <w:rtl/>
          </w:rPr>
          <w:t xml:space="preserve">אם </w:t>
        </w:r>
      </w:ins>
      <w:del w:id="92494" w:author="מנוע מכני" w:date="2026-10-11T12:04:39Z">
        <w:r>
          <w:rPr>
            <w:rFonts w:hint="cs"/>
            <w:rtl/>
          </w:rPr>
          <w:delText xml:space="preserve">אי </w:delText>
        </w:r>
      </w:del>
      <w:r>
        <w:rPr>
          <w:rFonts w:hint="cs"/>
          <w:rtl/>
        </w:rPr>
        <w:t xml:space="preserve">מחייב על אחרון</w:t>
      </w:r>
    </w:p>
    <w:p>
      <w:pPr>
        <w:pStyle w:val="38"/>
        <w:rPr>
          <w:ins w:id="94102" w:author="מנוע מכני" w:date="2026-10-11T12:04:39Z"/>
        </w:rPr>
      </w:pPr>
      <w:r w:rsidRPr="002B4E05">
        <w:t xml:space="preserve">א"ל</w:t>
      </w:r>
      <w:r w:rsidRPr="002B4E05">
        <w:t xml:space="preserve">:</w:t>
      </w:r>
    </w:p>
    <w:p w:rsidR="00E403F0" w:rsidRPr="002B4E05" w:rsidRDefault="00E403F0" w:rsidP="00E403F0">
      <w:pPr>
        <w:rPr>
          <w:spacing w:val="-2"/>
          <w:rtl/>
        </w:rPr>
      </w:pPr>
      <w:del w:id="94103" w:author="מנוע מכני" w:date="2026-10-11T12:04:39Z">
        <w:r w:rsidRPr="002B4E05">
          <w:rPr>
            <w:spacing w:val="-2"/>
            <w:rtl/>
          </w:rPr>
          <w:delText xml:space="preserve"> </w:delText>
        </w:r>
      </w:del>
      <w:ins w:id="90155" w:author="Claude - סמנטי" w:date="2026-10-11T12:21:47Z">
        <w:r>
          <w:rPr>
            <w:spacing w:val="-2"/>
            <w:rtl/>
          </w:rPr>
          <w:t xml:space="preserve">מחלוקת</w:t>
        </w:r>
      </w:ins>
      <w:del w:id="90156" w:author="Claude - סמנטי" w:date="2026-10-11T12:21:47Z">
        <w:r w:rsidRPr="002B4E05">
          <w:rPr>
            <w:spacing w:val="-2"/>
            <w:rtl/>
          </w:rPr>
          <w:delText xml:space="preserve">פלוגתא</w:delText>
        </w:r>
      </w:del>
      <w:r w:rsidRPr="002B4E05">
        <w:rPr>
          <w:spacing w:val="-2"/>
          <w:rtl/>
        </w:rPr>
        <w:t xml:space="preserve"> </w:t>
      </w:r>
      <w:r w:rsidRPr="002B4E05">
        <w:rPr>
          <w:rStyle w:val="2fb"/>
          <w:spacing w:val="-2"/>
          <w:rtl/>
        </w:rPr>
        <w:t xml:space="preserve">דר' יוחנן</w:t>
      </w:r>
      <w:r w:rsidRPr="002B4E05">
        <w:rPr>
          <w:spacing w:val="-2"/>
          <w:rtl/>
        </w:rPr>
        <w:t xml:space="preserve"> </w:t>
      </w:r>
      <w:r w:rsidRPr="002B4E05">
        <w:rPr>
          <w:rStyle w:val="2fb"/>
          <w:spacing w:val="-2"/>
          <w:rtl/>
        </w:rPr>
        <w:t xml:space="preserve">ור"ל</w:t>
      </w:r>
      <w:r w:rsidRPr="002B4E05">
        <w:rPr>
          <w:spacing w:val="-2"/>
          <w:rtl/>
        </w:rPr>
        <w:t xml:space="preserve">, </w:t>
      </w:r>
      <w:r w:rsidRPr="002B4E05">
        <w:rPr>
          <w:rStyle w:val="2fb"/>
          <w:rFonts w:hint="cs"/>
          <w:spacing w:val="-2"/>
          <w:rtl/>
        </w:rPr>
        <w:t>דל</w:t>
      </w:r>
      <w:r w:rsidRPr="002B4E05">
        <w:rPr>
          <w:rStyle w:val="2fb"/>
          <w:spacing w:val="-2"/>
          <w:rtl/>
        </w:rPr>
        <w:t xml:space="preserve">ר"ל</w:t>
      </w:r>
      <w:r w:rsidRPr="002B4E05">
        <w:rPr>
          <w:spacing w:val="-2"/>
          <w:rtl/>
        </w:rPr>
        <w:t xml:space="preserve">: חייב שתי חטאות, </w:t>
      </w:r>
      <w:ins w:id="90183" w:author="מנוע מכני" w:date="2026-10-11T12:04:39Z">
        <w:r>
          <w:rPr>
            <w:rStyle w:val="2fb"/>
            <w:spacing w:val="-2"/>
            <w:rtl/>
          </w:rPr>
          <w:t xml:space="preserve">ורי"ו</w:t>
        </w:r>
      </w:ins>
      <w:del w:id="90184" w:author="מנוע מכני" w:date="2026-10-11T12:04:39Z">
        <w:r w:rsidRPr="002B4E05">
          <w:rPr>
            <w:spacing w:val="-2"/>
            <w:rtl/>
          </w:rPr>
          <w:delText xml:space="preserve">ורבי יוחנן</w:delText>
        </w:r>
      </w:del>
      <w:r w:rsidRPr="002B4E05">
        <w:rPr>
          <w:spacing w:val="-2"/>
          <w:rtl/>
        </w:rPr>
        <w:t xml:space="preserve"> </w:t>
      </w:r>
      <w:r w:rsidRPr="002B4E05">
        <w:rPr>
          <w:spacing w:val="-2"/>
          <w:rtl/>
        </w:rPr>
        <w:t xml:space="preserve">אמר</w:t>
      </w:r>
      <w:r w:rsidRPr="002B4E05">
        <w:rPr>
          <w:spacing w:val="-2"/>
          <w:rtl/>
        </w:rPr>
        <w:t xml:space="preserve">: אינו חייב אלא אחת.</w:t>
      </w:r>
    </w:p>
    <w:p w:rsidR="00E403F0" w:rsidRPr="00AD695E" w:rsidRDefault="00E403F0" w:rsidP="00E403F0">
      <w:pPr>
        <w:jc w:val="center"/>
        <w:rPr>
          <w:del w:id="90050" w:author="מנוע עיצוב" w:date="2026-10-11T12:09:26Z"/>
          <w:rtl/>
        </w:rPr>
      </w:pPr>
      <w:del w:id="9004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6" w:author="קלוד" w:date="2026-10-11T09:07:19Z">
          <w:pPr>
            <w:pStyle w:val="affff1"/>
            <w:rPr>
              <w:rtl/>
            </w:rPr>
          </w:pPr>
        </w:pPrChange>
      </w:pPr>
      <w:ins w:id="9826" w:author="מספור קטעי משנה" w:date="2026-10-11T09:35:06Z">
        <w:r>
          <w:rPr>
            <w:rStyle w:val="MisparKeta"/>
          </w:rPr>
          <w:t xml:space="preserve">ג. </w:t>
        </w:r>
      </w:ins>
      <w:r>
        <w:rPr>
          <w:rtl/>
        </w:rPr>
        <w:t>רבי יהודה מחייב בדם התמצית.</w:t>
      </w:r>
    </w:p>
    <w:p>
      <w:pPr>
        <w:pStyle w:val="38"/>
        <w:rPr>
          <w:ins w:id="94104" w:author="מנוע מכני" w:date="2026-10-11T12:04:39Z"/>
        </w:rPr>
      </w:pPr>
      <w:r>
        <w:t>א</w:t>
      </w:r>
      <w:r>
        <w:t>ר</w:t>
      </w:r>
      <w:r>
        <w:t>"</w:t>
      </w:r>
      <w:r>
        <w:t>א</w:t>
      </w:r>
      <w:r>
        <w:t xml:space="preserve">:</w:t>
      </w:r>
    </w:p>
    <w:p w:rsidR="00E403F0" w:rsidRPr="00AD695E" w:rsidRDefault="00E403F0" w:rsidP="00E403F0">
      <w:pPr>
        <w:rPr>
          <w:rtl/>
        </w:rPr>
      </w:pPr>
      <w:del w:id="94105" w:author="מנוע מכני" w:date="2026-10-11T12:04:39Z">
        <w:r>
          <w:rPr>
            <w:rtl/>
          </w:rPr>
          <w:delText xml:space="preserve"> </w:delText>
        </w:r>
      </w:del>
      <w:r>
        <w:rPr>
          <w:rtl/>
        </w:rPr>
        <w:t xml:space="preserve">מודה </w:t>
      </w:r>
      <w:r>
        <w:rPr>
          <w:rStyle w:val="2fb"/>
          <w:rtl/>
        </w:rPr>
        <w:t xml:space="preserve">ר"</w:t>
      </w:r>
      <w:r>
        <w:rPr>
          <w:rStyle w:val="2fb"/>
          <w:rFonts w:hint="cs"/>
          <w:rtl/>
        </w:rPr>
        <w:t xml:space="preserve">י</w:t>
      </w:r>
      <w:r>
        <w:rPr>
          <w:rFonts w:hint="cs"/>
          <w:rtl/>
        </w:rPr>
        <w:t xml:space="preserve"> ל</w:t>
      </w:r>
      <w:r>
        <w:rPr>
          <w:rtl/>
        </w:rPr>
        <w:t xml:space="preserve">ענין כפרה, </w:t>
      </w:r>
      <w:r>
        <w:rPr>
          <w:rFonts w:hint="cs"/>
          <w:rtl/>
        </w:rPr>
        <w:t>'</w:t>
      </w:r>
      <w:ins w:id="90443" w:author="Claude - סמנטי" w:date="2026-10-11T12:21:47Z">
        <w:r>
          <w:rPr>
            <w:rStyle w:val="afffff0"/>
            <w:rtl/>
          </w:rPr>
          <w:t xml:space="preserve">כִּי הַדָּם הוּא בַּנֶּפֶשׁ יְכַפֵּר</w:t>
        </w:r>
      </w:ins>
      <w:del w:id="90444" w:author="Claude - סמנטי" w:date="2026-10-11T12:21:47Z">
        <w:r>
          <w:rPr>
            <w:rtl/>
          </w:rPr>
          <w:delText xml:space="preserve">כי הדם הוא בנפש יכפר</w:delText>
        </w:r>
      </w:del>
      <w:r>
        <w:rPr>
          <w:rFonts w:hint="cs"/>
          <w:rtl/>
        </w:rPr>
        <w:t>'</w:t>
      </w:r>
      <w:r>
        <w:rPr>
          <w:rtl/>
        </w:rPr>
        <w:t>, דם שהנפש יוצאה בו מכפר, ושאין הנפש יוצאה בו אינו מכפר.</w:t>
      </w:r>
    </w:p>
    <w:p>
      <w:pPr>
        <w:pStyle w:val="38"/>
        <w:rPr>
          <w:ins w:id="94106" w:author="מנוע מכני" w:date="2026-10-11T12:04:39Z"/>
        </w:rPr>
      </w:pPr>
      <w:r>
        <w:t>ארנב</w:t>
      </w:r>
      <w:r>
        <w:t>"</w:t>
      </w:r>
      <w:r>
        <w:t>י</w:t>
      </w:r>
      <w:r>
        <w:t xml:space="preserve">:</w:t>
      </w:r>
    </w:p>
    <w:p w:rsidR="00E403F0" w:rsidRPr="00AD695E" w:rsidRDefault="00E403F0" w:rsidP="00E403F0">
      <w:pPr>
        <w:rPr>
          <w:rtl/>
        </w:rPr>
      </w:pPr>
      <w:del w:id="94107" w:author="מנוע מכני" w:date="2026-10-11T12:04:39Z">
        <w:r>
          <w:rPr>
            <w:rtl/>
          </w:rPr>
          <w:delText xml:space="preserve"> </w:delText>
        </w:r>
      </w:del>
      <w:r>
        <w:rPr>
          <w:rtl/>
        </w:rPr>
        <w:t xml:space="preserve">אף אנן תנינא</w:t>
      </w:r>
      <w:r>
        <w:rPr>
          <w:rFonts w:hint="cs"/>
          <w:rtl/>
        </w:rPr>
        <w:t xml:space="preserve"> '</w:t>
      </w:r>
      <w:ins w:id="90447" w:author="Claude - סמנטי" w:date="2026-10-11T12:21:47Z">
        <w:r>
          <w:rPr>
            <w:rStyle w:val="afffff0"/>
            <w:rtl/>
          </w:rPr>
          <w:t xml:space="preserve">כָּל דָּם</w:t>
        </w:r>
      </w:ins>
      <w:del w:id="90448" w:author="Claude - סמנטי" w:date="2026-10-11T12:21:47Z">
        <w:r>
          <w:rPr>
            <w:rtl/>
          </w:rPr>
          <w:delText xml:space="preserve">כל דם</w:delText>
        </w:r>
      </w:del>
      <w:r>
        <w:rPr>
          <w:rFonts w:hint="cs"/>
          <w:rtl/>
        </w:rPr>
        <w:t>' ד'</w:t>
      </w:r>
      <w:ins w:id="90445" w:author="Claude - סמנטי" w:date="2026-10-11T12:21:47Z">
        <w:r>
          <w:rPr>
            <w:rStyle w:val="afffff0"/>
            <w:rtl/>
          </w:rPr>
          <w:t xml:space="preserve">כִּי הַדָּם הוּא בַּנֶּפֶשׁ יְכַפֵּר</w:t>
        </w:r>
      </w:ins>
      <w:del w:id="90446" w:author="Claude - סמנטי" w:date="2026-10-11T12:21:47Z">
        <w:r>
          <w:rPr>
            <w:rtl/>
          </w:rPr>
          <w:delText xml:space="preserve">כי הדם הוא בנפש יכפר</w:delText>
        </w:r>
      </w:del>
      <w:r>
        <w:rPr>
          <w:rFonts w:hint="cs"/>
          <w:rtl/>
        </w:rPr>
        <w:t>'</w:t>
      </w:r>
      <w:r>
        <w:rPr>
          <w:rtl/>
        </w:rPr>
        <w:t xml:space="preserve">, </w:t>
      </w:r>
      <w:r>
        <w:rPr>
          <w:rFonts w:hint="cs"/>
          <w:rtl/>
        </w:rPr>
        <w:t>אפי' ל</w:t>
      </w:r>
      <w:r>
        <w:rPr>
          <w:rtl/>
        </w:rPr>
        <w:t xml:space="preserve">דם חולין ודם התמצית </w:t>
      </w:r>
    </w:p>
    <w:p w:rsidR="00E403F0" w:rsidRPr="00AD695E" w:rsidRDefault="00E403F0" w:rsidP="00E403F0">
      <w:pPr>
        <w:rPr>
          <w:rtl/>
        </w:rPr>
      </w:pPr>
      <w:r>
        <w:rPr>
          <w:rtl/>
        </w:rPr>
        <w:t>סתם סיפרא מני? ר' יהודה היא.</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81" w:author="קלוד" w:date="2026-10-11T09:07:19Z"/>
        </w:rPr>
      </w:pPr>
      <w:ins w:id="20180" w:author="קלוד" w:date="2026-10-11T09:07:19Z">
        <w:r>
          <w:t xml:space="preserve">משנה ב</w:t>
        </w:r>
      </w:ins>
    </w:p>
    <w:p w:rsidR="00E403F0" w:rsidRPr="00D65BEC" w:rsidRDefault="00E403F0" w:rsidP="00E403F0">
      <w:pPr>
        <w:pStyle w:val="afff9"/>
        <w:rPr>
          <w:del w:id="20113" w:author="קלוד" w:date="2026-10-11T09:07:19Z"/>
          <w:rtl/>
        </w:rPr>
      </w:pPr>
      <w:del w:id="20112" w:author="קלוד" w:date="2026-10-11T09:07:19Z">
        <w:r w:rsidRPr="00D65BEC">
          <w:rPr>
            <w:rtl/>
          </w:rPr>
          <w:delText xml:space="preserve">מתני'.</w:delText>
        </w:r>
      </w:del>
    </w:p>
    <w:p w:rsidR="00E403F0" w:rsidRPr="00D65BEC" w:rsidRDefault="00E403F0" w:rsidP="00E403F0">
      <w:pPr>
        <w:pStyle w:val="afff9"/>
        <w:spacing w:before="120"/>
        <w:rPr>
          <w:rtl/>
        </w:rPr>
        <w:pPrChange w:id="90025" w:author="קלוד" w:date="2026-10-11T12:09:42Z">
          <w:pPr>
            <w:pStyle w:val="afff9"/>
          </w:pPr>
        </w:pPrChange>
      </w:pPr>
      <w:r>
        <w:rPr>
          <w:rStyle w:val="TanaimMishna"/>
          <w:rtl/>
          <w:rPrChange w:id="95591" w:author="Claude" w:date="2026-10-11T09:07:45Z">
            <w:rPr>
              <w:rtl/>
            </w:rPr>
          </w:rPrChange>
        </w:rPr>
        <w:t xml:space="preserve">ר"ע</w:t>
      </w:r>
      <w:r>
        <w:rPr>
          <w:rtl/>
        </w:rPr>
        <w:t xml:space="preserve"> מחייב על ספק מעילה אשם תלוי, ו</w:t>
      </w:r>
      <w:r>
        <w:rPr>
          <w:rStyle w:val="TanaimMishna"/>
          <w:rtl/>
          <w:rPrChange w:id="20023" w:author="קלוד" w:date="2026-10-11T09:07:19Z">
            <w:rPr>
              <w:rtl/>
            </w:rPr>
          </w:rPrChange>
        </w:rPr>
        <w:t xml:space="preserve">חכמים</w:t>
      </w:r>
      <w:r>
        <w:rPr>
          <w:rtl/>
        </w:rPr>
        <w:t xml:space="preserve"> פוטרים.</w:t>
      </w:r>
    </w:p>
    <w:p w:rsidR="00E403F0" w:rsidRPr="00D65BEC" w:rsidRDefault="00E403F0" w:rsidP="00E403F0">
      <w:pPr>
        <w:pStyle w:val="afff9"/>
        <w:rPr>
          <w:rtl/>
        </w:rPr>
      </w:pPr>
      <w:r>
        <w:rPr>
          <w:rtl/>
        </w:rPr>
        <w:t xml:space="preserve">ומודה </w:t>
      </w:r>
      <w:r>
        <w:rPr>
          <w:rStyle w:val="TanaimMishna"/>
          <w:rtl/>
          <w:rPrChange w:id="95592" w:author="Claude" w:date="2026-10-11T09:07:45Z">
            <w:rPr>
              <w:rtl/>
            </w:rPr>
          </w:rPrChange>
        </w:rPr>
        <w:t xml:space="preserve">ר' עקיבא</w:t>
      </w:r>
      <w:r>
        <w:rPr>
          <w:rtl/>
        </w:rPr>
        <w:t xml:space="preserve">, שאינו מביא את מעילתו עד שיתודע לו, שיביא עמו אשם ודאי.</w:t>
      </w:r>
    </w:p>
    <w:p w:rsidR="00E403F0" w:rsidRPr="00D65BEC" w:rsidRDefault="00E403F0" w:rsidP="00E403F0">
      <w:pPr>
        <w:pStyle w:val="afff9"/>
        <w:rPr>
          <w:rtl/>
        </w:rPr>
      </w:pPr>
      <w:r w:rsidRPr="00D65BEC">
        <w:rPr>
          <w:rtl/>
        </w:rPr>
        <w:t xml:space="preserve">א"ר טרפון: מה לזה מביא שתי אשמות? אלא מביא מעילה וחומשה, ויביא אשם בשני סלעים ויאמר: אם ודאי מעלתי זו מעילתי וזו אשמי, </w:t>
      </w:r>
    </w:p>
    <w:p w:rsidR="00E403F0" w:rsidRPr="00D65BEC" w:rsidRDefault="00E403F0" w:rsidP="00E403F0">
      <w:pPr>
        <w:pStyle w:val="afff9"/>
        <w:rPr>
          <w:rtl/>
        </w:rPr>
      </w:pPr>
      <w:r w:rsidRPr="00D65BEC">
        <w:rPr>
          <w:rtl/>
        </w:rPr>
        <w:tab/>
        <w:t>ואם ספק מעלתי המעות נדבה ואשם תלוי, שממין שהוא מביא על הודע מביא על לא הודע.</w:t>
      </w:r>
    </w:p>
    <w:p w:rsidR="00E403F0" w:rsidRPr="00D64BA8" w:rsidRDefault="00E403F0" w:rsidP="00E403F0">
      <w:pPr>
        <w:pStyle w:val="afff9"/>
        <w:rPr>
          <w:spacing w:val="8"/>
          <w:rtl/>
        </w:rPr>
      </w:pPr>
      <w:r>
        <w:rPr>
          <w:spacing w:val="8"/>
          <w:rtl/>
        </w:rPr>
        <w:t xml:space="preserve">אמר </w:t>
      </w:r>
      <w:r>
        <w:rPr>
          <w:rStyle w:val="TanaimMishna"/>
          <w:spacing w:val="8"/>
          <w:rtl/>
          <w:rPrChange w:id="20024" w:author="קלוד" w:date="2026-10-11T09:07:19Z">
            <w:rPr>
              <w:spacing w:val="8"/>
              <w:rtl/>
            </w:rPr>
          </w:rPrChange>
        </w:rPr>
        <w:t xml:space="preserve">רבי עקיבא</w:t>
      </w:r>
      <w:r>
        <w:rPr>
          <w:rStyle w:val="TanaimMishna"/>
          <w:spacing w:val="8"/>
          <w:rtl/>
          <w:rPrChange w:id="95593" w:author="Claude" w:date="2026-10-11T09:07:45Z">
            <w:rPr>
              <w:spacing w:val="8"/>
              <w:rtl/>
            </w:rPr>
          </w:rPrChange>
        </w:rPr>
        <w:t xml:space="preserve">:</w:t>
      </w:r>
      <w:r>
        <w:rPr>
          <w:spacing w:val="8"/>
          <w:rtl/>
        </w:rPr>
        <w:t xml:space="preserve"> נראין דבריו במעילה מעוטה, הרי שיבוא לידו ספק מעילה במאה מנה, </w:t>
      </w:r>
    </w:p>
    <w:p w:rsidR="00E403F0" w:rsidRPr="00D65BEC" w:rsidRDefault="00E403F0" w:rsidP="00E403F0">
      <w:pPr>
        <w:pStyle w:val="afff9"/>
        <w:rPr>
          <w:rtl/>
        </w:rPr>
      </w:pPr>
      <w:r w:rsidRPr="00D65BEC">
        <w:rPr>
          <w:rtl/>
        </w:rPr>
        <w:t>לא יפה לו שיביא אשם בשתי סלעים ולא יביא ספק מעילה במאה מנה.</w:t>
      </w:r>
    </w:p>
    <w:p w:rsidR="00E403F0" w:rsidRPr="00D65BEC" w:rsidRDefault="00E403F0" w:rsidP="00E403F0">
      <w:pPr>
        <w:pStyle w:val="afff9"/>
        <w:rPr>
          <w:rtl/>
        </w:rPr>
      </w:pPr>
      <w:r>
        <w:rPr>
          <w:rtl/>
        </w:rPr>
        <w:t xml:space="preserve">מודה </w:t>
      </w:r>
      <w:r>
        <w:rPr>
          <w:rStyle w:val="TanaimMishna"/>
          <w:rtl/>
          <w:rPrChange w:id="95595" w:author="Claude" w:date="2026-10-11T09:07:45Z">
            <w:rPr>
              <w:rtl/>
            </w:rPr>
          </w:rPrChange>
        </w:rPr>
        <w:t xml:space="preserve">ר"ע</w:t>
      </w:r>
      <w:r>
        <w:rPr>
          <w:rtl/>
        </w:rPr>
        <w:t xml:space="preserve"> ל</w:t>
      </w:r>
      <w:r>
        <w:rPr>
          <w:rStyle w:val="TanaimMishna"/>
          <w:rtl/>
          <w:rPrChange w:id="95594" w:author="Claude" w:date="2026-10-11T09:07:45Z">
            <w:rPr>
              <w:rtl/>
            </w:rPr>
          </w:rPrChange>
        </w:rPr>
        <w:t xml:space="preserve">ר' טרפון</w:t>
      </w:r>
      <w:r>
        <w:rPr>
          <w:rtl/>
        </w:rPr>
        <w:t xml:space="preserve"> במעילה מעוטה.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כב:</w:t>
      </w:r>
    </w:p>
    <w:p>
      <w:pPr>
        <w:pStyle w:val="afffff8"/>
        <w:rPr>
          <w:ins w:id="90057" w:author="קלוד" w:date="2026-10-11T12:26:18Z"/>
        </w:rPr>
      </w:pPr>
      <w:ins w:id="90058" w:author="קלוד" w:date="2026-10-11T12:26:18Z">
        <w:r>
          <w:rPr>
            <w:color w:val="7B3F00"/>
          </w:rPr>
          <w:t xml:space="preserve">ספק מעילה - אשם תלוי לר"ע, ולמדין עליון מתחתון</w:t>
        </w:r>
      </w:ins>
    </w:p>
    <w:p>
      <w:pPr>
        <w:pStyle w:val="38"/>
        <w:rPr>
          <w:ins w:id="94108" w:author="מנוע מכני" w:date="2026-10-11T12:04:39Z"/>
        </w:rPr>
      </w:pPr>
      <w:r w:rsidRPr="00217260">
        <w:t>ת"ר</w:t>
      </w:r>
      <w:r>
        <w:t xml:space="preserve">:</w:t>
      </w:r>
    </w:p>
    <w:p w:rsidR="00E403F0" w:rsidRPr="00AD695E" w:rsidRDefault="00E403F0" w:rsidP="00E403F0">
      <w:pPr>
        <w:rPr>
          <w:rtl/>
        </w:rPr>
      </w:pPr>
      <w:del w:id="94109" w:author="מנוע מכני" w:date="2026-10-11T12:04:39Z">
        <w:r>
          <w:rPr>
            <w:rtl/>
          </w:rPr>
          <w:delText xml:space="preserve"> </w:delText>
        </w:r>
      </w:del>
      <w:r>
        <w:rPr>
          <w:rFonts w:hint="cs"/>
          <w:rtl/>
        </w:rPr>
        <w:t>'</w:t>
      </w:r>
      <w:ins w:id="90449" w:author="Claude - סמנטי" w:date="2026-10-11T12:21:47Z">
        <w:r>
          <w:rPr>
            <w:rStyle w:val="afffff0"/>
            <w:rtl/>
          </w:rPr>
          <w:t xml:space="preserve">וְאִם נֶפֶשׁ</w:t>
        </w:r>
      </w:ins>
      <w:del w:id="90450" w:author="Claude - סמנטי" w:date="2026-10-11T12:21:47Z">
        <w:r>
          <w:rPr>
            <w:rtl/>
          </w:rPr>
          <w:delText xml:space="preserve">ואם נפש</w:delText>
        </w:r>
      </w:del>
      <w:r>
        <w:rPr>
          <w:rFonts w:hint="cs"/>
          <w:rtl/>
        </w:rPr>
        <w:t>'</w:t>
      </w:r>
      <w:r>
        <w:rPr>
          <w:rtl/>
        </w:rPr>
        <w:t xml:space="preserve"> - לחייב על ספק מעילות אשם תלוי, דברי ר' עקיבא, וחכמים פוטרים.</w:t>
      </w:r>
    </w:p>
    <w:p>
      <w:pPr>
        <w:pStyle w:val="38"/>
        <w:rPr>
          <w:ins w:id="94110" w:author="מנוע מכני" w:date="2026-10-11T12:04:39Z"/>
        </w:rPr>
      </w:pPr>
      <w:r>
        <w:t xml:space="preserve">לימא </w:t>
      </w:r>
      <w:ins w:id="90701" w:author="מנוע מכני" w:date="2026-10-11T12:04:39Z">
        <w:r>
          <w:t xml:space="preserve">חלקו</w:t>
        </w:r>
      </w:ins>
      <w:del w:id="90702" w:author="מנוע מכני" w:date="2026-10-11T12:04:39Z">
        <w:r>
          <w:delText xml:space="preserve">פליגי</w:delText>
        </w:r>
      </w:del>
      <w:r>
        <w:t xml:space="preserve"> דר"</w:t>
      </w:r>
      <w:r>
        <w:t>ע</w:t>
      </w:r>
      <w:r>
        <w:t xml:space="preserve"> סבר:</w:t>
      </w:r>
    </w:p>
    <w:p w:rsidR="00E403F0" w:rsidRPr="00AD695E" w:rsidRDefault="00E403F0" w:rsidP="00E403F0">
      <w:pPr>
        <w:rPr>
          <w:rtl/>
        </w:rPr>
      </w:pPr>
      <w:del w:id="94111" w:author="מנוע מכני" w:date="2026-10-11T12:04:39Z">
        <w:r>
          <w:rPr>
            <w:rtl/>
          </w:rPr>
          <w:delText xml:space="preserve"> </w:delText>
        </w:r>
      </w:del>
      <w:r>
        <w:rPr>
          <w:rtl/>
        </w:rPr>
        <w:t xml:space="preserve">למדין עליון מתחתון, ורבנן סברי: אין למדין עליון מתחתון! </w:t>
      </w:r>
    </w:p>
    <w:p>
      <w:pPr>
        <w:pStyle w:val="38"/>
        <w:rPr>
          <w:ins w:id="94112" w:author="מנוע מכני" w:date="2026-10-11T12:04:39Z"/>
        </w:rPr>
      </w:pPr>
      <w:r>
        <w:lastRenderedPageBreak/>
        <w:t>א</w:t>
      </w:r>
      <w:r w:rsidRPr="00084C01">
        <w:t>ר</w:t>
      </w:r>
      <w:r>
        <w:t>"</w:t>
      </w:r>
      <w:r w:rsidRPr="00084C01">
        <w:t>פ</w:t>
      </w:r>
      <w:r w:rsidRPr="00084C01">
        <w:t xml:space="preserve">:</w:t>
      </w:r>
    </w:p>
    <w:p w:rsidR="00E403F0" w:rsidRPr="00AD695E" w:rsidRDefault="00E403F0" w:rsidP="00E403F0">
      <w:pPr>
        <w:rPr>
          <w:rtl/>
        </w:rPr>
      </w:pPr>
      <w:del w:id="94113" w:author="מנוע מכני" w:date="2026-10-11T12:04:39Z">
        <w:r w:rsidRPr="00084C01">
          <w:rPr>
            <w:spacing w:val="-2"/>
            <w:rtl/>
          </w:rPr>
          <w:delText xml:space="preserve"> </w:delText>
        </w:r>
      </w:del>
      <w:r w:rsidRPr="00084C01">
        <w:rPr>
          <w:spacing w:val="-2"/>
          <w:rtl/>
        </w:rPr>
        <w:t xml:space="preserve">דכו</w:t>
      </w:r>
      <w:r>
        <w:rPr>
          <w:spacing w:val="-2"/>
          <w:rtl/>
        </w:rPr>
        <w:t>"</w:t>
      </w:r>
      <w:r w:rsidRPr="00084C01">
        <w:rPr>
          <w:rFonts w:hint="cs"/>
          <w:spacing w:val="-2"/>
          <w:rtl/>
        </w:rPr>
        <w:t>ע</w:t>
      </w:r>
      <w:r w:rsidRPr="00084C01">
        <w:rPr>
          <w:spacing w:val="-2"/>
          <w:rtl/>
        </w:rPr>
        <w:t xml:space="preserve"> למדין עליון מתחתון, </w:t>
      </w:r>
      <w:r w:rsidRPr="00084C01">
        <w:rPr>
          <w:spacing w:val="-2"/>
          <w:rtl/>
        </w:rPr>
        <w:t xml:space="preserve">דא</w:t>
      </w:r>
      <w:r>
        <w:rPr>
          <w:spacing w:val="-2"/>
          <w:rtl/>
        </w:rPr>
        <w:t>"</w:t>
      </w:r>
      <w:r w:rsidRPr="00084C01">
        <w:rPr>
          <w:rFonts w:hint="cs"/>
          <w:spacing w:val="-2"/>
          <w:rtl/>
        </w:rPr>
        <w:t>כ</w:t>
      </w:r>
      <w:r w:rsidRPr="00084C01">
        <w:rPr>
          <w:spacing w:val="-2"/>
          <w:rtl/>
        </w:rPr>
        <w:t xml:space="preserve">, צפון בבן בקר </w:t>
      </w:r>
      <w:r w:rsidRPr="00084C01">
        <w:rPr>
          <w:spacing w:val="-2"/>
          <w:rtl/>
        </w:rPr>
        <w:t xml:space="preserve">לא</w:t>
      </w:r>
      <w:r w:rsidRPr="00084C01">
        <w:rPr>
          <w:spacing w:val="-2"/>
          <w:rtl/>
        </w:rPr>
        <w:t xml:space="preserve"> משכ</w:t>
      </w:r>
      <w:r w:rsidRPr="00084C01">
        <w:rPr>
          <w:rFonts w:hint="cs"/>
          <w:spacing w:val="-2"/>
          <w:rtl/>
        </w:rPr>
        <w:t>ח</w:t>
      </w:r>
      <w:r>
        <w:rPr>
          <w:spacing w:val="-2"/>
          <w:rtl/>
        </w:rPr>
        <w:t>"</w:t>
      </w:r>
      <w:r w:rsidRPr="00084C01">
        <w:rPr>
          <w:rFonts w:hint="cs"/>
          <w:spacing w:val="-2"/>
          <w:rtl/>
        </w:rPr>
        <w:t>ל</w:t>
      </w:r>
      <w:r w:rsidRPr="00084C01">
        <w:rPr>
          <w:spacing w:val="-2"/>
          <w:rtl/>
        </w:rPr>
        <w:t xml:space="preserve">, אלא </w:t>
      </w:r>
      <w:ins w:id="90703" w:author="מנוע מכני" w:date="2026-10-11T12:04:39Z">
        <w:r>
          <w:rPr>
            <w:spacing w:val="-2"/>
            <w:rtl/>
          </w:rPr>
          <w:t xml:space="preserve">כאן</w:t>
        </w:r>
      </w:ins>
      <w:del w:id="90704" w:author="מנוע מכני" w:date="2026-10-11T12:04:39Z">
        <w:r w:rsidRPr="00084C01">
          <w:rPr>
            <w:spacing w:val="-2"/>
            <w:rtl/>
          </w:rPr>
          <w:delText xml:space="preserve">הכא</w:delText>
        </w:r>
      </w:del>
      <w:r w:rsidRPr="00084C01">
        <w:rPr>
          <w:spacing w:val="-2"/>
          <w:rtl/>
        </w:rPr>
        <w:t xml:space="preserve"> היינו טעמא דרבנן דפטרי, דגמירי מצות מצות מחטאת, מה להלן דבר שחייבין על זדונו כרת ועל שגגתו </w:t>
      </w:r>
      <w:r>
        <w:rPr>
          <w:rtl/>
        </w:rPr>
        <w:t>חטאת</w:t>
      </w:r>
      <w:r>
        <w:rPr>
          <w:rFonts w:hint="cs"/>
          <w:rtl/>
        </w:rPr>
        <w:t>,</w:t>
      </w:r>
      <w:r>
        <w:rPr>
          <w:rtl/>
        </w:rPr>
        <w:t xml:space="preserve"> </w:t>
      </w:r>
    </w:p>
    <w:p w:rsidR="00E403F0" w:rsidRPr="00AD695E" w:rsidRDefault="00E403F0" w:rsidP="00E403F0">
      <w:pPr>
        <w:rPr>
          <w:rtl/>
        </w:rPr>
      </w:pPr>
      <w:r>
        <w:rPr>
          <w:rtl/>
        </w:rPr>
        <w:t xml:space="preserve">אף כל שחייבין על זדונו כרת ועל ספקו חטאת ועל שגגתו אשם תלוי, </w:t>
      </w:r>
    </w:p>
    <w:p w:rsidR="00E403F0" w:rsidRPr="00E87E21" w:rsidRDefault="00E403F0" w:rsidP="00E403F0">
      <w:pPr>
        <w:rPr>
          <w:spacing w:val="-6"/>
          <w:rtl/>
        </w:rPr>
      </w:pPr>
      <w:r w:rsidRPr="00E87E21">
        <w:rPr>
          <w:spacing w:val="-6"/>
          <w:rtl/>
        </w:rPr>
        <w:t xml:space="preserve">לאפוקי מעילה דאין חייבין על זדונו כרת, </w:t>
      </w:r>
      <w:r w:rsidRPr="00E87E21">
        <w:rPr>
          <w:spacing w:val="-6"/>
          <w:rtl/>
        </w:rPr>
        <w:t xml:space="preserve">דתניא</w:t>
      </w:r>
      <w:r w:rsidRPr="00E87E21">
        <w:rPr>
          <w:spacing w:val="-6"/>
          <w:rtl/>
        </w:rPr>
        <w:t xml:space="preserve">: הזיד במעילה </w:t>
      </w:r>
      <w:r w:rsidRPr="00E87E21">
        <w:rPr>
          <w:rStyle w:val="2fb"/>
          <w:spacing w:val="-6"/>
          <w:rtl/>
        </w:rPr>
        <w:t xml:space="preserve">רבי</w:t>
      </w:r>
      <w:r w:rsidRPr="00E87E21">
        <w:rPr>
          <w:spacing w:val="-6"/>
          <w:rtl/>
        </w:rPr>
        <w:t xml:space="preserve"> אומר: במיתה, וחכ"</w:t>
      </w:r>
      <w:r w:rsidRPr="00E87E21">
        <w:rPr>
          <w:rFonts w:hint="cs"/>
          <w:spacing w:val="-6"/>
          <w:rtl/>
        </w:rPr>
        <w:t>א</w:t>
      </w:r>
      <w:r w:rsidRPr="00E87E21">
        <w:rPr>
          <w:spacing w:val="-6"/>
          <w:rtl/>
        </w:rPr>
        <w:t xml:space="preserve">: באזהרה</w:t>
      </w:r>
      <w:ins w:id="92089" w:author="מנוע מכני" w:date="2026-10-11T12:04:39Z">
        <w:r>
          <w:rPr>
            <w:spacing w:val="-6"/>
            <w:rtl/>
          </w:rPr>
          <w:t xml:space="preserve">,</w:t>
        </w:r>
      </w:ins>
      <w:del w:id="92090" w:author="מנוע מכני" w:date="2026-10-11T12:04:39Z">
        <w:r w:rsidRPr="00E87E21">
          <w:rPr>
            <w:spacing w:val="-6"/>
            <w:rtl/>
          </w:rPr>
          <w:delText xml:space="preserve">;</w:delText>
        </w:r>
      </w:del>
    </w:p>
    <w:p>
      <w:pPr>
        <w:pStyle w:val="38"/>
        <w:rPr>
          <w:ins w:id="94114" w:author="מנוע מכני" w:date="2026-10-11T12:04:39Z"/>
        </w:rPr>
      </w:pPr>
      <w:r>
        <w:t>ור"</w:t>
      </w:r>
      <w:r>
        <w:t>ע</w:t>
      </w:r>
      <w:r>
        <w:t xml:space="preserve"> סבר:</w:t>
      </w:r>
    </w:p>
    <w:p w:rsidR="00E403F0" w:rsidRPr="00AD695E" w:rsidRDefault="00E403F0" w:rsidP="00E403F0">
      <w:pPr>
        <w:rPr>
          <w:rtl/>
        </w:rPr>
      </w:pPr>
      <w:del w:id="94115" w:author="מנוע מכני" w:date="2026-10-11T12:04:39Z">
        <w:r>
          <w:rPr>
            <w:rtl/>
          </w:rPr>
          <w:delText xml:space="preserve"> </w:delText>
        </w:r>
      </w:del>
      <w:r>
        <w:rPr>
          <w:rtl/>
        </w:rPr>
        <w:t xml:space="preserve">כי </w:t>
      </w:r>
      <w:ins w:id="92931" w:author="מנוע מכני" w:date="2026-10-11T12:04:39Z">
        <w:r>
          <w:rPr>
            <w:rtl/>
          </w:rPr>
          <w:t xml:space="preserve">למדים</w:t>
        </w:r>
      </w:ins>
      <w:del w:id="92932" w:author="מנוע מכני" w:date="2026-10-11T12:04:39Z">
        <w:r>
          <w:rPr>
            <w:rtl/>
          </w:rPr>
          <w:delText xml:space="preserve">ילפינן</w:delText>
        </w:r>
      </w:del>
      <w:r>
        <w:rPr>
          <w:rtl/>
        </w:rPr>
        <w:t xml:space="preserve"> מצות מצות מחטאת חלב, </w:t>
      </w:r>
      <w:ins w:id="91501" w:author="מנוע מכני" w:date="2026-10-11T12:04:39Z">
        <w:r>
          <w:rPr>
            <w:rtl/>
          </w:rPr>
          <w:t xml:space="preserve">לכך</w:t>
        </w:r>
      </w:ins>
      <w:del w:id="91502" w:author="מנוע מכני" w:date="2026-10-11T12:04:39Z">
        <w:r>
          <w:rPr>
            <w:rtl/>
          </w:rPr>
          <w:delText xml:space="preserve">להכי</w:delText>
        </w:r>
      </w:del>
      <w:r>
        <w:rPr>
          <w:rtl/>
        </w:rPr>
        <w:t xml:space="preserve"> </w:t>
      </w:r>
      <w:ins w:id="92933" w:author="מנוע מכני" w:date="2026-10-11T12:04:39Z">
        <w:r>
          <w:rPr>
            <w:rtl/>
          </w:rPr>
          <w:t xml:space="preserve">למדים</w:t>
        </w:r>
      </w:ins>
      <w:del w:id="92934" w:author="מנוע מכני" w:date="2026-10-11T12:04:39Z">
        <w:r>
          <w:rPr>
            <w:rtl/>
          </w:rPr>
          <w:delText xml:space="preserve">ילפינן</w:delText>
        </w:r>
      </w:del>
      <w:r>
        <w:rPr>
          <w:rtl/>
        </w:rPr>
        <w:t xml:space="preserve">, מה להלן בקבועה אף כאן בקבועה, לאפוקי עולה ויורד דלא.</w:t>
      </w:r>
    </w:p>
    <w:p>
      <w:pPr>
        <w:pStyle w:val="38"/>
        <w:rPr>
          <w:ins w:id="94116" w:author="מנוע מכני" w:date="2026-10-11T12:04:39Z"/>
        </w:rPr>
      </w:pPr>
      <w:r>
        <w:t xml:space="preserve">ורבנן סברי:</w:t>
      </w:r>
    </w:p>
    <w:p w:rsidR="00E403F0" w:rsidRPr="00AD695E" w:rsidRDefault="00E403F0" w:rsidP="00E403F0">
      <w:pPr>
        <w:rPr>
          <w:rtl/>
        </w:rPr>
      </w:pPr>
      <w:del w:id="94117" w:author="מנוע מכני" w:date="2026-10-11T12:04:39Z">
        <w:r>
          <w:rPr>
            <w:rtl/>
          </w:rPr>
          <w:delText xml:space="preserve"> </w:delText>
        </w:r>
      </w:del>
      <w:r>
        <w:rPr>
          <w:rtl/>
        </w:rPr>
        <w:t xml:space="preserve">אין גזירה שוה למחצה.</w:t>
      </w:r>
    </w:p>
    <w:p>
      <w:pPr>
        <w:pStyle w:val="38"/>
        <w:rPr>
          <w:ins w:id="94118" w:author="מנוע מכני" w:date="2026-10-11T12:04:39Z"/>
        </w:rPr>
      </w:pPr>
      <w:r>
        <w:t>מכלל דר"</w:t>
      </w:r>
      <w:r>
        <w:t>ע</w:t>
      </w:r>
      <w:r>
        <w:t xml:space="preserve"> סבר:</w:t>
      </w:r>
    </w:p>
    <w:p w:rsidR="00E403F0" w:rsidRPr="00AD695E" w:rsidRDefault="00E403F0" w:rsidP="00E403F0">
      <w:pPr>
        <w:rPr>
          <w:rtl/>
        </w:rPr>
      </w:pPr>
      <w:del w:id="94119" w:author="מנוע מכני" w:date="2026-10-11T12:04:39Z">
        <w:r>
          <w:rPr>
            <w:rtl/>
          </w:rPr>
          <w:delText xml:space="preserve"> </w:delText>
        </w:r>
      </w:del>
      <w:r>
        <w:rPr>
          <w:rtl/>
        </w:rPr>
        <w:t xml:space="preserve">יש גזירה שוה למחצה? אלא, דכו"</w:t>
      </w:r>
      <w:r>
        <w:rPr>
          <w:rFonts w:hint="cs"/>
          <w:rtl/>
        </w:rPr>
        <w:t>ע</w:t>
      </w:r>
      <w:r>
        <w:rPr>
          <w:rtl/>
        </w:rPr>
        <w:t xml:space="preserve"> אין גזירה שוה למחצה, </w:t>
      </w:r>
    </w:p>
    <w:p>
      <w:pPr>
        <w:pStyle w:val="38"/>
        <w:rPr>
          <w:ins w:id="94120" w:author="מנוע מכני" w:date="2026-10-11T12:04:39Z"/>
        </w:rPr>
      </w:pPr>
      <w:r>
        <w:t xml:space="preserve">אלא</w:t>
      </w:r>
    </w:p>
    <w:p w:rsidR="00E403F0" w:rsidRPr="00AD695E" w:rsidRDefault="00E403F0" w:rsidP="00E403F0">
      <w:pPr>
        <w:rPr>
          <w:rtl/>
        </w:rPr>
      </w:pPr>
      <w:del w:id="94121" w:author="מנוע מכני" w:date="2026-10-11T12:04:39Z">
        <w:r>
          <w:rPr>
            <w:rtl/>
          </w:rPr>
          <w:delText xml:space="preserve"> </w:delText>
        </w:r>
      </w:del>
      <w:r>
        <w:rPr>
          <w:rtl/>
        </w:rPr>
        <w:t xml:space="preserve">היינו טעמא </w:t>
      </w:r>
      <w:r>
        <w:rPr>
          <w:rStyle w:val="2fb"/>
          <w:rtl/>
        </w:rPr>
        <w:t xml:space="preserve">דר"ע</w:t>
      </w:r>
      <w:r>
        <w:rPr>
          <w:rtl/>
        </w:rPr>
        <w:t xml:space="preserve">, ד</w:t>
      </w:r>
      <w:r>
        <w:rPr>
          <w:rFonts w:hint="cs"/>
          <w:rtl/>
        </w:rPr>
        <w:t>'</w:t>
      </w:r>
      <w:ins w:id="90451" w:author="Claude - סמנטי" w:date="2026-10-11T12:21:47Z">
        <w:r>
          <w:rPr>
            <w:rStyle w:val="afffff0"/>
            <w:rtl/>
          </w:rPr>
          <w:t xml:space="preserve">וְאִם נֶפֶשׁ</w:t>
        </w:r>
      </w:ins>
      <w:del w:id="90452" w:author="Claude - סמנטי" w:date="2026-10-11T12:21:47Z">
        <w:r>
          <w:rPr>
            <w:rtl/>
          </w:rPr>
          <w:delText xml:space="preserve">ואם נפש</w:delText>
        </w:r>
      </w:del>
      <w:r>
        <w:rPr>
          <w:rFonts w:hint="cs"/>
          <w:rtl/>
        </w:rPr>
        <w:t>'</w:t>
      </w:r>
      <w:r>
        <w:rPr>
          <w:rtl/>
        </w:rPr>
        <w:t xml:space="preserve">, וי"ו מוסיף על ענין ראשון וילמד עליון מתחתון</w:t>
      </w:r>
      <w:ins w:id="92091" w:author="מנוע מכני" w:date="2026-10-11T12:04:39Z">
        <w:r>
          <w:rPr>
            <w:rtl/>
          </w:rPr>
          <w:t xml:space="preserve">,</w:t>
        </w:r>
      </w:ins>
      <w:del w:id="92092" w:author="מנוע מכני" w:date="2026-10-11T12:04:39Z">
        <w:r>
          <w:rPr>
            <w:rtl/>
          </w:rPr>
          <w:delText xml:space="preserve">;</w:delText>
        </w:r>
      </w:del>
    </w:p>
    <w:p>
      <w:pPr>
        <w:pStyle w:val="38"/>
        <w:rPr>
          <w:ins w:id="94122" w:author="מנוע מכני" w:date="2026-10-11T12:04:39Z"/>
        </w:rPr>
      </w:pPr>
      <w:r>
        <w:t xml:space="preserve">ורבנן סברי:</w:t>
      </w:r>
    </w:p>
    <w:p w:rsidR="00E403F0" w:rsidRPr="00AD695E" w:rsidRDefault="00E403F0" w:rsidP="00E403F0">
      <w:pPr>
        <w:rPr>
          <w:rtl/>
        </w:rPr>
      </w:pPr>
      <w:del w:id="94123" w:author="מנוע מכני" w:date="2026-10-11T12:04:39Z">
        <w:r>
          <w:rPr>
            <w:rtl/>
          </w:rPr>
          <w:delText xml:space="preserve"> </w:delText>
        </w:r>
      </w:del>
      <w:r>
        <w:rPr>
          <w:rtl/>
        </w:rPr>
        <w:t xml:space="preserve">תחתון הוא דגמר מעליון לאשם בכסף שקלים.</w:t>
      </w:r>
    </w:p>
    <w:p>
      <w:pPr>
        <w:pStyle w:val="38"/>
        <w:rPr>
          <w:ins w:id="94124" w:author="מנוע מכני" w:date="2026-10-11T12:04:39Z"/>
        </w:rPr>
      </w:pPr>
      <w:r>
        <w:t xml:space="preserve">ור"ע סבר:</w:t>
      </w:r>
    </w:p>
    <w:p w:rsidR="00E403F0" w:rsidRPr="00AD695E" w:rsidRDefault="00E403F0" w:rsidP="00E403F0">
      <w:pPr>
        <w:rPr>
          <w:rtl/>
        </w:rPr>
      </w:pPr>
      <w:del w:id="94125" w:author="מנוע מכני" w:date="2026-10-11T12:04:39Z">
        <w:r>
          <w:rPr>
            <w:rtl/>
          </w:rPr>
          <w:delText xml:space="preserve"> </w:delText>
        </w:r>
      </w:del>
      <w:r>
        <w:rPr>
          <w:rtl/>
        </w:rPr>
        <w:t xml:space="preserve">אין היקש למחצה.</w:t>
      </w:r>
    </w:p>
    <w:p>
      <w:pPr>
        <w:pStyle w:val="38"/>
        <w:rPr>
          <w:ins w:id="94126" w:author="מנוע מכני" w:date="2026-10-11T12:04:39Z"/>
        </w:rPr>
      </w:pPr>
      <w:r>
        <w:t xml:space="preserve">מכלל דרבנן סברי:</w:t>
      </w:r>
    </w:p>
    <w:p w:rsidR="00E403F0" w:rsidRPr="00AD695E" w:rsidRDefault="00E403F0" w:rsidP="00E403F0">
      <w:pPr>
        <w:rPr>
          <w:rtl/>
        </w:rPr>
      </w:pPr>
      <w:del w:id="94127" w:author="מנוע מכני" w:date="2026-10-11T12:04:39Z">
        <w:r>
          <w:rPr>
            <w:rtl/>
          </w:rPr>
          <w:delText xml:space="preserve"> </w:delText>
        </w:r>
      </w:del>
      <w:r>
        <w:rPr>
          <w:rtl/>
        </w:rPr>
        <w:t xml:space="preserve">יש היקש למחצה? והא קיימ"</w:t>
      </w:r>
      <w:r>
        <w:rPr>
          <w:rFonts w:hint="cs"/>
          <w:rtl/>
        </w:rPr>
        <w:t>ל ד</w:t>
      </w:r>
      <w:r>
        <w:rPr>
          <w:rtl/>
        </w:rPr>
        <w:t xml:space="preserve">אין היקש למחצה! </w:t>
      </w:r>
    </w:p>
    <w:p w:rsidR="00E403F0" w:rsidRPr="00AD695E" w:rsidRDefault="00E403F0" w:rsidP="00E403F0">
      <w:pPr>
        <w:rPr>
          <w:rtl/>
        </w:rPr>
      </w:pPr>
      <w:r>
        <w:rPr>
          <w:rtl/>
        </w:rPr>
        <w:t>דכו"</w:t>
      </w:r>
      <w:r>
        <w:rPr>
          <w:rFonts w:hint="cs"/>
          <w:rtl/>
        </w:rPr>
        <w:t>ע</w:t>
      </w:r>
      <w:r>
        <w:rPr>
          <w:rtl/>
        </w:rPr>
        <w:t xml:space="preserve"> אין היקש למחצה, </w:t>
      </w:r>
      <w:ins w:id="90705" w:author="מנוע מכני" w:date="2026-10-11T12:04:39Z">
        <w:r>
          <w:rPr>
            <w:rtl/>
          </w:rPr>
          <w:t xml:space="preserve">וכאן</w:t>
        </w:r>
      </w:ins>
      <w:del w:id="90706" w:author="מנוע מכני" w:date="2026-10-11T12:04:39Z">
        <w:r>
          <w:rPr>
            <w:rtl/>
          </w:rPr>
          <w:delText xml:space="preserve">והכא</w:delText>
        </w:r>
      </w:del>
      <w:r>
        <w:rPr>
          <w:rtl/>
        </w:rPr>
        <w:t xml:space="preserve"> ה"ט דרבנן, דגמירי מצות מצות אפקיה מהקישא.</w:t>
      </w:r>
    </w:p>
    <w:p>
      <w:pPr>
        <w:pStyle w:val="38"/>
        <w:rPr>
          <w:ins w:id="94128" w:author="מנוע מכני" w:date="2026-10-11T12:04:39Z"/>
        </w:rPr>
      </w:pPr>
      <w:r w:rsidRPr="002B4E05">
        <w:t xml:space="preserve">ור"ע?</w:t>
      </w:r>
    </w:p>
    <w:p w:rsidR="00E403F0" w:rsidRPr="002B4E05" w:rsidRDefault="00E403F0" w:rsidP="00E403F0">
      <w:pPr>
        <w:rPr>
          <w:rtl/>
        </w:rPr>
      </w:pPr>
      <w:del w:id="94129" w:author="מנוע מכני" w:date="2026-10-11T12:04:39Z">
        <w:r w:rsidRPr="002B4E05">
          <w:rPr>
            <w:rtl/>
          </w:rPr>
          <w:delText xml:space="preserve"> </w:delText>
        </w:r>
      </w:del>
      <w:r w:rsidRPr="002B4E05">
        <w:rPr>
          <w:rtl/>
        </w:rPr>
        <w:t xml:space="preserve">אשם בכסף שקלים נפק"</w:t>
      </w:r>
      <w:r w:rsidRPr="002B4E05">
        <w:rPr>
          <w:rFonts w:hint="cs"/>
          <w:rtl/>
        </w:rPr>
        <w:t xml:space="preserve">ל </w:t>
      </w:r>
      <w:r w:rsidRPr="002B4E05">
        <w:rPr>
          <w:rtl/>
        </w:rPr>
        <w:t>מ</w:t>
      </w:r>
      <w:r w:rsidRPr="002B4E05">
        <w:rPr>
          <w:rFonts w:hint="cs"/>
          <w:rtl/>
        </w:rPr>
        <w:t>'</w:t>
      </w:r>
      <w:ins w:id="90453" w:author="Claude - סמנטי" w:date="2026-10-11T12:21:47Z">
        <w:r>
          <w:rPr>
            <w:rStyle w:val="afffff0"/>
            <w:rtl/>
          </w:rPr>
          <w:t xml:space="preserve">זֹאת תּוֹרַת הָאָשָׁם</w:t>
        </w:r>
      </w:ins>
      <w:del w:id="90454" w:author="Claude - סמנטי" w:date="2026-10-11T12:21:47Z">
        <w:r w:rsidRPr="002B4E05">
          <w:rPr>
            <w:rtl/>
          </w:rPr>
          <w:delText xml:space="preserve">זאת תורת האשם</w:delText>
        </w:r>
      </w:del>
      <w:r w:rsidRPr="002B4E05">
        <w:rPr>
          <w:rFonts w:hint="cs"/>
          <w:rtl/>
        </w:rPr>
        <w:t>'</w:t>
      </w:r>
      <w:r w:rsidRPr="002B4E05">
        <w:rPr>
          <w:rtl/>
        </w:rPr>
        <w:t>, תורה אחת לכל האשמות, לאשם דבכסף שקלים.</w:t>
      </w:r>
    </w:p>
    <w:p>
      <w:pPr>
        <w:pStyle w:val="38"/>
        <w:rPr>
          <w:ins w:id="94130" w:author="מנוע מכני" w:date="2026-10-11T12:04:39Z"/>
        </w:rPr>
      </w:pPr>
      <w:r>
        <w:t xml:space="preserve">ורבנן?</w:t>
      </w:r>
    </w:p>
    <w:p w:rsidR="00E403F0" w:rsidRPr="00AD695E" w:rsidRDefault="00E403F0" w:rsidP="00E403F0">
      <w:pPr>
        <w:rPr>
          <w:rtl/>
        </w:rPr>
      </w:pPr>
      <w:del w:id="94131" w:author="מנוע מכני" w:date="2026-10-11T12:04:39Z">
        <w:r>
          <w:rPr>
            <w:rtl/>
          </w:rPr>
          <w:delText xml:space="preserve"> </w:delText>
        </w:r>
      </w:del>
      <w:ins w:id="91675" w:author="מנוע מכני" w:date="2026-10-11T12:04:39Z">
        <w:r>
          <w:rPr>
            <w:rtl/>
          </w:rPr>
          <w:t xml:space="preserve">אף</w:t>
        </w:r>
      </w:ins>
      <w:del w:id="91676"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ג</w:delText>
        </w:r>
      </w:del>
      <w:r>
        <w:rPr>
          <w:rtl/>
        </w:rPr>
        <w:t xml:space="preserve"> ד</w:t>
      </w:r>
      <w:r>
        <w:rPr>
          <w:rFonts w:hint="cs"/>
          <w:rtl/>
        </w:rPr>
        <w:t>'</w:t>
      </w:r>
      <w:ins w:id="90457" w:author="Claude - סמנטי" w:date="2026-10-11T12:21:47Z">
        <w:r>
          <w:rPr>
            <w:rStyle w:val="afffff0"/>
            <w:rtl/>
          </w:rPr>
          <w:t xml:space="preserve">זֹאת תּוֹרַת הָאָשָׁם</w:t>
        </w:r>
      </w:ins>
      <w:del w:id="90458" w:author="Claude - סמנטי" w:date="2026-10-11T12:21:47Z">
        <w:r>
          <w:rPr>
            <w:rtl/>
          </w:rPr>
          <w:delText xml:space="preserve">זאת תורת האשם</w:delText>
        </w:r>
      </w:del>
      <w:r>
        <w:rPr>
          <w:rFonts w:hint="cs"/>
          <w:rtl/>
        </w:rPr>
        <w:t>'</w:t>
      </w:r>
      <w:r>
        <w:rPr>
          <w:rtl/>
        </w:rPr>
        <w:t xml:space="preserve">, </w:t>
      </w:r>
      <w:ins w:id="92935" w:author="מנוע מכני" w:date="2026-10-11T12:04:39Z">
        <w:r>
          <w:rPr>
            <w:rtl/>
          </w:rPr>
          <w:t xml:space="preserve">הוצרך</w:t>
        </w:r>
      </w:ins>
      <w:del w:id="92936" w:author="מנוע מכני" w:date="2026-10-11T12:04:39Z">
        <w:r>
          <w:rPr>
            <w:rtl/>
          </w:rPr>
          <w:delText xml:space="preserve">איצטריך</w:delText>
        </w:r>
      </w:del>
      <w:r>
        <w:rPr>
          <w:rtl/>
        </w:rPr>
        <w:t xml:space="preserve"> למכתב </w:t>
      </w:r>
      <w:r>
        <w:rPr>
          <w:rFonts w:hint="cs"/>
          <w:rtl/>
        </w:rPr>
        <w:t>'</w:t>
      </w:r>
      <w:ins w:id="90455" w:author="Claude - סמנטי" w:date="2026-10-11T12:21:47Z">
        <w:r>
          <w:rPr>
            <w:rStyle w:val="afffff0"/>
            <w:rtl/>
          </w:rPr>
          <w:t xml:space="preserve">וְאִם נֶפֶשׁ</w:t>
        </w:r>
      </w:ins>
      <w:del w:id="90456" w:author="Claude - סמנטי" w:date="2026-10-11T12:21:47Z">
        <w:r>
          <w:rPr>
            <w:rtl/>
          </w:rPr>
          <w:delText xml:space="preserve">ואם נפש</w:delText>
        </w:r>
      </w:del>
      <w:r>
        <w:rPr>
          <w:rFonts w:hint="cs"/>
          <w:rtl/>
        </w:rPr>
        <w:t>'</w:t>
      </w:r>
      <w:r>
        <w:rPr>
          <w:rtl/>
        </w:rPr>
        <w:t xml:space="preserve"> וי"ו מוסיף על ענין ראשון וילמד תחתון מעליון, </w:t>
      </w:r>
    </w:p>
    <w:p w:rsidR="00E403F0" w:rsidRPr="00AD695E" w:rsidRDefault="00E403F0" w:rsidP="00E403F0">
      <w:pPr>
        <w:rPr>
          <w:rtl/>
        </w:rPr>
      </w:pPr>
      <w:ins w:id="92495" w:author="מנוע מכני" w:date="2026-10-11T12:04:39Z">
        <w:r>
          <w:rPr>
            <w:rtl/>
          </w:rPr>
          <w:t xml:space="preserve">ואם </w:t>
        </w:r>
      </w:ins>
      <w:del w:id="92496" w:author="מנוע מכני" w:date="2026-10-11T12:04:39Z">
        <w:r>
          <w:rPr>
            <w:rtl/>
          </w:rPr>
          <w:delText xml:space="preserve">ואי </w:delText>
        </w:r>
      </w:del>
      <w:r>
        <w:rPr>
          <w:rFonts w:hint="cs"/>
          <w:rtl/>
        </w:rPr>
        <w:t>'</w:t>
      </w:r>
      <w:r>
        <w:rPr>
          <w:rtl/>
        </w:rPr>
        <w:t>מזאת תורת האשם</w:t>
      </w:r>
      <w:r>
        <w:rPr>
          <w:rFonts w:hint="cs"/>
          <w:rtl/>
        </w:rPr>
        <w:t>'</w:t>
      </w:r>
      <w:r>
        <w:rPr>
          <w:rtl/>
        </w:rPr>
        <w:t xml:space="preserve">, </w:t>
      </w:r>
      <w:r>
        <w:rPr>
          <w:rtl/>
        </w:rPr>
        <w:t xml:space="preserve">הו"</w:t>
      </w:r>
      <w:r>
        <w:rPr>
          <w:rFonts w:hint="cs"/>
          <w:rtl/>
        </w:rPr>
        <w:t>א</w:t>
      </w:r>
      <w:r>
        <w:rPr>
          <w:rtl/>
        </w:rPr>
        <w:t xml:space="preserve">: כי אמינא תורה אחת לכל אשמות </w:t>
      </w:r>
      <w:r>
        <w:rPr>
          <w:rtl/>
        </w:rPr>
        <w:t xml:space="preserve">ה"</w:t>
      </w:r>
      <w:r>
        <w:rPr>
          <w:rFonts w:hint="cs"/>
          <w:rtl/>
        </w:rPr>
        <w:t>מ</w:t>
      </w:r>
      <w:r>
        <w:rPr>
          <w:rtl/>
        </w:rPr>
        <w:t xml:space="preserve"> בשאר אשמות ודאין, אבל אשם תלוי כיון דעל ספק חלב אתי, אימא </w:t>
      </w:r>
      <w:r>
        <w:rPr>
          <w:rtl/>
        </w:rPr>
        <w:t xml:space="preserve">לא</w:t>
      </w:r>
      <w:r>
        <w:rPr>
          <w:rtl/>
        </w:rPr>
        <w:t xml:space="preserve"> יהא ספיקו חמור מודאו, </w:t>
      </w:r>
      <w:r>
        <w:rPr>
          <w:rFonts w:hint="cs"/>
          <w:rtl/>
        </w:rPr>
        <w:t>ד</w:t>
      </w:r>
      <w:r>
        <w:rPr>
          <w:rtl/>
        </w:rPr>
        <w:t xml:space="preserve">מה ודאו </w:t>
      </w:r>
      <w:r w:rsidRPr="00E87E21">
        <w:rPr>
          <w:spacing w:val="-4"/>
          <w:rtl/>
        </w:rPr>
        <w:t xml:space="preserve">חטאת בת דנקא אף ספיקו אשם בר דנקא, </w:t>
      </w:r>
      <w:ins w:id="91503" w:author="מנוע מכני" w:date="2026-10-11T12:04:39Z">
        <w:r>
          <w:rPr>
            <w:rFonts w:hint="cs"/>
            <w:spacing w:val="-4"/>
            <w:rtl/>
          </w:rPr>
          <w:t xml:space="preserve">לכך</w:t>
        </w:r>
      </w:ins>
      <w:del w:id="91504" w:author="מנוע מכני" w:date="2026-10-11T12:04:39Z">
        <w:r w:rsidRPr="00E87E21">
          <w:rPr>
            <w:rFonts w:hint="cs"/>
            <w:spacing w:val="-4"/>
            <w:rtl/>
          </w:rPr>
          <w:delText xml:space="preserve">ל</w:delText>
        </w:r>
        <w:r w:rsidRPr="00E87E21">
          <w:rPr>
            <w:spacing w:val="-4"/>
            <w:rtl/>
          </w:rPr>
          <w:delText xml:space="preserve">הכי</w:delText>
        </w:r>
      </w:del>
      <w:r w:rsidRPr="00E87E21">
        <w:rPr>
          <w:spacing w:val="-4"/>
          <w:rtl/>
        </w:rPr>
        <w:t xml:space="preserve"> כתב</w:t>
      </w:r>
      <w:ins w:id="92093" w:author="מנוע מכני" w:date="2026-10-11T12:04:39Z">
        <w:r>
          <w:rPr>
            <w:spacing w:val="-4"/>
            <w:rtl/>
          </w:rPr>
          <w:t xml:space="preserve"> </w:t>
        </w:r>
      </w:ins>
      <w:del w:id="92094" w:author="מנוע מכני" w:date="2026-10-11T12:04:39Z">
        <w:r w:rsidRPr="00E87E21">
          <w:rPr>
            <w:spacing w:val="-4"/>
            <w:rtl/>
          </w:rPr>
          <w:delText xml:space="preserve">  </w:delText>
        </w:r>
      </w:del>
      <w:r w:rsidRPr="00E87E21">
        <w:rPr>
          <w:rFonts w:hint="cs"/>
          <w:b/>
          <w:bCs/>
          <w:spacing w:val="-4"/>
          <w:rtl/>
        </w:rPr>
        <w:t>'</w:t>
      </w:r>
      <w:ins w:id="90459" w:author="Claude - סמנטי" w:date="2026-10-11T12:21:47Z">
        <w:r>
          <w:rPr>
            <w:rStyle w:val="afffff0"/>
            <w:b/>
            <w:bCs/>
            <w:spacing w:val="-4"/>
            <w:rtl/>
          </w:rPr>
          <w:t xml:space="preserve">וְאִם נֶפֶשׁ</w:t>
        </w:r>
      </w:ins>
      <w:del w:id="90460" w:author="Claude - סמנטי" w:date="2026-10-11T12:21:47Z">
        <w:r w:rsidRPr="00E87E21">
          <w:rPr>
            <w:b/>
            <w:bCs/>
            <w:spacing w:val="-4"/>
            <w:rtl/>
          </w:rPr>
          <w:delText xml:space="preserve">ו</w:delText>
        </w:r>
        <w:r w:rsidRPr="00E87E21">
          <w:rPr>
            <w:spacing w:val="-4"/>
            <w:rtl/>
          </w:rPr>
          <w:delText xml:space="preserve">אם נפש</w:delText>
        </w:r>
      </w:del>
      <w:r w:rsidRPr="00E87E21">
        <w:rPr>
          <w:rFonts w:hint="cs"/>
          <w:spacing w:val="-4"/>
          <w:rtl/>
        </w:rPr>
        <w:t>'</w:t>
      </w:r>
      <w:r w:rsidRPr="00E87E21">
        <w:rPr>
          <w:spacing w:val="-4"/>
          <w:rtl/>
        </w:rPr>
        <w:t>, וי"ו מוסיף על ענין ראשון.</w:t>
      </w:r>
    </w:p>
    <w:p w:rsidR="00E403F0" w:rsidRPr="00AD695E" w:rsidRDefault="00E403F0" w:rsidP="00E403F0">
      <w:pPr>
        <w:rPr>
          <w:rtl/>
        </w:rPr>
      </w:pPr>
      <w:r>
        <w:rPr>
          <w:rtl/>
        </w:rPr>
        <w:t xml:space="preserve">הא ניחא למאן דדריש </w:t>
      </w:r>
      <w:r>
        <w:rPr>
          <w:rFonts w:hint="cs"/>
          <w:rtl/>
        </w:rPr>
        <w:t>'</w:t>
      </w:r>
      <w:ins w:id="90461" w:author="Claude - סמנטי" w:date="2026-10-11T12:21:47Z">
        <w:r>
          <w:rPr>
            <w:rStyle w:val="afffff0"/>
            <w:rtl/>
          </w:rPr>
          <w:t xml:space="preserve">זֹאת תּוֹרַת הָאָשָׁם</w:t>
        </w:r>
      </w:ins>
      <w:del w:id="90462" w:author="Claude - סמנטי" w:date="2026-10-11T12:21:47Z">
        <w:r>
          <w:rPr>
            <w:rtl/>
          </w:rPr>
          <w:delText xml:space="preserve">זאת תורת האשם</w:delText>
        </w:r>
      </w:del>
      <w:r>
        <w:rPr>
          <w:rFonts w:hint="cs"/>
          <w:rtl/>
        </w:rPr>
        <w:t>'</w:t>
      </w:r>
      <w:r>
        <w:rPr>
          <w:rtl/>
        </w:rPr>
        <w:t xml:space="preserve">, </w:t>
      </w:r>
    </w:p>
    <w:p w:rsidR="00E403F0" w:rsidRPr="00AD695E" w:rsidRDefault="00E403F0" w:rsidP="00E403F0">
      <w:pPr>
        <w:rPr>
          <w:rtl/>
        </w:rPr>
      </w:pPr>
      <w:r>
        <w:rPr>
          <w:rFonts w:hint="cs"/>
          <w:rtl/>
        </w:rPr>
        <w:t>ולמאן ד</w:t>
      </w:r>
      <w:r>
        <w:rPr>
          <w:rtl/>
        </w:rPr>
        <w:t xml:space="preserve">לא דריש </w:t>
      </w:r>
      <w:r>
        <w:rPr>
          <w:rFonts w:hint="cs"/>
          <w:rtl/>
        </w:rPr>
        <w:t>'</w:t>
      </w:r>
      <w:ins w:id="90463" w:author="Claude - סמנטי" w:date="2026-10-11T12:21:47Z">
        <w:r>
          <w:rPr>
            <w:rStyle w:val="afffff0"/>
            <w:rtl/>
          </w:rPr>
          <w:t xml:space="preserve">זֹאת תּוֹרַת הָאָשָׁם</w:t>
        </w:r>
      </w:ins>
      <w:del w:id="90464" w:author="Claude - סמנטי" w:date="2026-10-11T12:21:47Z">
        <w:r>
          <w:rPr>
            <w:rtl/>
          </w:rPr>
          <w:delText xml:space="preserve">זאת תורת האשם</w:delText>
        </w:r>
      </w:del>
      <w:r>
        <w:rPr>
          <w:rFonts w:hint="cs"/>
          <w:rtl/>
        </w:rPr>
        <w:t>'</w:t>
      </w:r>
      <w:r>
        <w:rPr>
          <w:rtl/>
        </w:rPr>
        <w:t xml:space="preserve"> יליף בערכך בערכך מאשם מעילה.</w:t>
      </w:r>
    </w:p>
    <w:p w:rsidR="00E403F0" w:rsidRPr="00AD695E" w:rsidRDefault="00E403F0" w:rsidP="00E403F0">
      <w:pPr>
        <w:rPr>
          <w:rtl/>
        </w:rPr>
      </w:pPr>
      <w:r>
        <w:rPr>
          <w:rtl/>
        </w:rPr>
        <w:t xml:space="preserve">אשם שפחה חרופה </w:t>
      </w:r>
      <w:r>
        <w:rPr>
          <w:rtl/>
        </w:rPr>
        <w:t xml:space="preserve">לא</w:t>
      </w:r>
      <w:r>
        <w:rPr>
          <w:rtl/>
        </w:rPr>
        <w:t xml:space="preserve"> כתב בה בערכך! </w:t>
      </w:r>
      <w:ins w:id="92937" w:author="מנוע מכני" w:date="2026-10-11T12:04:39Z">
        <w:r>
          <w:rPr>
            <w:rtl/>
          </w:rPr>
          <w:t xml:space="preserve">למדים</w:t>
        </w:r>
      </w:ins>
      <w:del w:id="92938" w:author="מנוע מכני" w:date="2026-10-11T12:04:39Z">
        <w:r>
          <w:rPr>
            <w:rtl/>
          </w:rPr>
          <w:delText xml:space="preserve">ילפינן</w:delText>
        </w:r>
      </w:del>
      <w:r>
        <w:rPr>
          <w:rtl/>
        </w:rPr>
        <w:t xml:space="preserve"> באיל איל.</w:t>
      </w:r>
    </w:p>
    <w:p w:rsidR="00E403F0" w:rsidRPr="00AD695E" w:rsidRDefault="00E403F0" w:rsidP="00E403F0">
      <w:pPr>
        <w:jc w:val="center"/>
        <w:rPr>
          <w:del w:id="90052" w:author="מנוע עיצוב" w:date="2026-10-11T12:09:26Z"/>
          <w:rtl/>
        </w:rPr>
      </w:pPr>
      <w:del w:id="9005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7" w:author="קלוד" w:date="2026-10-11T09:07:19Z">
          <w:pPr>
            <w:pStyle w:val="affff1"/>
            <w:rPr>
              <w:rtl/>
            </w:rPr>
          </w:pPr>
        </w:pPrChange>
      </w:pPr>
      <w:ins w:id="9827" w:author="מספור קטעי משנה" w:date="2026-10-11T09:35:06Z">
        <w:r>
          <w:rPr>
            <w:rStyle w:val="MisparKeta"/>
          </w:rPr>
          <w:t xml:space="preserve">ב. </w:t>
        </w:r>
      </w:ins>
      <w:r>
        <w:rPr>
          <w:rtl/>
        </w:rPr>
        <w:t xml:space="preserve">מודה ר"ע </w:t>
      </w:r>
      <w:r>
        <w:rPr>
          <w:rFonts w:hint="cs"/>
          <w:rtl/>
        </w:rPr>
        <w:t>לר</w:t>
      </w:r>
      <w:r>
        <w:rPr>
          <w:rtl/>
        </w:rPr>
        <w:t>"</w:t>
      </w:r>
      <w:r>
        <w:rPr>
          <w:rFonts w:hint="cs"/>
          <w:rtl/>
        </w:rPr>
        <w:t>ט במעילה מעוטה</w:t>
      </w:r>
      <w:r>
        <w:rPr>
          <w:rtl/>
        </w:rPr>
        <w:t>.</w:t>
      </w:r>
    </w:p>
    <w:p>
      <w:pPr>
        <w:pStyle w:val="38"/>
        <w:rPr>
          <w:ins w:id="94132" w:author="מנוע מכני" w:date="2026-10-11T12:04:39Z"/>
        </w:rPr>
      </w:pPr>
      <w:r w:rsidRPr="00E87E21">
        <w:t xml:space="preserve">רבא, תני:</w:t>
      </w:r>
    </w:p>
    <w:p w:rsidR="00E403F0" w:rsidRPr="00E87E21" w:rsidRDefault="00E403F0" w:rsidP="00E403F0">
      <w:pPr>
        <w:rPr>
          <w:spacing w:val="-4"/>
          <w:rtl/>
        </w:rPr>
      </w:pPr>
      <w:del w:id="94133" w:author="מנוע מכני" w:date="2026-10-11T12:04:39Z">
        <w:r w:rsidRPr="00E87E21">
          <w:rPr>
            <w:spacing w:val="-4"/>
            <w:rtl/>
          </w:rPr>
          <w:delText xml:space="preserve"> </w:delText>
        </w:r>
      </w:del>
      <w:r w:rsidRPr="00E87E21">
        <w:rPr>
          <w:spacing w:val="-4"/>
          <w:rtl/>
        </w:rPr>
        <w:t xml:space="preserve">אם בספיקו עומד לעולם יהא אשם תלוי, שממין שהביא על הודע מביאו על שלא הודע.</w:t>
      </w:r>
    </w:p>
    <w:p w:rsidR="00E403F0" w:rsidRPr="00AD695E" w:rsidRDefault="00E403F0" w:rsidP="00E403F0">
      <w:pPr>
        <w:rPr>
          <w:rtl/>
        </w:rPr>
      </w:pPr>
      <w:r>
        <w:rPr>
          <w:rtl/>
        </w:rPr>
        <w:t xml:space="preserve">סוף סוף כי מתידע </w:t>
      </w:r>
      <w:ins w:id="91505" w:author="מנוע מכני" w:date="2026-10-11T12:04:39Z">
        <w:r>
          <w:rPr>
            <w:rtl/>
          </w:rPr>
          <w:t xml:space="preserve">לו</w:t>
        </w:r>
      </w:ins>
      <w:del w:id="91506" w:author="מנוע מכני" w:date="2026-10-11T12:04:39Z">
        <w:r>
          <w:rPr>
            <w:rtl/>
          </w:rPr>
          <w:delText xml:space="preserve">ליה</w:delText>
        </w:r>
      </w:del>
      <w:r>
        <w:rPr>
          <w:rtl/>
        </w:rPr>
        <w:t xml:space="preserve"> בעי לאיתויי אשם ודאי! </w:t>
      </w:r>
    </w:p>
    <w:p>
      <w:pPr>
        <w:pStyle w:val="38"/>
        <w:rPr>
          <w:ins w:id="94134" w:author="מנוע מכני" w:date="2026-10-11T12:04:39Z"/>
        </w:rPr>
      </w:pPr>
      <w:r>
        <w:t xml:space="preserve">- </w:t>
      </w:r>
      <w:r>
        <w:t xml:space="preserve">אמר</w:t>
      </w:r>
      <w:r>
        <w:t xml:space="preserve"> רבא, מדברי שניהם נלמד:</w:t>
      </w:r>
    </w:p>
    <w:p w:rsidR="00E403F0" w:rsidRPr="00AD695E" w:rsidRDefault="00E403F0" w:rsidP="00E403F0">
      <w:pPr>
        <w:pStyle w:val="affffb"/>
        <w:rPr>
          <w:rtl/>
        </w:rPr>
      </w:pPr>
      <w:del w:id="94135" w:author="מנוע מכני" w:date="2026-10-11T12:04:39Z">
        <w:r>
          <w:rPr>
            <w:rtl/>
          </w:rPr>
          <w:delText xml:space="preserve"> </w:delText>
        </w:r>
      </w:del>
      <w:r>
        <w:rPr>
          <w:rtl/>
        </w:rPr>
        <w:t xml:space="preserve">אשם ודאי </w:t>
      </w:r>
      <w:ins w:id="92497" w:author="מנוע מכני" w:date="2026-10-11T12:04:39Z">
        <w:r>
          <w:rPr>
            <w:rtl/>
          </w:rPr>
          <w:t xml:space="preserve">לא</w:t>
        </w:r>
        <w:r>
          <w:rPr>
            <w:rtl/>
          </w:rPr>
          <w:t xml:space="preserve"> צריך</w:t>
        </w:r>
      </w:ins>
      <w:del w:id="92498" w:author="מנוע מכני" w:date="2026-10-11T12:04:39Z">
        <w:r>
          <w:rPr>
            <w:rtl/>
          </w:rPr>
          <w:delText xml:space="preserve">לא בעי</w:delText>
        </w:r>
      </w:del>
      <w:r>
        <w:rPr>
          <w:rtl/>
        </w:rPr>
        <w:t xml:space="preserve"> ידיעה לכתחלה.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83" w:author="קלוד" w:date="2026-10-11T09:07:19Z"/>
        </w:rPr>
      </w:pPr>
      <w:ins w:id="20182" w:author="קלוד" w:date="2026-10-11T09:07:19Z">
        <w:r>
          <w:t xml:space="preserve">משנה ג</w:t>
        </w:r>
      </w:ins>
    </w:p>
    <w:p w:rsidR="00E403F0" w:rsidRPr="00D65BEC" w:rsidRDefault="00E403F0" w:rsidP="00E403F0">
      <w:pPr>
        <w:pStyle w:val="afff9"/>
        <w:rPr>
          <w:del w:id="20115" w:author="קלוד" w:date="2026-10-11T09:07:19Z"/>
          <w:rtl/>
        </w:rPr>
      </w:pPr>
      <w:del w:id="20114" w:author="קלוד" w:date="2026-10-11T09:07:19Z">
        <w:r w:rsidRPr="00D65BEC">
          <w:rPr>
            <w:rtl/>
          </w:rPr>
          <w:delText xml:space="preserve">מתני'.</w:delText>
        </w:r>
      </w:del>
    </w:p>
    <w:p w:rsidR="00E403F0" w:rsidRPr="00D65BEC" w:rsidRDefault="00E403F0" w:rsidP="00E403F0">
      <w:pPr>
        <w:pStyle w:val="afff9"/>
        <w:spacing w:before="120"/>
        <w:rPr>
          <w:rtl/>
        </w:rPr>
        <w:pPrChange w:id="90026" w:author="קלוד" w:date="2026-10-11T12:09:42Z">
          <w:pPr>
            <w:pStyle w:val="afff9"/>
          </w:pPr>
        </w:pPrChange>
      </w:pPr>
      <w:r w:rsidRPr="00D65BEC">
        <w:rPr>
          <w:rtl/>
        </w:rPr>
        <w:t xml:space="preserve">האשה שהביאה חטאת העוף, אם עד שלא נמלקה נודע לה שילדה ודאי </w:t>
      </w:r>
    </w:p>
    <w:p w:rsidR="00E403F0" w:rsidRPr="00D65BEC" w:rsidRDefault="00E403F0" w:rsidP="00E403F0">
      <w:pPr>
        <w:pStyle w:val="afff9"/>
        <w:rPr>
          <w:rtl/>
        </w:rPr>
      </w:pPr>
      <w:r w:rsidRPr="00D65BEC">
        <w:rPr>
          <w:rtl/>
        </w:rPr>
        <w:tab/>
      </w:r>
      <w:r w:rsidRPr="00D65BEC">
        <w:rPr>
          <w:rFonts w:hint="cs"/>
          <w:rtl/>
        </w:rPr>
        <w:t xml:space="preserve">- </w:t>
      </w:r>
      <w:r w:rsidRPr="00D65BEC">
        <w:rPr>
          <w:rtl/>
        </w:rPr>
        <w:t>תעשינה ודאי, שממין שהיא מביאה על הודע מביאה על לא הודע.</w:t>
      </w:r>
    </w:p>
    <w:p w:rsidR="00E403F0" w:rsidRPr="00D65BEC" w:rsidRDefault="00E403F0" w:rsidP="00E403F0">
      <w:pPr>
        <w:pStyle w:val="afff9"/>
        <w:rPr>
          <w:rtl/>
        </w:rPr>
      </w:pPr>
      <w:r w:rsidRPr="00D65BEC">
        <w:rPr>
          <w:rtl/>
        </w:rPr>
        <w:t xml:space="preserve">חתיכה של חולין וחתיכה של הקדש, אכל אחת מהן ואין יודע איזה מהן אכל </w:t>
      </w:r>
    </w:p>
    <w:p w:rsidR="00E403F0" w:rsidRPr="00D65BEC" w:rsidRDefault="00E403F0" w:rsidP="00E403F0">
      <w:pPr>
        <w:pStyle w:val="afff9"/>
        <w:rPr>
          <w:rtl/>
        </w:rPr>
      </w:pPr>
      <w:r>
        <w:rPr>
          <w:rtl/>
        </w:rPr>
        <w:t xml:space="preserve">	- פטור, </w:t>
      </w:r>
      <w:r>
        <w:rPr>
          <w:rStyle w:val="TanaimMishna"/>
          <w:rtl/>
          <w:rPrChange w:id="95596" w:author="Claude" w:date="2026-10-11T09:07:45Z">
            <w:rPr>
              <w:rtl/>
            </w:rPr>
          </w:rPrChange>
        </w:rPr>
        <w:t xml:space="preserve">ר"ע</w:t>
      </w:r>
      <w:r>
        <w:rPr>
          <w:rtl/>
        </w:rPr>
        <w:t xml:space="preserve"> מחייב אשם תלוי;</w:t>
      </w:r>
    </w:p>
    <w:p w:rsidR="00E403F0" w:rsidRPr="00D65BEC" w:rsidRDefault="00E403F0" w:rsidP="00E403F0">
      <w:pPr>
        <w:pStyle w:val="afff9"/>
        <w:rPr>
          <w:rtl/>
        </w:rPr>
      </w:pPr>
      <w:r w:rsidRPr="00D65BEC">
        <w:rPr>
          <w:rtl/>
        </w:rPr>
        <w:t>אכל את השניה - מביא אשם ודאי;</w:t>
      </w:r>
    </w:p>
    <w:p w:rsidR="00E403F0" w:rsidRPr="00D65BEC" w:rsidRDefault="00E403F0" w:rsidP="00E403F0">
      <w:pPr>
        <w:pStyle w:val="afff9"/>
        <w:rPr>
          <w:rtl/>
        </w:rPr>
      </w:pPr>
      <w:r w:rsidRPr="00D65BEC">
        <w:rPr>
          <w:rtl/>
        </w:rPr>
        <w:t xml:space="preserve">אכל אחד את הראשונה ובא אחר ואכל את השניה </w:t>
      </w:r>
    </w:p>
    <w:p w:rsidR="00E403F0" w:rsidRPr="00D65BEC" w:rsidRDefault="00E403F0" w:rsidP="00E403F0">
      <w:pPr>
        <w:pStyle w:val="afff9"/>
        <w:rPr>
          <w:rtl/>
        </w:rPr>
      </w:pPr>
      <w:r w:rsidRPr="00D65BEC">
        <w:rPr>
          <w:rtl/>
        </w:rPr>
        <w:tab/>
        <w:t xml:space="preserve">- </w:t>
      </w:r>
      <w:r>
        <w:rPr>
          <w:rFonts w:hint="cs"/>
          <w:rtl/>
        </w:rPr>
        <w:t xml:space="preserve">ל</w:t>
      </w:r>
      <w:r>
        <w:rPr>
          <w:rStyle w:val="TanaimMishna"/>
          <w:rFonts w:hint="cs"/>
          <w:rtl/>
          <w:rPrChange w:id="95597" w:author="Claude" w:date="2026-10-11T09:07:45Z">
            <w:rPr>
              <w:rFonts w:hint="cs"/>
              <w:rtl/>
            </w:rPr>
          </w:rPrChange>
        </w:rPr>
        <w:t xml:space="preserve">ר</w:t>
      </w:r>
      <w:r>
        <w:rPr>
          <w:rStyle w:val="TanaimMishna"/>
          <w:rtl/>
          <w:rPrChange w:id="95598" w:author="Claude" w:date="2026-10-11T09:07:45Z">
            <w:rPr>
              <w:rtl/>
            </w:rPr>
          </w:rPrChange>
        </w:rPr>
        <w:t xml:space="preserve">"</w:t>
      </w:r>
      <w:r>
        <w:rPr>
          <w:rStyle w:val="TanaimMishna"/>
          <w:rFonts w:hint="cs"/>
          <w:rtl/>
          <w:rPrChange w:id="95599" w:author="Claude" w:date="2026-10-11T09:07:45Z">
            <w:rPr>
              <w:rFonts w:hint="cs"/>
              <w:rtl/>
            </w:rPr>
          </w:rPrChange>
        </w:rPr>
        <w:t xml:space="preserve">ע</w:t>
      </w:r>
      <w:r>
        <w:rPr>
          <w:rFonts w:hint="cs"/>
          <w:rtl/>
        </w:rPr>
        <w:t xml:space="preserve"> </w:t>
      </w:r>
      <w:r w:rsidRPr="00D65BEC">
        <w:rPr>
          <w:rtl/>
        </w:rPr>
        <w:t xml:space="preserve">זה מביא אשם תלוי וזה מביא אשם תלוי, </w:t>
      </w:r>
    </w:p>
    <w:p w:rsidR="00E403F0" w:rsidRPr="00D65BEC" w:rsidRDefault="00E403F0" w:rsidP="00E403F0">
      <w:pPr>
        <w:pStyle w:val="afff9"/>
        <w:rPr>
          <w:rtl/>
        </w:rPr>
      </w:pPr>
      <w:r w:rsidRPr="00D65BEC">
        <w:rPr>
          <w:rtl/>
        </w:rPr>
        <w:tab/>
      </w:r>
      <w:r w:rsidRPr="00D65BEC">
        <w:rPr>
          <w:rFonts w:hint="cs"/>
          <w:rtl/>
        </w:rPr>
        <w:t xml:space="preserve">- </w:t>
      </w:r>
      <w:r>
        <w:rPr>
          <w:rStyle w:val="TanaimMishna"/>
          <w:rtl/>
          <w:rPrChange w:id="95600" w:author="Claude" w:date="2026-10-11T09:07:45Z">
            <w:rPr>
              <w:rtl/>
            </w:rPr>
          </w:rPrChange>
        </w:rPr>
        <w:t xml:space="preserve">ר"ש</w:t>
      </w:r>
      <w:r>
        <w:rPr>
          <w:rtl/>
        </w:rPr>
        <w:t xml:space="preserve"> אומר</w:t>
      </w:r>
      <w:r>
        <w:rPr>
          <w:rStyle w:val="TanaimMishna"/>
          <w:rtl/>
          <w:rPrChange w:id="95601" w:author="Claude" w:date="2026-10-11T09:07:45Z">
            <w:rPr>
              <w:rtl/>
            </w:rPr>
          </w:rPrChange>
        </w:rPr>
        <w:t xml:space="preserve">:</w:t>
      </w:r>
      <w:r>
        <w:rPr>
          <w:rtl/>
        </w:rPr>
        <w:t xml:space="preserve"> שניהן מביאין אשם אחד, </w:t>
      </w:r>
    </w:p>
    <w:p w:rsidR="00E403F0" w:rsidRPr="00D65BEC" w:rsidRDefault="00E403F0" w:rsidP="00E403F0">
      <w:pPr>
        <w:pStyle w:val="afff9"/>
        <w:rPr>
          <w:rtl/>
        </w:rPr>
      </w:pPr>
      <w:r w:rsidRPr="00D65BEC">
        <w:rPr>
          <w:rtl/>
        </w:rPr>
        <w:tab/>
      </w:r>
      <w:r w:rsidRPr="00D65BEC">
        <w:rPr>
          <w:rFonts w:hint="cs"/>
          <w:rtl/>
        </w:rPr>
        <w:t xml:space="preserve">- </w:t>
      </w:r>
      <w:r>
        <w:rPr>
          <w:rStyle w:val="TanaimMishna"/>
          <w:rtl/>
          <w:rPrChange w:id="95602" w:author="Claude" w:date="2026-10-11T09:07:45Z">
            <w:rPr>
              <w:rtl/>
            </w:rPr>
          </w:rPrChange>
        </w:rPr>
        <w:t xml:space="preserve">ר' יוסי</w:t>
      </w:r>
      <w:r>
        <w:rPr>
          <w:rtl/>
        </w:rPr>
        <w:t xml:space="preserve"> אומר</w:t>
      </w:r>
      <w:r>
        <w:rPr>
          <w:rStyle w:val="TanaimMishna"/>
          <w:rtl/>
          <w:rPrChange w:id="95603" w:author="Claude" w:date="2026-10-11T09:07:45Z">
            <w:rPr>
              <w:rtl/>
            </w:rPr>
          </w:rPrChange>
        </w:rPr>
        <w:t xml:space="preserve">:</w:t>
      </w:r>
      <w:r>
        <w:rPr>
          <w:rtl/>
        </w:rPr>
        <w:t xml:space="preserve"> אין שנים מביאין אשם אחד.</w:t>
      </w:r>
    </w:p>
    <w:p w:rsidR="00E403F0" w:rsidRPr="00AD695E" w:rsidRDefault="00E403F0" w:rsidP="00E403F0">
      <w:pPr>
        <w:pStyle w:val="afff3"/>
        <w:framePr w:wrap="around"/>
        <w:spacing w:line="240" w:lineRule="exact"/>
        <w:rPr>
          <w:rtl/>
        </w:rPr>
      </w:pPr>
      <w:r w:rsidRPr="009239E9">
        <w:rPr>
          <w:rFonts w:hint="cs"/>
          <w:szCs w:val="18"/>
          <w:rtl/>
        </w:rPr>
        <w:t>כג.</w:t>
      </w:r>
    </w:p>
    <w:p>
      <w:pPr>
        <w:pStyle w:val="MishnaBatzad"/>
        <w:rPr>
          <w:ins w:id="20185" w:author="קלוד" w:date="2026-10-11T09:07:19Z"/>
        </w:rPr>
      </w:pPr>
      <w:ins w:id="20184" w:author="קלוד" w:date="2026-10-11T09:07:19Z">
        <w:r>
          <w:t xml:space="preserve">משנה ח</w:t>
        </w:r>
      </w:ins>
    </w:p>
    <w:p w:rsidR="00E403F0" w:rsidRPr="00AD695E" w:rsidRDefault="00E403F0" w:rsidP="00E403F0">
      <w:pPr>
        <w:pStyle w:val="afff9"/>
        <w:rPr>
          <w:rtl/>
        </w:rPr>
      </w:pPr>
      <w:r>
        <w:rPr>
          <w:rtl/>
        </w:rPr>
        <w:t>חתיכת חלב וחתיכת חולין, אכל אחת מהן ואינו יודע איזה מהן אכל מביא אשם תלוי;</w:t>
      </w:r>
    </w:p>
    <w:p w:rsidR="00E403F0" w:rsidRPr="00D65BEC" w:rsidRDefault="00E403F0" w:rsidP="00E403F0">
      <w:pPr>
        <w:pStyle w:val="afff9"/>
        <w:rPr>
          <w:rtl/>
        </w:rPr>
      </w:pPr>
      <w:r w:rsidRPr="00D65BEC">
        <w:rPr>
          <w:rtl/>
        </w:rPr>
        <w:t>אכל את השניה - מביא חטאת;</w:t>
      </w:r>
    </w:p>
    <w:p w:rsidR="00E403F0" w:rsidRPr="00D65BEC" w:rsidRDefault="00E403F0" w:rsidP="00E403F0">
      <w:pPr>
        <w:pStyle w:val="afff9"/>
        <w:rPr>
          <w:rtl/>
        </w:rPr>
      </w:pPr>
      <w:r w:rsidRPr="00D65BEC">
        <w:rPr>
          <w:rtl/>
        </w:rPr>
        <w:lastRenderedPageBreak/>
        <w:t xml:space="preserve">אכל אחד את הראשונה ובא אחר ואכל את השניה </w:t>
      </w:r>
    </w:p>
    <w:p w:rsidR="00E403F0" w:rsidRPr="00D65BEC" w:rsidRDefault="00E403F0" w:rsidP="00E403F0">
      <w:pPr>
        <w:pStyle w:val="afff9"/>
        <w:rPr>
          <w:rtl/>
        </w:rPr>
      </w:pPr>
      <w:r w:rsidRPr="00D65BEC">
        <w:rPr>
          <w:rtl/>
        </w:rPr>
        <w:tab/>
      </w:r>
      <w:r>
        <w:rPr>
          <w:rFonts w:hint="cs"/>
          <w:rtl/>
        </w:rPr>
        <w:t xml:space="preserve">- ל</w:t>
      </w:r>
      <w:r>
        <w:rPr>
          <w:rStyle w:val="TanaimMishna"/>
          <w:rFonts w:hint="cs"/>
          <w:rtl/>
          <w:rPrChange w:id="95604" w:author="Claude" w:date="2026-10-11T09:07:45Z">
            <w:rPr>
              <w:rFonts w:hint="cs"/>
              <w:rtl/>
            </w:rPr>
          </w:rPrChange>
        </w:rPr>
        <w:t xml:space="preserve">ר</w:t>
      </w:r>
      <w:r>
        <w:rPr>
          <w:rStyle w:val="TanaimMishna"/>
          <w:rtl/>
          <w:rPrChange w:id="95605" w:author="Claude" w:date="2026-10-11T09:07:45Z">
            <w:rPr>
              <w:rtl/>
            </w:rPr>
          </w:rPrChange>
        </w:rPr>
        <w:t xml:space="preserve">"</w:t>
      </w:r>
      <w:r>
        <w:rPr>
          <w:rStyle w:val="TanaimMishna"/>
          <w:rFonts w:hint="cs"/>
          <w:rtl/>
          <w:rPrChange w:id="95606" w:author="Claude" w:date="2026-10-11T09:07:45Z">
            <w:rPr>
              <w:rFonts w:hint="cs"/>
              <w:rtl/>
            </w:rPr>
          </w:rPrChange>
        </w:rPr>
        <w:t xml:space="preserve">ע</w:t>
      </w:r>
      <w:r w:rsidRPr="00D65BEC">
        <w:rPr>
          <w:rtl/>
        </w:rPr>
        <w:t xml:space="preserve"> זה מביא אשם תלוי וזה מביא אשם תלוי, </w:t>
      </w:r>
    </w:p>
    <w:p w:rsidR="00E403F0" w:rsidRPr="00D65BEC" w:rsidRDefault="00E403F0" w:rsidP="00E403F0">
      <w:pPr>
        <w:pStyle w:val="afff9"/>
        <w:rPr>
          <w:rtl/>
        </w:rPr>
      </w:pPr>
      <w:r w:rsidRPr="00D65BEC">
        <w:rPr>
          <w:rtl/>
        </w:rPr>
        <w:tab/>
      </w:r>
      <w:r w:rsidRPr="00D65BEC">
        <w:rPr>
          <w:rFonts w:hint="cs"/>
          <w:rtl/>
        </w:rPr>
        <w:t xml:space="preserve">- </w:t>
      </w:r>
      <w:r>
        <w:rPr>
          <w:rStyle w:val="TanaimMishna"/>
          <w:rtl/>
          <w:rPrChange w:id="95607" w:author="Claude" w:date="2026-10-11T09:07:45Z">
            <w:rPr>
              <w:rtl/>
            </w:rPr>
          </w:rPrChange>
        </w:rPr>
        <w:t xml:space="preserve">ר"ש</w:t>
      </w:r>
      <w:r>
        <w:rPr>
          <w:rtl/>
        </w:rPr>
        <w:t xml:space="preserve"> אומר</w:t>
      </w:r>
      <w:r>
        <w:rPr>
          <w:rStyle w:val="TanaimMishna"/>
          <w:rtl/>
          <w:rPrChange w:id="95608" w:author="Claude" w:date="2026-10-11T09:07:45Z">
            <w:rPr>
              <w:rtl/>
            </w:rPr>
          </w:rPrChange>
        </w:rPr>
        <w:t xml:space="preserve">:</w:t>
      </w:r>
      <w:r>
        <w:rPr>
          <w:rtl/>
        </w:rPr>
        <w:t xml:space="preserve"> שניהם מביאין חטאת אחת, </w:t>
      </w:r>
    </w:p>
    <w:p w:rsidR="00E403F0" w:rsidRPr="00D65BEC" w:rsidRDefault="00E403F0" w:rsidP="00E403F0">
      <w:pPr>
        <w:pStyle w:val="afff9"/>
        <w:rPr>
          <w:rtl/>
        </w:rPr>
      </w:pPr>
      <w:r w:rsidRPr="00D65BEC">
        <w:rPr>
          <w:rtl/>
        </w:rPr>
        <w:tab/>
      </w:r>
      <w:r w:rsidRPr="00D65BEC">
        <w:rPr>
          <w:rFonts w:hint="cs"/>
          <w:rtl/>
        </w:rPr>
        <w:t xml:space="preserve">- </w:t>
      </w:r>
      <w:r>
        <w:rPr>
          <w:rStyle w:val="TanaimMishna"/>
          <w:rtl/>
          <w:rPrChange w:id="20025" w:author="קלוד" w:date="2026-10-11T09:07:19Z">
            <w:rPr>
              <w:rtl/>
            </w:rPr>
          </w:rPrChange>
        </w:rPr>
        <w:t xml:space="preserve">רבי יוסי</w:t>
      </w:r>
      <w:r>
        <w:rPr>
          <w:rtl/>
        </w:rPr>
        <w:t xml:space="preserve"> אומר</w:t>
      </w:r>
      <w:r>
        <w:rPr>
          <w:rStyle w:val="TanaimMishna"/>
          <w:rtl/>
          <w:rPrChange w:id="95609" w:author="Claude" w:date="2026-10-11T09:07:45Z">
            <w:rPr>
              <w:rtl/>
            </w:rPr>
          </w:rPrChange>
        </w:rPr>
        <w:t xml:space="preserve">:</w:t>
      </w:r>
      <w:r>
        <w:rPr>
          <w:rtl/>
        </w:rPr>
        <w:t xml:space="preserve"> אין שנים מביאין חטאת אחת.</w:t>
      </w:r>
    </w:p>
    <w:p w:rsidR="00E403F0" w:rsidRPr="00AD695E" w:rsidRDefault="00E403F0" w:rsidP="00E403F0">
      <w:pPr>
        <w:pStyle w:val="afff9"/>
        <w:rPr>
          <w:rtl/>
        </w:rPr>
      </w:pPr>
      <w:r>
        <w:rPr>
          <w:rtl/>
        </w:rPr>
        <w:t>חתיכת חלב וחתיכת קודש, אכל אחת מהן ואינו יודע איזה מהן אכל מביא אשם תלוי;</w:t>
      </w:r>
    </w:p>
    <w:p w:rsidR="00E403F0" w:rsidRPr="00D65BEC" w:rsidRDefault="00E403F0" w:rsidP="00E403F0">
      <w:pPr>
        <w:pStyle w:val="afff9"/>
        <w:rPr>
          <w:rtl/>
        </w:rPr>
      </w:pPr>
      <w:r w:rsidRPr="00D65BEC">
        <w:rPr>
          <w:rtl/>
        </w:rPr>
        <w:t>אכל את השניה - מביא חטאת ואשם ודאי;</w:t>
      </w:r>
    </w:p>
    <w:p w:rsidR="00E403F0" w:rsidRPr="00D65BEC" w:rsidRDefault="00E403F0" w:rsidP="00E403F0">
      <w:pPr>
        <w:pStyle w:val="afff9"/>
        <w:rPr>
          <w:rtl/>
        </w:rPr>
      </w:pPr>
      <w:r w:rsidRPr="00D65BEC">
        <w:rPr>
          <w:rtl/>
        </w:rPr>
        <w:t xml:space="preserve">אכל אחד את הראשונה ובא אחר ואכל את השניה </w:t>
      </w:r>
    </w:p>
    <w:p w:rsidR="00E403F0" w:rsidRPr="00D65BEC" w:rsidRDefault="00E403F0" w:rsidP="00E403F0">
      <w:pPr>
        <w:pStyle w:val="afff9"/>
        <w:rPr>
          <w:rtl/>
        </w:rPr>
      </w:pPr>
      <w:r w:rsidRPr="00D65BEC">
        <w:rPr>
          <w:rtl/>
        </w:rPr>
        <w:tab/>
        <w:t xml:space="preserve">- </w:t>
      </w:r>
      <w:r>
        <w:rPr>
          <w:rFonts w:hint="cs"/>
          <w:rtl/>
        </w:rPr>
        <w:t xml:space="preserve">ל</w:t>
      </w:r>
      <w:r>
        <w:rPr>
          <w:rStyle w:val="TanaimMishna"/>
          <w:rFonts w:hint="cs"/>
          <w:rtl/>
          <w:rPrChange w:id="95610" w:author="Claude" w:date="2026-10-11T09:07:45Z">
            <w:rPr>
              <w:rFonts w:hint="cs"/>
              <w:rtl/>
            </w:rPr>
          </w:rPrChange>
        </w:rPr>
        <w:t xml:space="preserve">ר</w:t>
      </w:r>
      <w:r>
        <w:rPr>
          <w:rStyle w:val="TanaimMishna"/>
          <w:rtl/>
          <w:rPrChange w:id="95611" w:author="Claude" w:date="2026-10-11T09:07:45Z">
            <w:rPr>
              <w:rtl/>
            </w:rPr>
          </w:rPrChange>
        </w:rPr>
        <w:t xml:space="preserve">"</w:t>
      </w:r>
      <w:r>
        <w:rPr>
          <w:rStyle w:val="TanaimMishna"/>
          <w:rFonts w:hint="cs"/>
          <w:rtl/>
          <w:rPrChange w:id="95612" w:author="Claude" w:date="2026-10-11T09:07:45Z">
            <w:rPr>
              <w:rFonts w:hint="cs"/>
              <w:rtl/>
            </w:rPr>
          </w:rPrChange>
        </w:rPr>
        <w:t xml:space="preserve">ע</w:t>
      </w:r>
      <w:r>
        <w:rPr>
          <w:rFonts w:hint="cs"/>
          <w:rtl/>
        </w:rPr>
        <w:t xml:space="preserve"> </w:t>
      </w:r>
      <w:r w:rsidRPr="00D65BEC">
        <w:rPr>
          <w:rtl/>
        </w:rPr>
        <w:t xml:space="preserve">זה מביא אשם תלוי וזה מביא אשם תלוי, </w:t>
      </w:r>
    </w:p>
    <w:p w:rsidR="00E403F0" w:rsidRPr="00D65BEC" w:rsidRDefault="00E403F0" w:rsidP="00E403F0">
      <w:pPr>
        <w:pStyle w:val="afff9"/>
        <w:rPr>
          <w:rtl/>
        </w:rPr>
      </w:pPr>
      <w:r w:rsidRPr="00D65BEC">
        <w:rPr>
          <w:rtl/>
        </w:rPr>
        <w:tab/>
      </w:r>
      <w:r w:rsidRPr="00D65BEC">
        <w:rPr>
          <w:rFonts w:hint="cs"/>
          <w:rtl/>
        </w:rPr>
        <w:t xml:space="preserve">- </w:t>
      </w:r>
      <w:r>
        <w:rPr>
          <w:rStyle w:val="TanaimMishna"/>
          <w:rtl/>
          <w:rPrChange w:id="20026" w:author="קלוד" w:date="2026-10-11T09:07:19Z">
            <w:rPr>
              <w:rtl/>
            </w:rPr>
          </w:rPrChange>
        </w:rPr>
        <w:t xml:space="preserve">רבי שמעון</w:t>
      </w:r>
      <w:r>
        <w:rPr>
          <w:rtl/>
        </w:rPr>
        <w:t xml:space="preserve"> אומר</w:t>
      </w:r>
      <w:r>
        <w:rPr>
          <w:rStyle w:val="TanaimMishna"/>
          <w:rtl/>
          <w:rPrChange w:id="95613" w:author="Claude" w:date="2026-10-11T09:07:45Z">
            <w:rPr>
              <w:rtl/>
            </w:rPr>
          </w:rPrChange>
        </w:rPr>
        <w:t xml:space="preserve">:</w:t>
      </w:r>
      <w:r>
        <w:rPr>
          <w:rtl/>
        </w:rPr>
        <w:t xml:space="preserve"> שניהן מביאין חטאת ואשם, </w:t>
      </w:r>
    </w:p>
    <w:p w:rsidR="00E403F0" w:rsidRPr="00D65BEC" w:rsidRDefault="00E403F0" w:rsidP="00E403F0">
      <w:pPr>
        <w:pStyle w:val="afff9"/>
        <w:rPr>
          <w:rtl/>
        </w:rPr>
      </w:pPr>
      <w:r w:rsidRPr="00D65BEC">
        <w:rPr>
          <w:rtl/>
        </w:rPr>
        <w:tab/>
      </w:r>
      <w:r w:rsidRPr="00D65BEC">
        <w:rPr>
          <w:rFonts w:hint="cs"/>
          <w:rtl/>
        </w:rPr>
        <w:t xml:space="preserve">- </w:t>
      </w:r>
      <w:r>
        <w:rPr>
          <w:rStyle w:val="TanaimMishna"/>
          <w:rtl/>
          <w:rPrChange w:id="95614" w:author="Claude" w:date="2026-10-11T09:07:45Z">
            <w:rPr>
              <w:rtl/>
            </w:rPr>
          </w:rPrChange>
        </w:rPr>
        <w:t xml:space="preserve">ר' יוסי</w:t>
      </w:r>
      <w:r>
        <w:rPr>
          <w:rtl/>
        </w:rPr>
        <w:t xml:space="preserve"> אומר</w:t>
      </w:r>
      <w:r>
        <w:rPr>
          <w:rStyle w:val="TanaimMishna"/>
          <w:rtl/>
          <w:rPrChange w:id="95615" w:author="Claude" w:date="2026-10-11T09:07:45Z">
            <w:rPr>
              <w:rtl/>
            </w:rPr>
          </w:rPrChange>
        </w:rPr>
        <w:t xml:space="preserve">:</w:t>
      </w:r>
      <w:r>
        <w:rPr>
          <w:rtl/>
        </w:rPr>
        <w:t xml:space="preserve"> אין שנים מביאין חטאת ואשם אחד.</w:t>
      </w:r>
    </w:p>
    <w:p w:rsidR="00E403F0" w:rsidRPr="00AD695E" w:rsidRDefault="00E403F0" w:rsidP="00E403F0">
      <w:pPr>
        <w:pStyle w:val="afff9"/>
        <w:rPr>
          <w:rtl/>
        </w:rPr>
      </w:pPr>
      <w:r>
        <w:rPr>
          <w:rtl/>
        </w:rPr>
        <w:t xml:space="preserve">חתיכת חלב וחתיכת חלב קודש, אכל אחת מהן ואין יודע איזו מהן אכל מביא חטאת, </w:t>
      </w:r>
    </w:p>
    <w:p w:rsidR="00E403F0" w:rsidRPr="00D65BEC" w:rsidRDefault="00E403F0" w:rsidP="00E403F0">
      <w:pPr>
        <w:pStyle w:val="afff9"/>
        <w:rPr>
          <w:rtl/>
        </w:rPr>
      </w:pPr>
      <w:r>
        <w:rPr>
          <w:rtl/>
        </w:rPr>
        <w:t xml:space="preserve">	</w:t>
      </w:r>
      <w:r>
        <w:rPr>
          <w:rStyle w:val="TanaimMishna"/>
          <w:rtl/>
          <w:rPrChange w:id="20027" w:author="קלוד" w:date="2026-10-11T09:07:19Z">
            <w:rPr>
              <w:rtl/>
            </w:rPr>
          </w:rPrChange>
        </w:rPr>
        <w:t xml:space="preserve">רבי עקיבא</w:t>
      </w:r>
      <w:r>
        <w:rPr>
          <w:rtl/>
        </w:rPr>
        <w:t xml:space="preserve"> אומר</w:t>
      </w:r>
      <w:r>
        <w:rPr>
          <w:rStyle w:val="TanaimMishna"/>
          <w:rtl/>
          <w:rPrChange w:id="95616" w:author="Claude" w:date="2026-10-11T09:07:45Z">
            <w:rPr>
              <w:rtl/>
            </w:rPr>
          </w:rPrChange>
        </w:rPr>
        <w:t xml:space="preserve">:</w:t>
      </w:r>
      <w:r>
        <w:rPr>
          <w:rtl/>
        </w:rPr>
        <w:t xml:space="preserve"> אף אשם תלוי;</w:t>
      </w:r>
    </w:p>
    <w:p w:rsidR="00E403F0" w:rsidRPr="00D65BEC" w:rsidRDefault="00E403F0" w:rsidP="00E403F0">
      <w:pPr>
        <w:pStyle w:val="afff9"/>
        <w:rPr>
          <w:rtl/>
        </w:rPr>
      </w:pPr>
      <w:r w:rsidRPr="00D65BEC">
        <w:rPr>
          <w:rtl/>
        </w:rPr>
        <w:t>אכל את השניה - מביא שני חטאות ואשם ודאי;</w:t>
      </w:r>
    </w:p>
    <w:p w:rsidR="00E403F0" w:rsidRPr="00D65BEC" w:rsidRDefault="00E403F0" w:rsidP="00E403F0">
      <w:pPr>
        <w:pStyle w:val="afff9"/>
        <w:rPr>
          <w:rtl/>
        </w:rPr>
      </w:pPr>
      <w:r w:rsidRPr="00D65BEC">
        <w:rPr>
          <w:rtl/>
        </w:rPr>
        <w:t xml:space="preserve">אכל אחד את הראשונה ובא אחר ואכל את השניה </w:t>
      </w:r>
    </w:p>
    <w:p w:rsidR="00E403F0" w:rsidRPr="00D65BEC" w:rsidRDefault="00E403F0" w:rsidP="00E403F0">
      <w:pPr>
        <w:pStyle w:val="afff9"/>
        <w:rPr>
          <w:rtl/>
        </w:rPr>
      </w:pPr>
      <w:r w:rsidRPr="00D65BEC">
        <w:rPr>
          <w:rtl/>
        </w:rPr>
        <w:tab/>
        <w:t xml:space="preserve">- זה מביא חטאת וזה מביא חטאת, </w:t>
      </w:r>
    </w:p>
    <w:p w:rsidR="00E403F0" w:rsidRPr="00D65BEC" w:rsidRDefault="00E403F0" w:rsidP="00E403F0">
      <w:pPr>
        <w:pStyle w:val="afff9"/>
        <w:rPr>
          <w:rtl/>
        </w:rPr>
      </w:pPr>
      <w:r>
        <w:rPr>
          <w:rStyle w:val="TanaimMishna"/>
          <w:rtl/>
          <w:rPrChange w:id="20028" w:author="קלוד" w:date="2026-10-11T09:07:19Z">
            <w:rPr>
              <w:rtl/>
            </w:rPr>
          </w:rPrChange>
        </w:rPr>
        <w:t xml:space="preserve">רבי עקיבא</w:t>
      </w:r>
      <w:r>
        <w:rPr>
          <w:rtl/>
        </w:rPr>
        <w:t xml:space="preserve"> אומר</w:t>
      </w:r>
      <w:r>
        <w:rPr>
          <w:rStyle w:val="TanaimMishna"/>
          <w:rtl/>
          <w:rPrChange w:id="95617" w:author="Claude" w:date="2026-10-11T09:07:45Z">
            <w:rPr>
              <w:rtl/>
            </w:rPr>
          </w:rPrChange>
        </w:rPr>
        <w:t xml:space="preserve">:</w:t>
      </w:r>
      <w:r>
        <w:rPr>
          <w:rtl/>
        </w:rPr>
        <w:t xml:space="preserve"> זה וזה מביאין אשם תלוי, </w:t>
      </w:r>
    </w:p>
    <w:p w:rsidR="00E403F0" w:rsidRPr="00D65BEC" w:rsidRDefault="00E403F0" w:rsidP="00E403F0">
      <w:pPr>
        <w:pStyle w:val="afff9"/>
        <w:rPr>
          <w:rtl/>
        </w:rPr>
      </w:pPr>
      <w:r w:rsidRPr="00D65BEC">
        <w:rPr>
          <w:rtl/>
        </w:rPr>
        <w:tab/>
      </w:r>
      <w:r w:rsidRPr="00D65BEC">
        <w:rPr>
          <w:rStyle w:val="afffa"/>
          <w:b w:val="0"/>
          <w:bCs/>
          <w:spacing w:val="14"/>
          <w:rtl/>
        </w:rPr>
        <w:t>ר' שמעון אומר: זה מביא חטאת וזה מביא חטאת ושניהן מביאין אשם אח</w:t>
      </w:r>
      <w:r w:rsidRPr="00D65BEC">
        <w:rPr>
          <w:b/>
          <w:bCs w:val="0"/>
          <w:rtl/>
        </w:rPr>
        <w:t>ד</w:t>
      </w:r>
      <w:r w:rsidRPr="00D65BEC">
        <w:rPr>
          <w:rtl/>
        </w:rPr>
        <w:t xml:space="preserve">, </w:t>
      </w:r>
    </w:p>
    <w:p w:rsidR="00E403F0" w:rsidRPr="00D65BEC" w:rsidRDefault="00E403F0" w:rsidP="00E403F0">
      <w:pPr>
        <w:pStyle w:val="afff9"/>
        <w:rPr>
          <w:rtl/>
        </w:rPr>
      </w:pPr>
      <w:r>
        <w:rPr>
          <w:rtl/>
        </w:rPr>
        <w:t xml:space="preserve">	</w:t>
      </w:r>
      <w:r>
        <w:rPr>
          <w:rStyle w:val="TanaimMishna"/>
          <w:rtl/>
          <w:rPrChange w:id="20029" w:author="קלוד" w:date="2026-10-11T09:07:19Z">
            <w:rPr>
              <w:rtl/>
            </w:rPr>
          </w:rPrChange>
        </w:rPr>
        <w:t xml:space="preserve">רבי יוסי</w:t>
      </w:r>
      <w:r>
        <w:rPr>
          <w:rtl/>
        </w:rPr>
        <w:t xml:space="preserve"> אומר</w:t>
      </w:r>
      <w:r>
        <w:rPr>
          <w:rStyle w:val="TanaimMishna"/>
          <w:rtl/>
          <w:rPrChange w:id="95618" w:author="Claude" w:date="2026-10-11T09:07:45Z">
            <w:rPr>
              <w:rtl/>
            </w:rPr>
          </w:rPrChange>
        </w:rPr>
        <w:t xml:space="preserve">:</w:t>
      </w:r>
      <w:r>
        <w:rPr>
          <w:rtl/>
        </w:rPr>
        <w:t xml:space="preserve"> אין שניהן מביאין אשם אחד.</w:t>
      </w:r>
    </w:p>
    <w:p w:rsidR="00E403F0" w:rsidRPr="00D65BEC" w:rsidRDefault="00E403F0" w:rsidP="00E403F0">
      <w:pPr>
        <w:pStyle w:val="afff9"/>
        <w:rPr>
          <w:rtl/>
        </w:rPr>
      </w:pPr>
      <w:r w:rsidRPr="00D65BEC">
        <w:rPr>
          <w:rtl/>
        </w:rPr>
        <w:t xml:space="preserve">חתיכת חלב וחתיכת חלב נותר, אכל אחת מהן ואין יודע איזה מהן אכל </w:t>
      </w:r>
    </w:p>
    <w:p w:rsidR="00E403F0" w:rsidRPr="00D65BEC" w:rsidRDefault="00E403F0" w:rsidP="00E403F0">
      <w:pPr>
        <w:pStyle w:val="afff9"/>
        <w:rPr>
          <w:rtl/>
        </w:rPr>
      </w:pPr>
      <w:r w:rsidRPr="00D65BEC">
        <w:rPr>
          <w:rtl/>
        </w:rPr>
        <w:tab/>
        <w:t>- מביא חטאת ואשם תלוי;</w:t>
      </w:r>
    </w:p>
    <w:p w:rsidR="00E403F0" w:rsidRPr="00D65BEC" w:rsidRDefault="00E403F0" w:rsidP="00E403F0">
      <w:pPr>
        <w:pStyle w:val="afff9"/>
        <w:rPr>
          <w:rtl/>
        </w:rPr>
      </w:pPr>
      <w:r w:rsidRPr="00D65BEC">
        <w:rPr>
          <w:rtl/>
        </w:rPr>
        <w:tab/>
        <w:t>אכל את השניה - מביא ג' חטאות;</w:t>
      </w:r>
    </w:p>
    <w:p w:rsidR="00E403F0" w:rsidRPr="00D65BEC" w:rsidRDefault="00E403F0" w:rsidP="00E403F0">
      <w:pPr>
        <w:pStyle w:val="afff9"/>
        <w:rPr>
          <w:rtl/>
        </w:rPr>
      </w:pPr>
      <w:r w:rsidRPr="00D65BEC">
        <w:rPr>
          <w:rtl/>
        </w:rPr>
        <w:t xml:space="preserve">אכל אחד את הראשונה ובא אחר ואכל את השניה </w:t>
      </w:r>
    </w:p>
    <w:p w:rsidR="00E403F0" w:rsidRPr="00D65BEC" w:rsidRDefault="00E403F0" w:rsidP="00E403F0">
      <w:pPr>
        <w:pStyle w:val="afff9"/>
        <w:rPr>
          <w:rtl/>
        </w:rPr>
      </w:pPr>
      <w:r w:rsidRPr="00D65BEC">
        <w:rPr>
          <w:rtl/>
        </w:rPr>
        <w:tab/>
        <w:t xml:space="preserve">- זה מביא חטאת ואשם תלוי וזה מביא חטאת ואשם תלוי, </w:t>
      </w:r>
    </w:p>
    <w:p w:rsidR="00E403F0" w:rsidRPr="00D65BEC" w:rsidRDefault="00E403F0" w:rsidP="00E403F0">
      <w:pPr>
        <w:pStyle w:val="afff9"/>
        <w:rPr>
          <w:rtl/>
        </w:rPr>
      </w:pPr>
      <w:r w:rsidRPr="00D65BEC">
        <w:rPr>
          <w:rtl/>
        </w:rPr>
        <w:tab/>
      </w:r>
      <w:r w:rsidRPr="00D65BEC">
        <w:rPr>
          <w:rFonts w:hint="cs"/>
          <w:rtl/>
        </w:rPr>
        <w:t xml:space="preserve">- </w:t>
      </w:r>
      <w:r>
        <w:rPr>
          <w:rStyle w:val="TanaimMishna"/>
          <w:rtl/>
          <w:rPrChange w:id="95619" w:author="Claude" w:date="2026-10-11T09:07:45Z">
            <w:rPr>
              <w:rtl/>
            </w:rPr>
          </w:rPrChange>
        </w:rPr>
        <w:t xml:space="preserve">ר"ש</w:t>
      </w:r>
      <w:r>
        <w:rPr>
          <w:rtl/>
        </w:rPr>
        <w:t xml:space="preserve"> אומר זה מביא חטאת וזה מביא חטאת ושניהן מביאין חטאת אחת </w:t>
      </w:r>
    </w:p>
    <w:p w:rsidR="00E403F0" w:rsidRPr="00D65BEC" w:rsidRDefault="00E403F0" w:rsidP="00E403F0">
      <w:pPr>
        <w:pStyle w:val="afff9"/>
        <w:rPr>
          <w:rtl/>
        </w:rPr>
      </w:pPr>
      <w:r w:rsidRPr="00D65BEC">
        <w:rPr>
          <w:rtl/>
        </w:rPr>
        <w:tab/>
      </w:r>
      <w:r w:rsidRPr="00D65BEC">
        <w:rPr>
          <w:rFonts w:hint="cs"/>
          <w:rtl/>
        </w:rPr>
        <w:t xml:space="preserve">- </w:t>
      </w:r>
      <w:r>
        <w:rPr>
          <w:rStyle w:val="TanaimMishna"/>
          <w:rtl/>
          <w:rPrChange w:id="95620" w:author="Claude" w:date="2026-10-11T09:07:45Z">
            <w:rPr>
              <w:rtl/>
            </w:rPr>
          </w:rPrChange>
        </w:rPr>
        <w:t xml:space="preserve">ר' יוסי</w:t>
      </w:r>
      <w:r>
        <w:rPr>
          <w:rtl/>
        </w:rPr>
        <w:t xml:space="preserve"> אומר</w:t>
      </w:r>
      <w:r>
        <w:rPr>
          <w:rStyle w:val="TanaimMishna"/>
          <w:rtl/>
          <w:rPrChange w:id="95621" w:author="Claude" w:date="2026-10-11T09:07:45Z">
            <w:rPr>
              <w:rtl/>
            </w:rPr>
          </w:rPrChange>
        </w:rPr>
        <w:t xml:space="preserve">:</w:t>
      </w:r>
      <w:r>
        <w:rPr>
          <w:rtl/>
        </w:rPr>
        <w:t xml:space="preserve"> כל חטאת שהיא באה על חטא - אין שנים מביאין אותה.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55" w:author="קלוד" w:date="2026-10-11T12:26:18Z"/>
        </w:rPr>
      </w:pPr>
      <w:ins w:id="90056" w:author="קלוד" w:date="2026-10-11T12:26:18Z">
        <w:r>
          <w:rPr>
            <w:color w:val="7B3F00"/>
          </w:rPr>
          <w:t xml:space="preserve">שנים שאכלו שתי חתיכות - ר' יוסי: אין שנים מביאין אשם אחד</w:t>
        </w:r>
      </w:ins>
    </w:p>
    <w:p>
      <w:pPr>
        <w:pStyle w:val="38"/>
        <w:rPr>
          <w:ins w:id="94136" w:author="מנוע מכני" w:date="2026-10-11T12:04:39Z"/>
        </w:rPr>
      </w:pPr>
      <w:del w:id="94540" w:author="מנוע מכני" w:date="2026-10-11T12:04:39Z">
        <w:r w:rsidRPr="002B4E05">
          <w:delText xml:space="preserve">א"ל </w:delText>
        </w:r>
      </w:del>
      <w:r w:rsidRPr="002B4E05">
        <w:t xml:space="preserve">רבא לר"</w:t>
      </w:r>
      <w:r w:rsidRPr="002B4E05">
        <w:t>נ</w:t>
      </w:r>
      <w:r w:rsidRPr="002B4E05">
        <w:t xml:space="preserve">:</w:t>
      </w:r>
    </w:p>
    <w:p w:rsidR="00E403F0" w:rsidRPr="002B4E05" w:rsidRDefault="00E403F0" w:rsidP="00E403F0">
      <w:pPr>
        <w:rPr>
          <w:spacing w:val="-2"/>
          <w:rtl/>
        </w:rPr>
      </w:pPr>
      <w:del w:id="94137" w:author="מנוע מכני" w:date="2026-10-11T12:04:39Z">
        <w:r w:rsidRPr="002B4E05">
          <w:rPr>
            <w:spacing w:val="-2"/>
            <w:rtl/>
          </w:rPr>
          <w:delText xml:space="preserve"> </w:delText>
        </w:r>
      </w:del>
      <w:r w:rsidRPr="002B4E05">
        <w:rPr>
          <w:rStyle w:val="2fb"/>
          <w:spacing w:val="-2"/>
          <w:rtl/>
        </w:rPr>
        <w:t xml:space="preserve">לרבי יוסי</w:t>
      </w:r>
      <w:r w:rsidRPr="002B4E05">
        <w:rPr>
          <w:spacing w:val="-2"/>
          <w:rtl/>
        </w:rPr>
        <w:t xml:space="preserve"> חטאת הוא דלא מייתו שניהן, הא אשם תלוי מייתו שניהם, היינו </w:t>
      </w:r>
      <w:r w:rsidRPr="002B4E05">
        <w:rPr>
          <w:rStyle w:val="2fb"/>
          <w:spacing w:val="-2"/>
          <w:rtl/>
        </w:rPr>
        <w:t xml:space="preserve">ת"ק</w:t>
      </w:r>
      <w:r w:rsidRPr="002B4E05">
        <w:rPr>
          <w:spacing w:val="-2"/>
          <w:rtl/>
        </w:rPr>
        <w:t xml:space="preserve">! </w:t>
      </w:r>
    </w:p>
    <w:p w:rsidR="00E403F0" w:rsidRPr="00AD695E" w:rsidRDefault="00E403F0" w:rsidP="00E403F0">
      <w:pPr>
        <w:pStyle w:val="affffb"/>
        <w:rPr>
          <w:rtl/>
        </w:rPr>
      </w:pPr>
      <w:r>
        <w:rPr>
          <w:rtl/>
        </w:rPr>
        <w:t xml:space="preserve">- </w:t>
      </w:r>
      <w:r>
        <w:rPr>
          <w:rFonts w:hint="cs"/>
          <w:rtl/>
        </w:rPr>
        <w:t xml:space="preserve">והא </w:t>
      </w:r>
      <w:r>
        <w:rPr>
          <w:rFonts w:hint="cs"/>
          <w:rtl/>
        </w:rPr>
        <w:t xml:space="preserve">קמ</w:t>
      </w:r>
      <w:r>
        <w:rPr>
          <w:rtl/>
        </w:rPr>
        <w:t>"</w:t>
      </w:r>
      <w:r>
        <w:rPr>
          <w:rFonts w:hint="cs"/>
          <w:rtl/>
        </w:rPr>
        <w:t xml:space="preserve">ל</w:t>
      </w:r>
      <w:r>
        <w:rPr>
          <w:rFonts w:hint="cs"/>
          <w:rtl/>
        </w:rPr>
        <w:t xml:space="preserve"> דמאן </w:t>
      </w:r>
      <w:r>
        <w:rPr>
          <w:rStyle w:val="2fb"/>
          <w:rFonts w:hint="cs"/>
          <w:rtl/>
        </w:rPr>
        <w:t xml:space="preserve">ת</w:t>
      </w:r>
      <w:r>
        <w:rPr>
          <w:rStyle w:val="2fb"/>
          <w:rtl/>
        </w:rPr>
        <w:t>"</w:t>
      </w:r>
      <w:r>
        <w:rPr>
          <w:rStyle w:val="2fb"/>
          <w:rFonts w:hint="cs"/>
          <w:rtl/>
        </w:rPr>
        <w:t xml:space="preserve">ק</w:t>
      </w:r>
      <w:r>
        <w:rPr>
          <w:rFonts w:hint="cs"/>
          <w:rtl/>
        </w:rPr>
        <w:t xml:space="preserve"> </w:t>
      </w:r>
      <w:r>
        <w:rPr>
          <w:rStyle w:val="2fb"/>
          <w:rFonts w:hint="cs"/>
          <w:rtl/>
        </w:rPr>
        <w:t xml:space="preserve">רבי יוסי</w:t>
      </w:r>
    </w:p>
    <w:p w:rsidR="00E403F0" w:rsidRPr="00AD695E" w:rsidRDefault="00E403F0" w:rsidP="00E403F0">
      <w:pPr>
        <w:jc w:val="center"/>
        <w:rPr>
          <w:del w:id="90054" w:author="מנוע עיצוב" w:date="2026-10-11T12:09:26Z"/>
          <w:rtl/>
        </w:rPr>
      </w:pPr>
      <w:del w:id="9005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8" w:author="קלוד" w:date="2026-10-11T09:07:19Z">
          <w:pPr>
            <w:pStyle w:val="affff1"/>
            <w:rPr>
              <w:rtl/>
            </w:rPr>
          </w:pPr>
        </w:pPrChange>
      </w:pPr>
      <w:ins w:id="9828" w:author="מספור קטעי משנה" w:date="2026-10-11T09:35:06Z">
        <w:r>
          <w:rPr>
            <w:rStyle w:val="MisparKeta"/>
          </w:rPr>
          <w:t xml:space="preserve">ו. </w:t>
        </w:r>
      </w:ins>
      <w:r>
        <w:rPr>
          <w:rtl/>
        </w:rPr>
        <w:t>חתיכת חלב וחתיכת קדש כו', חתיכת חלב וחתיכת חלב קודש כו', חתיכת חלב וחתיכת חלב נותר כו'.</w:t>
      </w:r>
    </w:p>
    <w:p>
      <w:pPr>
        <w:pStyle w:val="38"/>
        <w:rPr>
          <w:ins w:id="94138" w:author="מנוע מכני" w:date="2026-10-11T12:04:39Z"/>
        </w:rPr>
      </w:pPr>
      <w:del w:id="94541" w:author="מנוע מכני" w:date="2026-10-11T12:04:39Z">
        <w:r w:rsidRPr="002B4E05">
          <w:delText xml:space="preserve">א"ל </w:delText>
        </w:r>
      </w:del>
      <w:r w:rsidRPr="002B4E05">
        <w:t xml:space="preserve">רבא </w:t>
      </w:r>
      <w:ins w:id="90185" w:author="מנוע מכני" w:date="2026-10-11T12:04:39Z">
        <w:r>
          <w:t xml:space="preserve">לר"נ</w:t>
        </w:r>
      </w:ins>
      <w:del w:id="90186" w:author="מנוע מכני" w:date="2026-10-11T12:04:39Z">
        <w:r w:rsidRPr="002B4E05">
          <w:delText xml:space="preserve">לרב נחמן</w:delText>
        </w:r>
      </w:del>
      <w:r w:rsidRPr="002B4E05">
        <w:t xml:space="preserve">:</w:t>
      </w:r>
    </w:p>
    <w:p w:rsidR="00E403F0" w:rsidRPr="002B4E05" w:rsidRDefault="00E403F0" w:rsidP="00E403F0">
      <w:pPr>
        <w:rPr>
          <w:spacing w:val="-2"/>
          <w:rtl/>
        </w:rPr>
      </w:pPr>
      <w:del w:id="94139" w:author="מנוע מכני" w:date="2026-10-11T12:04:39Z">
        <w:r w:rsidRPr="002B4E05">
          <w:rPr>
            <w:spacing w:val="-2"/>
            <w:rtl/>
          </w:rPr>
          <w:delText xml:space="preserve"> </w:delText>
        </w:r>
      </w:del>
      <w:r w:rsidRPr="002B4E05">
        <w:rPr>
          <w:spacing w:val="-2"/>
          <w:rtl/>
        </w:rPr>
        <w:t xml:space="preserve">וליתי </w:t>
      </w:r>
      <w:ins w:id="90707" w:author="מנוע מכני" w:date="2026-10-11T12:04:39Z">
        <w:r>
          <w:rPr>
            <w:spacing w:val="-2"/>
            <w:rtl/>
          </w:rPr>
          <w:t xml:space="preserve">גם</w:t>
        </w:r>
      </w:ins>
      <w:del w:id="90708" w:author="מנוע מכני" w:date="2026-10-11T12:04:39Z">
        <w:r w:rsidRPr="002B4E05">
          <w:rPr>
            <w:spacing w:val="-2"/>
            <w:rtl/>
          </w:rPr>
          <w:delText xml:space="preserve">נמי</w:delText>
        </w:r>
      </w:del>
      <w:r w:rsidRPr="002B4E05">
        <w:rPr>
          <w:spacing w:val="-2"/>
          <w:rtl/>
        </w:rPr>
        <w:t xml:space="preserve"> אשם ודאי, דנותר דקדש הוא! </w:t>
      </w:r>
      <w:r w:rsidRPr="002B4E05">
        <w:rPr>
          <w:spacing w:val="-2"/>
          <w:rtl/>
        </w:rPr>
        <w:t xml:space="preserve">אמר</w:t>
      </w:r>
      <w:r w:rsidRPr="002B4E05">
        <w:rPr>
          <w:spacing w:val="-2"/>
          <w:rtl/>
        </w:rPr>
        <w:t xml:space="preserve"> </w:t>
      </w:r>
      <w:ins w:id="91507" w:author="מנוע מכני" w:date="2026-10-11T12:04:39Z">
        <w:r>
          <w:rPr>
            <w:spacing w:val="-2"/>
            <w:rtl/>
          </w:rPr>
          <w:t xml:space="preserve">לו</w:t>
        </w:r>
      </w:ins>
      <w:del w:id="91508" w:author="מנוע מכני" w:date="2026-10-11T12:04:39Z">
        <w:r w:rsidRPr="002B4E05">
          <w:rPr>
            <w:spacing w:val="-2"/>
            <w:rtl/>
          </w:rPr>
          <w:delText xml:space="preserve">ליה</w:delText>
        </w:r>
      </w:del>
      <w:r w:rsidRPr="002B4E05">
        <w:rPr>
          <w:spacing w:val="-2"/>
          <w:rtl/>
        </w:rPr>
        <w:t xml:space="preserve">: ד</w:t>
      </w:r>
      <w:r w:rsidRPr="002B4E05">
        <w:rPr>
          <w:rFonts w:hint="cs"/>
          <w:spacing w:val="-2"/>
          <w:rtl/>
        </w:rPr>
        <w:t xml:space="preserve">אין בזה </w:t>
      </w:r>
      <w:r w:rsidRPr="002B4E05">
        <w:rPr>
          <w:spacing w:val="-2"/>
          <w:rtl/>
        </w:rPr>
        <w:t>שוה פרוטה.</w:t>
      </w:r>
    </w:p>
    <w:p w:rsidR="00E403F0" w:rsidRPr="00AD695E" w:rsidRDefault="00E403F0" w:rsidP="00E403F0">
      <w:pPr>
        <w:rPr>
          <w:rtl/>
        </w:rPr>
      </w:pPr>
      <w:r>
        <w:rPr>
          <w:rtl/>
        </w:rPr>
        <w:t xml:space="preserve">והא </w:t>
      </w:r>
      <w:ins w:id="92939" w:author="מנוע מכני" w:date="2026-10-11T12:04:39Z">
        <w:r>
          <w:rPr>
            <w:rtl/>
          </w:rPr>
          <w:t xml:space="preserve">מתחילה</w:t>
        </w:r>
      </w:ins>
      <w:del w:id="92940" w:author="מנוע מכני" w:date="2026-10-11T12:04:39Z">
        <w:r>
          <w:rPr>
            <w:rtl/>
          </w:rPr>
          <w:delText xml:space="preserve">מעיקרא</w:delText>
        </w:r>
      </w:del>
      <w:r>
        <w:rPr>
          <w:rtl/>
        </w:rPr>
        <w:t xml:space="preserve"> </w:t>
      </w:r>
      <w:ins w:id="91513" w:author="מנוע מכני" w:date="2026-10-11T12:04:39Z">
        <w:r>
          <w:rPr>
            <w:rtl/>
          </w:rPr>
          <w:t xml:space="preserve">דיש</w:t>
        </w:r>
      </w:ins>
      <w:del w:id="91514" w:author="מנוע מכני" w:date="2026-10-11T12:04:39Z">
        <w:r>
          <w:rPr>
            <w:rtl/>
          </w:rPr>
          <w:delText xml:space="preserve">דאית</w:delText>
        </w:r>
      </w:del>
      <w:r>
        <w:rPr>
          <w:rtl/>
        </w:rPr>
        <w:t xml:space="preserve"> </w:t>
      </w:r>
      <w:ins w:id="91511" w:author="מנוע מכני" w:date="2026-10-11T12:04:39Z">
        <w:r>
          <w:rPr>
            <w:rtl/>
          </w:rPr>
          <w:t xml:space="preserve">בו</w:t>
        </w:r>
      </w:ins>
      <w:del w:id="91512" w:author="מנוע מכני" w:date="2026-10-11T12:04:39Z">
        <w:r>
          <w:rPr>
            <w:rtl/>
          </w:rPr>
          <w:delText xml:space="preserve">ביה</w:delText>
        </w:r>
      </w:del>
      <w:r>
        <w:rPr>
          <w:rtl/>
        </w:rPr>
        <w:t xml:space="preserve"> שוה פרוטה </w:t>
      </w:r>
      <w:ins w:id="91509" w:author="מנוע מכני" w:date="2026-10-11T12:04:39Z">
        <w:r>
          <w:rPr>
            <w:rtl/>
          </w:rPr>
          <w:t xml:space="preserve">מדובר</w:t>
        </w:r>
      </w:ins>
      <w:del w:id="91510" w:author="מנוע מכני" w:date="2026-10-11T12:04:39Z">
        <w:r>
          <w:rPr>
            <w:rtl/>
          </w:rPr>
          <w:delText xml:space="preserve">עסקינן</w:delText>
        </w:r>
      </w:del>
      <w:r>
        <w:rPr>
          <w:rtl/>
        </w:rPr>
        <w:t xml:space="preserve">, דקתני אשם ודאי! </w:t>
      </w:r>
    </w:p>
    <w:p>
      <w:pPr>
        <w:pStyle w:val="38"/>
        <w:rPr>
          <w:ins w:id="94140" w:author="מנוע מכני" w:date="2026-10-11T12:04:39Z"/>
        </w:rPr>
      </w:pPr>
      <w:r>
        <w:t>א"</w:t>
      </w:r>
      <w:r>
        <w:t>ל</w:t>
      </w:r>
      <w:r>
        <w:t xml:space="preserve">:</w:t>
      </w:r>
    </w:p>
    <w:p w:rsidR="00E403F0" w:rsidRPr="00AD695E" w:rsidRDefault="00E403F0" w:rsidP="00E403F0">
      <w:pPr>
        <w:rPr>
          <w:rtl/>
        </w:rPr>
      </w:pPr>
      <w:del w:id="94141" w:author="מנוע מכני" w:date="2026-10-11T12:04:39Z">
        <w:r>
          <w:rPr>
            <w:rtl/>
          </w:rPr>
          <w:delText xml:space="preserve"> </w:delText>
        </w:r>
      </w:del>
      <w:r>
        <w:rPr>
          <w:rtl/>
        </w:rPr>
        <w:t xml:space="preserve">ההיא חתיכה דלא נותר היא שויא פרוטה.</w:t>
      </w:r>
    </w:p>
    <w:p w:rsidR="00E403F0" w:rsidRPr="00AD695E" w:rsidRDefault="00E403F0" w:rsidP="00E403F0">
      <w:pPr>
        <w:rPr>
          <w:rtl/>
        </w:rPr>
      </w:pPr>
      <w:r>
        <w:rPr>
          <w:rtl/>
        </w:rPr>
        <w:t xml:space="preserve">והא יש אוכל אכילה אחת דקתני </w:t>
      </w:r>
      <w:ins w:id="91515" w:author="מנוע מכני" w:date="2026-10-11T12:04:39Z">
        <w:r>
          <w:rPr>
            <w:rtl/>
          </w:rPr>
          <w:t xml:space="preserve">בו</w:t>
        </w:r>
      </w:ins>
      <w:del w:id="91516" w:author="מנוע מכני" w:date="2026-10-11T12:04:39Z">
        <w:r>
          <w:rPr>
            <w:rtl/>
          </w:rPr>
          <w:delText xml:space="preserve">ביה</w:delText>
        </w:r>
      </w:del>
      <w:r>
        <w:rPr>
          <w:rtl/>
        </w:rPr>
        <w:t xml:space="preserve"> נותר, וקתני: מביא ארבע חטאות ואשם אחד! </w:t>
      </w:r>
    </w:p>
    <w:p>
      <w:pPr>
        <w:pStyle w:val="38"/>
        <w:rPr>
          <w:ins w:id="94142" w:author="מנוע מכני" w:date="2026-10-11T12:04:39Z"/>
        </w:rPr>
      </w:pPr>
      <w:r>
        <w:t>א</w:t>
      </w:r>
      <w:r>
        <w:t>"</w:t>
      </w:r>
      <w:r>
        <w:t>ל</w:t>
      </w:r>
      <w:r>
        <w:t xml:space="preserve">:</w:t>
      </w:r>
    </w:p>
    <w:p w:rsidR="00E403F0" w:rsidRPr="00AD695E" w:rsidRDefault="00E403F0" w:rsidP="00E403F0">
      <w:pPr>
        <w:rPr>
          <w:rtl/>
        </w:rPr>
      </w:pPr>
      <w:del w:id="94143" w:author="מנוע מכני" w:date="2026-10-11T12:04:39Z">
        <w:r>
          <w:rPr>
            <w:rtl/>
          </w:rPr>
          <w:delText xml:space="preserve"> </w:delText>
        </w:r>
      </w:del>
      <w:r>
        <w:rPr>
          <w:rtl/>
        </w:rPr>
        <w:t xml:space="preserve">ההיא בגסה, וההיא בדקה</w:t>
      </w:r>
      <w:ins w:id="92095" w:author="מנוע מכני" w:date="2026-10-11T12:04:39Z">
        <w:r>
          <w:rPr>
            <w:rtl/>
          </w:rPr>
          <w:t xml:space="preserve">,</w:t>
        </w:r>
      </w:ins>
      <w:del w:id="92096" w:author="מנוע מכני" w:date="2026-10-11T12:04:39Z">
        <w:r>
          <w:rPr>
            <w:rtl/>
          </w:rPr>
          <w:delText xml:space="preserve">;</w:delText>
        </w:r>
      </w:del>
    </w:p>
    <w:p w:rsidR="00E403F0" w:rsidRPr="00AD695E" w:rsidRDefault="00E403F0" w:rsidP="00E403F0">
      <w:pPr>
        <w:rPr>
          <w:rtl/>
        </w:rPr>
      </w:pPr>
      <w:r>
        <w:rPr>
          <w:rFonts w:hint="cs"/>
          <w:rtl/>
        </w:rPr>
        <w:t>א</w:t>
      </w:r>
      <w:r>
        <w:rPr>
          <w:rtl/>
        </w:rPr>
        <w:t>"</w:t>
      </w:r>
      <w:r>
        <w:rPr>
          <w:rFonts w:hint="cs"/>
          <w:rtl/>
        </w:rPr>
        <w:t>נ</w:t>
      </w:r>
      <w:r>
        <w:rPr>
          <w:rtl/>
        </w:rPr>
        <w:t xml:space="preserve"> ההיא בימות הגשמים, </w:t>
      </w:r>
      <w:ins w:id="90709" w:author="מנוע מכני" w:date="2026-10-11T12:04:39Z">
        <w:r>
          <w:rPr>
            <w:rtl/>
          </w:rPr>
          <w:t xml:space="preserve">כאן</w:t>
        </w:r>
      </w:ins>
      <w:del w:id="90710" w:author="מנוע מכני" w:date="2026-10-11T12:04:39Z">
        <w:r>
          <w:rPr>
            <w:rtl/>
          </w:rPr>
          <w:delText xml:space="preserve">הכא</w:delText>
        </w:r>
      </w:del>
      <w:r>
        <w:rPr>
          <w:rtl/>
        </w:rPr>
        <w:t xml:space="preserve"> בימות החמה.</w:t>
      </w:r>
    </w:p>
    <w:p w:rsidR="00E403F0" w:rsidRPr="00AD695E" w:rsidRDefault="00E403F0" w:rsidP="00E403F0">
      <w:pPr>
        <w:jc w:val="center"/>
        <w:rPr>
          <w:del w:id="90056" w:author="מנוע עיצוב" w:date="2026-10-11T12:09:26Z"/>
          <w:rtl/>
        </w:rPr>
      </w:pPr>
      <w:del w:id="9005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9" w:author="קלוד" w:date="2026-10-11T09:07:19Z">
          <w:pPr>
            <w:pStyle w:val="affff1"/>
            <w:rPr>
              <w:rtl/>
            </w:rPr>
          </w:pPr>
        </w:pPrChange>
      </w:pPr>
      <w:ins w:id="9829" w:author="מספור קטעי משנה" w:date="2026-10-11T09:35:06Z">
        <w:r>
          <w:rPr>
            <w:rStyle w:val="MisparKeta"/>
          </w:rPr>
          <w:t xml:space="preserve">ז. </w:t>
        </w:r>
      </w:ins>
      <w:r>
        <w:rPr>
          <w:rtl/>
        </w:rPr>
        <w:t>אכל אחד את הראשונה כו'.</w:t>
      </w:r>
    </w:p>
    <w:p>
      <w:pPr>
        <w:pStyle w:val="38"/>
        <w:rPr>
          <w:ins w:id="94144" w:author="מנוע מכני" w:date="2026-10-11T12:04:39Z"/>
        </w:rPr>
      </w:pPr>
      <w:del w:id="94542" w:author="מנוע מכני" w:date="2026-10-11T12:04:39Z">
        <w:r>
          <w:delText xml:space="preserve">א</w:delText>
        </w:r>
        <w:r>
          <w:delText xml:space="preserve">"</w:delText>
        </w:r>
        <w:r>
          <w:delText xml:space="preserve">ל </w:delText>
        </w:r>
      </w:del>
      <w:r>
        <w:t xml:space="preserve">רבא לר</w:t>
      </w:r>
      <w:r>
        <w:t>"</w:t>
      </w:r>
      <w:r>
        <w:t>נ</w:t>
      </w:r>
      <w:r>
        <w:t xml:space="preserve">:</w:t>
      </w:r>
    </w:p>
    <w:p w:rsidR="00E403F0" w:rsidRPr="00AD695E" w:rsidRDefault="00E403F0" w:rsidP="00E403F0">
      <w:pPr>
        <w:rPr>
          <w:rtl/>
        </w:rPr>
      </w:pPr>
      <w:del w:id="94145" w:author="מנוע מכני" w:date="2026-10-11T12:04:39Z">
        <w:r>
          <w:rPr>
            <w:rtl/>
          </w:rPr>
          <w:delText xml:space="preserve"> </w:delText>
        </w:r>
      </w:del>
      <w:r>
        <w:rPr>
          <w:rtl/>
        </w:rPr>
        <w:t xml:space="preserve">ומי </w:t>
      </w:r>
      <w:r>
        <w:rPr>
          <w:rtl/>
        </w:rPr>
        <w:t xml:space="preserve">אמר</w:t>
      </w:r>
      <w:r>
        <w:rPr>
          <w:rtl/>
        </w:rPr>
        <w:t xml:space="preserve"> </w:t>
      </w:r>
      <w:r>
        <w:rPr>
          <w:rStyle w:val="2fb"/>
          <w:rtl/>
        </w:rPr>
        <w:t xml:space="preserve">ר"ש</w:t>
      </w:r>
      <w:r>
        <w:rPr>
          <w:rtl/>
        </w:rPr>
        <w:t xml:space="preserve"> איסור חל איסור? </w:t>
      </w:r>
    </w:p>
    <w:p>
      <w:pPr>
        <w:pStyle w:val="afffff8"/>
        <w:rPr>
          <w:ins w:id="90053" w:author="קלוד" w:date="2026-10-11T12:26:18Z"/>
        </w:rPr>
      </w:pPr>
      <w:ins w:id="90054" w:author="קלוד" w:date="2026-10-11T12:26:18Z">
        <w:r>
          <w:rPr>
            <w:color w:val="7B3F00"/>
          </w:rPr>
          <w:t xml:space="preserve">איסור חל על איסור לר"ש - האוכל נבלה ביוה"כ</w:t>
        </w:r>
      </w:ins>
    </w:p>
    <w:p>
      <w:pPr>
        <w:pStyle w:val="38"/>
        <w:rPr>
          <w:ins w:id="94146" w:author="מנוע מכני" w:date="2026-10-11T12:04:39Z"/>
        </w:rPr>
      </w:pPr>
      <w:r>
        <w:t xml:space="preserve">והא </w:t>
      </w:r>
      <w:r>
        <w:t xml:space="preserve">תניא</w:t>
      </w:r>
      <w:r>
        <w:t xml:space="preserve">, ר"</w:t>
      </w:r>
      <w:r>
        <w:t>ש</w:t>
      </w:r>
      <w:del w:id="94517" w:author="מנוע מכני" w:date="2026-10-11T12:04:39Z">
        <w:r>
          <w:delText xml:space="preserve"> אומר</w:delText>
        </w:r>
      </w:del>
      <w:r>
        <w:t xml:space="preserve">:</w:t>
      </w:r>
    </w:p>
    <w:p w:rsidR="00E403F0" w:rsidRPr="00AD695E" w:rsidRDefault="00E403F0" w:rsidP="00E403F0">
      <w:pPr>
        <w:rPr>
          <w:rtl/>
        </w:rPr>
      </w:pPr>
      <w:del w:id="94147" w:author="מנוע מכני" w:date="2026-10-11T12:04:39Z">
        <w:r>
          <w:rPr>
            <w:rtl/>
          </w:rPr>
          <w:delText xml:space="preserve"> </w:delText>
        </w:r>
      </w:del>
      <w:r>
        <w:rPr>
          <w:rtl/>
        </w:rPr>
        <w:t xml:space="preserve">האוכל נבלה ביום הכיפורים פטור! </w:t>
      </w:r>
    </w:p>
    <w:p>
      <w:pPr>
        <w:pStyle w:val="38"/>
        <w:rPr>
          <w:ins w:id="94148" w:author="מנוע מכני" w:date="2026-10-11T12:04:39Z"/>
        </w:rPr>
      </w:pPr>
      <w:r>
        <w:lastRenderedPageBreak/>
        <w:t>ארשבדר</w:t>
      </w:r>
      <w:r>
        <w:t>"</w:t>
      </w:r>
      <w:r>
        <w:t>א</w:t>
      </w:r>
      <w:r>
        <w:t xml:space="preserve">:</w:t>
      </w:r>
    </w:p>
    <w:p w:rsidR="00E403F0" w:rsidRPr="00AD695E" w:rsidRDefault="00E403F0" w:rsidP="00E403F0">
      <w:pPr>
        <w:rPr>
          <w:rtl/>
        </w:rPr>
      </w:pPr>
      <w:del w:id="94149" w:author="מנוע מכני" w:date="2026-10-11T12:04:39Z">
        <w:r>
          <w:rPr>
            <w:rtl/>
          </w:rPr>
          <w:delText xml:space="preserve"> </w:delText>
        </w:r>
      </w:del>
      <w:r>
        <w:rPr>
          <w:rtl/>
        </w:rPr>
        <w:t xml:space="preserve">כגון דאכל כוליא בחלבה.</w:t>
      </w:r>
    </w:p>
    <w:p w:rsidR="00E403F0" w:rsidRPr="00AD695E" w:rsidRDefault="00E403F0" w:rsidP="00E403F0">
      <w:pPr>
        <w:rPr>
          <w:rtl/>
        </w:rPr>
      </w:pPr>
      <w:r>
        <w:rPr>
          <w:rtl/>
        </w:rPr>
        <w:t xml:space="preserve">וכוליא בחלבה </w:t>
      </w:r>
      <w:ins w:id="90711" w:author="מנוע מכני" w:date="2026-10-11T12:04:39Z">
        <w:r>
          <w:rPr>
            <w:rtl/>
          </w:rPr>
          <w:t xml:space="preserve">גם</w:t>
        </w:r>
      </w:ins>
      <w:del w:id="90712" w:author="מנוע מכני" w:date="2026-10-11T12:04:39Z">
        <w:r>
          <w:rPr>
            <w:rtl/>
          </w:rPr>
          <w:delText xml:space="preserve">נמי</w:delText>
        </w:r>
      </w:del>
      <w:r>
        <w:rPr>
          <w:rtl/>
        </w:rPr>
        <w:t xml:space="preserve"> הא </w:t>
      </w:r>
      <w:ins w:id="92943" w:author="מנוע מכני" w:date="2026-10-11T12:04:39Z">
        <w:r>
          <w:rPr>
            <w:rtl/>
          </w:rPr>
          <w:t xml:space="preserve">עומד</w:t>
        </w:r>
      </w:ins>
      <w:del w:id="92944" w:author="מנוע מכני" w:date="2026-10-11T12:04:39Z">
        <w:r>
          <w:rPr>
            <w:rtl/>
          </w:rPr>
          <w:delText xml:space="preserve">קאי</w:delText>
        </w:r>
      </w:del>
      <w:r>
        <w:rPr>
          <w:rtl/>
        </w:rPr>
        <w:t xml:space="preserve"> עלה באיסור עולין, </w:t>
      </w:r>
      <w:ins w:id="92941" w:author="מנוע מכני" w:date="2026-10-11T12:04:39Z">
        <w:r>
          <w:rPr>
            <w:rtl/>
          </w:rPr>
          <w:t xml:space="preserve">איך</w:t>
        </w:r>
      </w:ins>
      <w:del w:id="92942" w:author="מנוע מכני" w:date="2026-10-11T12:04:39Z">
        <w:r>
          <w:rPr>
            <w:rtl/>
          </w:rPr>
          <w:delText xml:space="preserve">היכי</w:delText>
        </w:r>
      </w:del>
      <w:r>
        <w:rPr>
          <w:rtl/>
        </w:rPr>
        <w:t xml:space="preserve"> אתי איסור נותר חייל עלה! </w:t>
      </w:r>
    </w:p>
    <w:p w:rsidR="00E403F0" w:rsidRPr="00AD695E" w:rsidRDefault="00E403F0" w:rsidP="00E403F0">
      <w:pPr>
        <w:rPr>
          <w:rtl/>
        </w:rPr>
      </w:pPr>
      <w:r>
        <w:rPr>
          <w:rtl/>
        </w:rPr>
        <w:t xml:space="preserve">וכי </w:t>
      </w:r>
      <w:ins w:id="92731" w:author="מנוע מכני" w:date="2026-10-11T12:04:39Z">
        <w:r>
          <w:rPr>
            <w:rtl/>
          </w:rPr>
          <w:t xml:space="preserve">תאמר</w:t>
        </w:r>
      </w:ins>
      <w:del w:id="92732" w:author="מנוע מכני" w:date="2026-10-11T12:04:39Z">
        <w:r>
          <w:rPr>
            <w:rtl/>
          </w:rPr>
          <w:delText xml:space="preserve">תימא</w:delText>
        </w:r>
      </w:del>
      <w:r>
        <w:rPr>
          <w:rtl/>
        </w:rPr>
        <w:t xml:space="preserve">: סבירא </w:t>
      </w:r>
      <w:ins w:id="91517" w:author="מנוע מכני" w:date="2026-10-11T12:04:39Z">
        <w:r>
          <w:rPr>
            <w:rtl/>
          </w:rPr>
          <w:t xml:space="preserve">לו</w:t>
        </w:r>
      </w:ins>
      <w:del w:id="91518" w:author="מנוע מכני" w:date="2026-10-11T12:04:39Z">
        <w:r>
          <w:rPr>
            <w:rtl/>
          </w:rPr>
          <w:delText xml:space="preserve">ליה</w:delText>
        </w:r>
      </w:del>
      <w:r>
        <w:rPr>
          <w:rtl/>
        </w:rPr>
        <w:t xml:space="preserve"> </w:t>
      </w:r>
      <w:r>
        <w:rPr>
          <w:rStyle w:val="2fb"/>
          <w:rtl/>
        </w:rPr>
        <w:t xml:space="preserve">לר"ש</w:t>
      </w:r>
      <w:r>
        <w:rPr>
          <w:rtl/>
        </w:rPr>
        <w:t xml:space="preserve"> דנותר איסור חמור הוא וחייל על איסור קל דעולין, </w:t>
      </w:r>
    </w:p>
    <w:p w:rsidR="00E403F0" w:rsidRPr="00AD695E" w:rsidRDefault="00E403F0" w:rsidP="00E403F0">
      <w:pPr>
        <w:rPr>
          <w:rtl/>
        </w:rPr>
      </w:pPr>
      <w:r w:rsidRPr="00A757C8">
        <w:rPr>
          <w:rtl/>
        </w:rPr>
        <w:t>והא נבלה דאיסור קל הוא, ויו</w:t>
      </w:r>
      <w:r w:rsidRPr="00A757C8">
        <w:rPr>
          <w:rFonts w:hint="cs"/>
          <w:rtl/>
        </w:rPr>
        <w:t>ה</w:t>
      </w:r>
      <w:r w:rsidRPr="00A757C8">
        <w:rPr>
          <w:rtl/>
        </w:rPr>
        <w:t>"</w:t>
      </w:r>
      <w:r w:rsidRPr="00A757C8">
        <w:rPr>
          <w:rFonts w:hint="cs"/>
          <w:rtl/>
        </w:rPr>
        <w:t xml:space="preserve">כ </w:t>
      </w:r>
      <w:r w:rsidRPr="00A757C8">
        <w:rPr>
          <w:rtl/>
        </w:rPr>
        <w:t>דאיסור חמור הוא, ולא אתי איסור יו</w:t>
      </w:r>
      <w:r w:rsidRPr="00A757C8">
        <w:rPr>
          <w:rFonts w:hint="cs"/>
          <w:rtl/>
        </w:rPr>
        <w:t>ה</w:t>
      </w:r>
      <w:r w:rsidRPr="00A757C8">
        <w:rPr>
          <w:rtl/>
        </w:rPr>
        <w:t>"</w:t>
      </w:r>
      <w:r w:rsidRPr="00A757C8">
        <w:rPr>
          <w:rFonts w:hint="cs"/>
          <w:rtl/>
        </w:rPr>
        <w:t>כ</w:t>
      </w:r>
      <w:r w:rsidRPr="00A757C8">
        <w:rPr>
          <w:rtl/>
        </w:rPr>
        <w:t xml:space="preserve"> דחמור וחייל על נבלה דקל! </w:t>
      </w:r>
    </w:p>
    <w:p w:rsidR="00E403F0" w:rsidRPr="00AD695E" w:rsidRDefault="00E403F0" w:rsidP="00E403F0">
      <w:pPr>
        <w:pStyle w:val="afff3"/>
        <w:framePr w:wrap="around"/>
        <w:spacing w:line="240" w:lineRule="exact"/>
        <w:rPr>
          <w:rtl/>
        </w:rPr>
      </w:pPr>
      <w:r w:rsidRPr="009239E9">
        <w:rPr>
          <w:rFonts w:hint="cs"/>
          <w:szCs w:val="18"/>
          <w:rtl/>
        </w:rPr>
        <w:t>כג:</w:t>
      </w:r>
    </w:p>
    <w:p>
      <w:pPr>
        <w:pStyle w:val="afffff8"/>
        <w:rPr>
          <w:ins w:id="90051" w:author="קלוד" w:date="2026-10-11T12:26:18Z"/>
        </w:rPr>
      </w:pPr>
      <w:ins w:id="90052" w:author="קלוד" w:date="2026-10-11T12:26:18Z">
        <w:r>
          <w:rPr>
            <w:color w:val="7B3F00"/>
          </w:rPr>
          <w:t xml:space="preserve">בקדשים איסור חל על איסור - 'אשר לה'' לרבות האימורין</w:t>
        </w:r>
      </w:ins>
    </w:p>
    <w:p>
      <w:pPr>
        <w:pStyle w:val="38"/>
        <w:rPr>
          <w:ins w:id="94477" w:author="מנוע מכני" w:date="2026-10-11T12:04:39Z"/>
        </w:rPr>
      </w:pPr>
      <w:r>
        <w:t xml:space="preserve">אלא,</w:t>
      </w:r>
    </w:p>
    <w:p w:rsidR="00E403F0" w:rsidRPr="00AD695E" w:rsidRDefault="00E403F0" w:rsidP="00E403F0">
      <w:pPr>
        <w:rPr>
          <w:rtl/>
        </w:rPr>
      </w:pPr>
      <w:del w:id="94478" w:author="מנוע מכני" w:date="2026-10-11T12:04:39Z">
        <w:r>
          <w:rPr>
            <w:rtl/>
          </w:rPr>
          <w:delText xml:space="preserve"> </w:delText>
        </w:r>
      </w:del>
      <w:r>
        <w:rPr>
          <w:rtl/>
        </w:rPr>
        <w:t xml:space="preserve">בקדשים גלי </w:t>
      </w:r>
      <w:ins w:id="91519" w:author="מנוע מכני" w:date="2026-10-11T12:04:39Z">
        <w:r>
          <w:rPr>
            <w:rtl/>
          </w:rPr>
          <w:t xml:space="preserve">התורה</w:t>
        </w:r>
      </w:ins>
      <w:del w:id="91520" w:author="מנוע מכני" w:date="2026-10-11T12:04:39Z">
        <w:r>
          <w:rPr>
            <w:rtl/>
          </w:rPr>
          <w:delText xml:space="preserve">רחמנא</w:delText>
        </w:r>
      </w:del>
      <w:r>
        <w:rPr>
          <w:rtl/>
        </w:rPr>
        <w:t xml:space="preserve"> דאתי איסור חל על איסור, </w:t>
      </w:r>
    </w:p>
    <w:p>
      <w:pPr>
        <w:pStyle w:val="38"/>
        <w:rPr>
          <w:ins w:id="94150" w:author="מנוע מכני" w:date="2026-10-11T12:04:39Z"/>
        </w:rPr>
      </w:pPr>
      <w:r>
        <w:t xml:space="preserve">דתניא</w:t>
      </w:r>
      <w:r>
        <w:t xml:space="preserve">:</w:t>
      </w:r>
    </w:p>
    <w:p w:rsidR="00E403F0" w:rsidRPr="00AD695E" w:rsidRDefault="00E403F0" w:rsidP="00E403F0">
      <w:pPr>
        <w:rPr>
          <w:rtl/>
        </w:rPr>
      </w:pPr>
      <w:del w:id="94151" w:author="מנוע מכני" w:date="2026-10-11T12:04:39Z">
        <w:r>
          <w:rPr>
            <w:rtl/>
          </w:rPr>
          <w:delText xml:space="preserve"> </w:delText>
        </w:r>
      </w:del>
      <w:r>
        <w:rPr>
          <w:rFonts w:hint="cs"/>
          <w:rtl/>
        </w:rPr>
        <w:t>'</w:t>
      </w:r>
      <w:r>
        <w:rPr>
          <w:rStyle w:val="afffff0"/>
          <w:rtl/>
        </w:rPr>
        <w:t xml:space="preserve">אשר לה</w:t>
      </w:r>
      <w:r>
        <w:rPr>
          <w:rtl/>
        </w:rPr>
        <w:t xml:space="preserve">' לרבות את האימורין, ואימורין </w:t>
      </w:r>
      <w:ins w:id="92945" w:author="מנוע מכני" w:date="2026-10-11T12:04:39Z">
        <w:r>
          <w:rPr>
            <w:rtl/>
          </w:rPr>
          <w:t xml:space="preserve">עומד</w:t>
        </w:r>
      </w:ins>
      <w:del w:id="92946" w:author="מנוע מכני" w:date="2026-10-11T12:04:39Z">
        <w:r>
          <w:rPr>
            <w:rtl/>
          </w:rPr>
          <w:delText xml:space="preserve">קאי</w:delText>
        </w:r>
      </w:del>
      <w:r>
        <w:rPr>
          <w:rtl/>
        </w:rPr>
        <w:t xml:space="preserve"> </w:t>
      </w:r>
      <w:ins w:id="91521" w:author="מנוע מכני" w:date="2026-10-11T12:04:39Z">
        <w:r>
          <w:rPr>
            <w:rtl/>
          </w:rPr>
          <w:t xml:space="preserve">עליהם</w:t>
        </w:r>
      </w:ins>
      <w:del w:id="91522" w:author="מנוע מכני" w:date="2026-10-11T12:04:39Z">
        <w:r>
          <w:rPr>
            <w:rtl/>
          </w:rPr>
          <w:delText xml:space="preserve">עלייהו</w:delText>
        </w:r>
      </w:del>
      <w:r>
        <w:rPr>
          <w:rtl/>
        </w:rPr>
        <w:t xml:space="preserve"> באיסור עולין, </w:t>
      </w:r>
    </w:p>
    <w:p w:rsidR="00E403F0" w:rsidRPr="00AD695E" w:rsidRDefault="00E403F0" w:rsidP="00E403F0">
      <w:pPr>
        <w:rPr>
          <w:rtl/>
        </w:rPr>
      </w:pPr>
      <w:r>
        <w:rPr>
          <w:rtl/>
        </w:rPr>
        <w:t xml:space="preserve">וחלב </w:t>
      </w:r>
      <w:ins w:id="92947" w:author="מנוע מכני" w:date="2026-10-11T12:04:39Z">
        <w:r>
          <w:rPr>
            <w:rtl/>
          </w:rPr>
          <w:t xml:space="preserve">עומד</w:t>
        </w:r>
      </w:ins>
      <w:del w:id="92948" w:author="מנוע מכני" w:date="2026-10-11T12:04:39Z">
        <w:r>
          <w:rPr>
            <w:rtl/>
          </w:rPr>
          <w:delText xml:space="preserve">קאי</w:delText>
        </w:r>
      </w:del>
      <w:r>
        <w:rPr>
          <w:rtl/>
        </w:rPr>
        <w:t xml:space="preserve"> </w:t>
      </w:r>
      <w:ins w:id="91523" w:author="מנוע מכני" w:date="2026-10-11T12:04:39Z">
        <w:r>
          <w:rPr>
            <w:rtl/>
          </w:rPr>
          <w:t xml:space="preserve">עליהם</w:t>
        </w:r>
      </w:ins>
      <w:del w:id="91524" w:author="מנוע מכני" w:date="2026-10-11T12:04:39Z">
        <w:r>
          <w:rPr>
            <w:rtl/>
          </w:rPr>
          <w:delText xml:space="preserve">עלייהו</w:delText>
        </w:r>
      </w:del>
      <w:r>
        <w:rPr>
          <w:rtl/>
        </w:rPr>
        <w:t xml:space="preserve"> באיסור כרת, וקאתי איסור טומאה חייל </w:t>
      </w:r>
      <w:ins w:id="91525" w:author="מנוע מכני" w:date="2026-10-11T12:04:39Z">
        <w:r>
          <w:rPr>
            <w:rtl/>
          </w:rPr>
          <w:t xml:space="preserve">עליו</w:t>
        </w:r>
      </w:ins>
      <w:del w:id="91526" w:author="מנוע מכני" w:date="2026-10-11T12:04:39Z">
        <w:r>
          <w:rPr>
            <w:rtl/>
          </w:rPr>
          <w:delText xml:space="preserve">עליה</w:delText>
        </w:r>
      </w:del>
      <w:r>
        <w:rPr>
          <w:rtl/>
        </w:rPr>
        <w:t xml:space="preserve">.</w:t>
      </w:r>
    </w:p>
    <w:p w:rsidR="00E403F0" w:rsidRPr="00AD695E" w:rsidRDefault="00E403F0" w:rsidP="00E403F0">
      <w:pPr>
        <w:rPr>
          <w:rtl/>
        </w:rPr>
      </w:pPr>
      <w:r>
        <w:rPr>
          <w:rtl/>
        </w:rPr>
        <w:t xml:space="preserve">תדע שכן הוא, </w:t>
      </w:r>
      <w:ins w:id="90713" w:author="מנוע מכני" w:date="2026-10-11T12:04:39Z">
        <w:r>
          <w:rPr>
            <w:rtl/>
          </w:rPr>
          <w:t xml:space="preserve">שהרי</w:t>
        </w:r>
      </w:ins>
      <w:del w:id="90714" w:author="מנוע מכני" w:date="2026-10-11T12:04:39Z">
        <w:r>
          <w:rPr>
            <w:rtl/>
          </w:rPr>
          <w:delText xml:space="preserve">דהא</w:delText>
        </w:r>
      </w:del>
      <w:r>
        <w:rPr>
          <w:rtl/>
        </w:rPr>
        <w:t xml:space="preserve"> </w:t>
      </w:r>
      <w:r>
        <w:rPr>
          <w:rStyle w:val="2fb"/>
          <w:rtl/>
        </w:rPr>
        <w:t xml:space="preserve">רבי</w:t>
      </w:r>
      <w:r>
        <w:rPr>
          <w:rtl/>
        </w:rPr>
        <w:t xml:space="preserve"> </w:t>
      </w:r>
      <w:ins w:id="92595" w:author="מנוע מכני" w:date="2026-10-11T12:04:39Z">
        <w:r>
          <w:rPr>
            <w:rtl/>
          </w:rPr>
          <w:t xml:space="preserve">סבר</w:t>
        </w:r>
      </w:ins>
      <w:del w:id="92596" w:author="מנוע מכני" w:date="2026-10-11T12:04:39Z">
        <w:r>
          <w:rPr>
            <w:rtl/>
          </w:rPr>
          <w:delText xml:space="preserve">ס"</w:delText>
        </w:r>
        <w:r>
          <w:rPr>
            <w:rFonts w:hint="cs"/>
            <w:rtl/>
          </w:rPr>
          <w:delText xml:space="preserve">ל</w:delText>
        </w:r>
      </w:del>
      <w:r>
        <w:rPr>
          <w:rtl/>
        </w:rPr>
        <w:t xml:space="preserve"> איסור חל על איסור, </w:t>
      </w:r>
    </w:p>
    <w:p w:rsidR="00E403F0" w:rsidRPr="00AD695E" w:rsidRDefault="00E403F0" w:rsidP="00E403F0">
      <w:pPr>
        <w:rPr>
          <w:rtl/>
        </w:rPr>
      </w:pPr>
      <w:r>
        <w:rPr>
          <w:rtl/>
        </w:rPr>
        <w:t xml:space="preserve">וה"מ</w:t>
      </w:r>
      <w:r>
        <w:rPr>
          <w:rtl/>
        </w:rPr>
        <w:t xml:space="preserve"> איסור חמור על איסור קל, אבל איסור קל על איסור חמור </w:t>
      </w:r>
      <w:r>
        <w:rPr>
          <w:rtl/>
        </w:rPr>
        <w:t xml:space="preserve">לא</w:t>
      </w:r>
      <w:r>
        <w:rPr>
          <w:rtl/>
        </w:rPr>
        <w:t xml:space="preserve">, </w:t>
      </w:r>
    </w:p>
    <w:p w:rsidR="00E403F0" w:rsidRPr="00AD695E" w:rsidRDefault="00E403F0" w:rsidP="00E403F0">
      <w:pPr>
        <w:rPr>
          <w:rtl/>
        </w:rPr>
      </w:pPr>
      <w:r>
        <w:rPr>
          <w:rtl/>
        </w:rPr>
        <w:t xml:space="preserve">ובקדשים </w:t>
      </w:r>
      <w:ins w:id="90157" w:author="Claude - סמנטי" w:date="2026-10-11T12:21:47Z">
        <w:r>
          <w:rPr>
            <w:rtl/>
          </w:rPr>
          <w:t xml:space="preserve">שמענו</w:t>
        </w:r>
      </w:ins>
      <w:del w:id="90158" w:author="Claude - סמנטי" w:date="2026-10-11T12:21:47Z">
        <w:r>
          <w:rPr>
            <w:rtl/>
          </w:rPr>
          <w:delText xml:space="preserve">שמעינן</w:delText>
        </w:r>
      </w:del>
      <w:r>
        <w:rPr>
          <w:rtl/>
        </w:rPr>
        <w:t xml:space="preserve"> </w:t>
      </w:r>
      <w:ins w:id="91527" w:author="מנוע מכני" w:date="2026-10-11T12:04:39Z">
        <w:r>
          <w:rPr>
            <w:rtl/>
          </w:rPr>
          <w:t xml:space="preserve">לו</w:t>
        </w:r>
      </w:ins>
      <w:del w:id="91528" w:author="מנוע מכני" w:date="2026-10-11T12:04:39Z">
        <w:r>
          <w:rPr>
            <w:rtl/>
          </w:rPr>
          <w:delText xml:space="preserve">ליה</w:delText>
        </w:r>
      </w:del>
      <w:r>
        <w:rPr>
          <w:rtl/>
        </w:rPr>
        <w:t xml:space="preserve"> דאיסור קל על איסור חמור </w:t>
      </w:r>
      <w:ins w:id="90715" w:author="מנוע מכני" w:date="2026-10-11T12:04:39Z">
        <w:r>
          <w:rPr>
            <w:rtl/>
          </w:rPr>
          <w:t xml:space="preserve">גם</w:t>
        </w:r>
      </w:ins>
      <w:del w:id="90716" w:author="מנוע מכני" w:date="2026-10-11T12:04:39Z">
        <w:r>
          <w:rPr>
            <w:rtl/>
          </w:rPr>
          <w:delText xml:space="preserve">נמי</w:delText>
        </w:r>
      </w:del>
      <w:r>
        <w:rPr>
          <w:rtl/>
        </w:rPr>
        <w:t xml:space="preserve"> חייל, </w:t>
      </w:r>
      <w:ins w:id="90717" w:author="מנוע מכני" w:date="2026-10-11T12:04:39Z">
        <w:r>
          <w:rPr>
            <w:rtl/>
          </w:rPr>
          <w:t xml:space="preserve">שהרי</w:t>
        </w:r>
      </w:ins>
      <w:del w:id="90718" w:author="מנוע מכני" w:date="2026-10-11T12:04:39Z">
        <w:r>
          <w:rPr>
            <w:rtl/>
          </w:rPr>
          <w:delText xml:space="preserve">דהא</w:delText>
        </w:r>
      </w:del>
      <w:r>
        <w:rPr>
          <w:rtl/>
        </w:rPr>
        <w:t xml:space="preserve"> איסור מעילה קל הוא מיתה, </w:t>
      </w:r>
    </w:p>
    <w:p w:rsidR="00E403F0" w:rsidRPr="00AD695E" w:rsidRDefault="00E403F0" w:rsidP="00E403F0">
      <w:pPr>
        <w:rPr>
          <w:rtl/>
        </w:rPr>
      </w:pPr>
      <w:r>
        <w:rPr>
          <w:rtl/>
        </w:rPr>
        <w:t xml:space="preserve">ואיסור קדשים איסור חמור - כרת, ואתי איסור מיתה חייל על איסור כרת, </w:t>
      </w:r>
    </w:p>
    <w:p>
      <w:pPr>
        <w:pStyle w:val="38"/>
        <w:rPr>
          <w:ins w:id="94152" w:author="מנוע מכני" w:date="2026-10-11T12:04:39Z"/>
        </w:rPr>
      </w:pPr>
      <w:r>
        <w:t xml:space="preserve">דתניא</w:t>
      </w:r>
      <w:r>
        <w:t xml:space="preserve">, רבי</w:t>
      </w:r>
      <w:del w:id="94518" w:author="מנוע מכני" w:date="2026-10-11T12:04:39Z">
        <w:r>
          <w:delText xml:space="preserve"> אומר</w:delText>
        </w:r>
      </w:del>
      <w:r>
        <w:t xml:space="preserve">:</w:t>
      </w:r>
    </w:p>
    <w:p w:rsidR="00E403F0" w:rsidRPr="00AD695E" w:rsidRDefault="00E403F0" w:rsidP="00E403F0">
      <w:pPr>
        <w:rPr>
          <w:rtl/>
        </w:rPr>
      </w:pPr>
      <w:del w:id="94153" w:author="מנוע מכני" w:date="2026-10-11T12:04:39Z">
        <w:r>
          <w:rPr>
            <w:rtl/>
          </w:rPr>
          <w:delText xml:space="preserve"> </w:delText>
        </w:r>
      </w:del>
      <w:r>
        <w:rPr>
          <w:rtl/>
        </w:rPr>
        <w:t xml:space="preserve">כל חלב לה' לרבות אימורי קדשים קלים למעילה, </w:t>
      </w:r>
    </w:p>
    <w:p w:rsidR="00E403F0" w:rsidRPr="00AD695E" w:rsidRDefault="00E403F0" w:rsidP="00E403F0">
      <w:pPr>
        <w:rPr>
          <w:rtl/>
        </w:rPr>
      </w:pPr>
      <w:r>
        <w:rPr>
          <w:rtl/>
        </w:rPr>
        <w:t xml:space="preserve">ומעילה איסור מיתה וחייל על איסור חלב דאיסור כרת הוא, </w:t>
      </w:r>
      <w:r>
        <w:rPr>
          <w:rtl/>
        </w:rPr>
        <w:t xml:space="preserve">ש"מ</w:t>
      </w:r>
      <w:r>
        <w:rPr>
          <w:rtl/>
        </w:rPr>
        <w:t xml:space="preserve">: בקדשים גלי קרא.</w:t>
      </w:r>
    </w:p>
    <w:p>
      <w:pPr>
        <w:pStyle w:val="38"/>
        <w:rPr>
          <w:ins w:id="94154" w:author="מנוע מכני" w:date="2026-10-11T12:04:39Z"/>
        </w:rPr>
      </w:pPr>
      <w:r>
        <w:t xml:space="preserve">והא </w:t>
      </w:r>
      <w:r>
        <w:t xml:space="preserve">תניא</w:t>
      </w:r>
      <w:r>
        <w:t xml:space="preserve">, ר"ש</w:t>
      </w:r>
      <w:del w:id="94519" w:author="מנוע מכני" w:date="2026-10-11T12:04:39Z">
        <w:r>
          <w:delText xml:space="preserve"> אומר</w:delText>
        </w:r>
      </w:del>
      <w:r>
        <w:t xml:space="preserve">:</w:t>
      </w:r>
    </w:p>
    <w:p w:rsidR="00E403F0" w:rsidRPr="00AD695E" w:rsidRDefault="00E403F0" w:rsidP="00E403F0">
      <w:pPr>
        <w:rPr>
          <w:rtl/>
        </w:rPr>
      </w:pPr>
      <w:del w:id="94155" w:author="מנוע מכני" w:date="2026-10-11T12:04:39Z">
        <w:r>
          <w:rPr>
            <w:rtl/>
          </w:rPr>
          <w:delText xml:space="preserve"> </w:delText>
        </w:r>
      </w:del>
      <w:r>
        <w:rPr>
          <w:rtl/>
        </w:rPr>
        <w:t xml:space="preserve">אין פיגול בעולין ואין נותר בעולין! </w:t>
      </w:r>
    </w:p>
    <w:p>
      <w:pPr>
        <w:pStyle w:val="38"/>
        <w:rPr>
          <w:ins w:id="94156" w:author="מנוע מכני" w:date="2026-10-11T12:04:39Z"/>
        </w:rPr>
      </w:pPr>
      <w:r>
        <w:t xml:space="preserve">אלא</w:t>
      </w:r>
    </w:p>
    <w:p w:rsidR="00E403F0" w:rsidRPr="00AD695E" w:rsidRDefault="00E403F0" w:rsidP="00E403F0">
      <w:pPr>
        <w:rPr>
          <w:rtl/>
        </w:rPr>
      </w:pPr>
      <w:del w:id="94157" w:author="מנוע מכני" w:date="2026-10-11T12:04:39Z">
        <w:r>
          <w:rPr>
            <w:rtl/>
          </w:rPr>
          <w:delText xml:space="preserve"> </w:delText>
        </w:r>
      </w:del>
      <w:r>
        <w:rPr>
          <w:rtl/>
        </w:rPr>
        <w:t xml:space="preserve">תנאי היא ואליבא </w:t>
      </w:r>
      <w:r>
        <w:rPr>
          <w:rStyle w:val="2fb"/>
          <w:rtl/>
        </w:rPr>
        <w:t xml:space="preserve">דר"ש</w:t>
      </w:r>
      <w:r>
        <w:rPr>
          <w:rtl/>
        </w:rPr>
        <w:t xml:space="preserve">, </w:t>
      </w:r>
    </w:p>
    <w:p w:rsidR="00E403F0" w:rsidRPr="00AD695E" w:rsidRDefault="00E403F0" w:rsidP="00E403F0">
      <w:pPr>
        <w:rPr>
          <w:rtl/>
        </w:rPr>
      </w:pPr>
      <w:ins w:id="90721" w:author="מנוע מכני" w:date="2026-10-11T12:04:39Z">
        <w:r>
          <w:rPr>
            <w:rtl/>
          </w:rPr>
          <w:t xml:space="preserve">דיש</w:t>
        </w:r>
      </w:ins>
      <w:del w:id="90722" w:author="מנוע מכני" w:date="2026-10-11T12:04:39Z">
        <w:r>
          <w:rPr>
            <w:rtl/>
          </w:rPr>
          <w:delText xml:space="preserve">דאיכא</w:delText>
        </w:r>
      </w:del>
      <w:r>
        <w:rPr>
          <w:rtl/>
        </w:rPr>
        <w:t xml:space="preserve"> </w:t>
      </w:r>
      <w:ins w:id="90719" w:author="מנוע מכני" w:date="2026-10-11T12:04:39Z">
        <w:r>
          <w:rPr>
            <w:rtl/>
          </w:rPr>
          <w:t xml:space="preserve">דאמרו</w:t>
        </w:r>
      </w:ins>
      <w:del w:id="90720" w:author="מנוע מכני" w:date="2026-10-11T12:04:39Z">
        <w:r>
          <w:rPr>
            <w:rtl/>
          </w:rPr>
          <w:delText xml:space="preserve">דאמרי</w:delText>
        </w:r>
      </w:del>
      <w:r>
        <w:rPr>
          <w:rtl/>
        </w:rPr>
        <w:t xml:space="preserve">: בקדשים איסור חל על איסור,</w:t>
      </w:r>
      <w:ins w:id="92097" w:author="מנוע מכני" w:date="2026-10-11T12:04:39Z">
        <w:ins w:id="92099" w:author="מנוע מכני" w:date="2026-10-11T12:04:39Z">
          <w:ins w:id="92101" w:author="מנוע מכני" w:date="2026-10-11T12:04:39Z">
            <w:ins w:id="92103" w:author="מנוע מכני" w:date="2026-10-11T12:04:39Z">
              <w:ins w:id="92105" w:author="מנוע מכני" w:date="2026-10-11T12:04:39Z">
                <w:ins w:id="92107" w:author="מנוע מכני" w:date="2026-10-11T12:04:39Z">
                  <w:r>
                    <w:rPr>
                      <w:rtl/>
                    </w:rPr>
                    <w:t xml:space="preserve"> </w:t>
                  </w:r>
                </w:ins>
                <w:del w:id="92108" w:author="מנוע מכני" w:date="2026-10-11T12:04:39Z">
                  <w:r>
                    <w:rPr>
                      <w:rtl/>
                    </w:rPr>
                    <w:delText xml:space="preserve"> </w:delText>
                  </w:r>
                  <w:r>
                    <w:rPr>
                      <w:rFonts w:hint="cs"/>
                      <w:rtl/>
                    </w:rPr>
                    <w:delText xml:space="preserve"> </w:delText>
                  </w:r>
                </w:del>
              </w:ins>
              <w:del w:id="92106" w:author="מנוע מכני" w:date="2026-10-11T12:04:39Z">
                <w:r>
                  <w:rPr>
                    <w:rtl/>
                  </w:rPr>
                  <w:delText xml:space="preserve"> </w:delText>
                </w:r>
                <w:r>
                  <w:rPr>
                    <w:rFonts w:hint="cs"/>
                    <w:rtl/>
                  </w:rPr>
                  <w:delText xml:space="preserve"> </w:delText>
                </w:r>
              </w:del>
            </w:ins>
            <w:del w:id="92104" w:author="מנוע מכני" w:date="2026-10-11T12:04:39Z">
              <w:r>
                <w:rPr>
                  <w:rtl/>
                </w:rPr>
                <w:delText xml:space="preserve"> </w:delText>
              </w:r>
              <w:r>
                <w:rPr>
                  <w:rFonts w:hint="cs"/>
                  <w:rtl/>
                </w:rPr>
                <w:delText xml:space="preserve"> </w:delText>
              </w:r>
            </w:del>
          </w:ins>
          <w:del w:id="92102" w:author="מנוע מכני" w:date="2026-10-11T12:04:39Z">
            <w:r>
              <w:rPr>
                <w:rtl/>
              </w:rPr>
              <w:delText xml:space="preserve"> </w:delText>
            </w:r>
            <w:r>
              <w:rPr>
                <w:rFonts w:hint="cs"/>
                <w:rtl/>
              </w:rPr>
              <w:delText xml:space="preserve"> </w:delText>
            </w:r>
          </w:del>
        </w:ins>
        <w:del w:id="92100" w:author="מנוע מכני" w:date="2026-10-11T12:04:39Z">
          <w:r>
            <w:rPr>
              <w:rtl/>
            </w:rPr>
            <w:delText xml:space="preserve"> </w:delText>
          </w:r>
          <w:r>
            <w:rPr>
              <w:rFonts w:hint="cs"/>
              <w:rtl/>
            </w:rPr>
            <w:delText xml:space="preserve"> </w:delText>
          </w:r>
        </w:del>
      </w:ins>
      <w:del w:id="92098" w:author="מנוע מכני" w:date="2026-10-11T12:04:39Z">
        <w:r>
          <w:rPr>
            <w:rtl/>
          </w:rPr>
          <w:delText xml:space="preserve"> </w:delText>
        </w:r>
        <w:r>
          <w:rPr>
            <w:rFonts w:hint="cs"/>
            <w:rtl/>
          </w:rPr>
          <w:delText xml:space="preserve"> </w:delText>
        </w:r>
      </w:del>
      <w:r>
        <w:rPr>
          <w:rtl/>
        </w:rPr>
        <w:t xml:space="preserve">וא"ד</w:t>
      </w:r>
      <w:r>
        <w:rPr>
          <w:rtl/>
        </w:rPr>
        <w:t xml:space="preserve">: בקדשים </w:t>
      </w:r>
      <w:ins w:id="90723" w:author="מנוע מכני" w:date="2026-10-11T12:04:39Z">
        <w:r>
          <w:rPr>
            <w:rtl/>
          </w:rPr>
          <w:t xml:space="preserve">גם</w:t>
        </w:r>
      </w:ins>
      <w:del w:id="90724" w:author="מנוע מכני" w:date="2026-10-11T12:04:39Z">
        <w:r>
          <w:rPr>
            <w:rtl/>
          </w:rPr>
          <w:delText xml:space="preserve">נמי</w:delText>
        </w:r>
      </w:del>
      <w:r>
        <w:rPr>
          <w:rtl/>
        </w:rPr>
        <w:t xml:space="preserve"> אין איסור חל על איסור.</w:t>
      </w:r>
    </w:p>
    <w:p w:rsidR="00E403F0" w:rsidRPr="00AD695E" w:rsidRDefault="00E403F0" w:rsidP="00E403F0">
      <w:pPr>
        <w:rPr>
          <w:rtl/>
        </w:rPr>
      </w:pPr>
      <w:r>
        <w:rPr>
          <w:rtl/>
        </w:rPr>
        <w:t xml:space="preserve">ולמ"ד</w:t>
      </w:r>
      <w:r>
        <w:rPr>
          <w:rtl/>
        </w:rPr>
        <w:t xml:space="preserve">: בקדשים </w:t>
      </w:r>
      <w:ins w:id="90725" w:author="מנוע מכני" w:date="2026-10-11T12:04:39Z">
        <w:r>
          <w:rPr>
            <w:rtl/>
          </w:rPr>
          <w:t xml:space="preserve">גם</w:t>
        </w:r>
      </w:ins>
      <w:del w:id="90726" w:author="מנוע מכני" w:date="2026-10-11T12:04:39Z">
        <w:r>
          <w:rPr>
            <w:rtl/>
          </w:rPr>
          <w:delText xml:space="preserve">נמי</w:delText>
        </w:r>
      </w:del>
      <w:r>
        <w:rPr>
          <w:rtl/>
        </w:rPr>
        <w:t xml:space="preserve"> אין איסור חל על איסור, </w:t>
      </w:r>
    </w:p>
    <w:p w:rsidR="00E403F0" w:rsidRPr="00E87E21" w:rsidRDefault="00E403F0" w:rsidP="00E403F0">
      <w:pPr>
        <w:rPr>
          <w:spacing w:val="-4"/>
          <w:rtl/>
        </w:rPr>
      </w:pPr>
      <w:r w:rsidRPr="00E87E21">
        <w:rPr>
          <w:spacing w:val="-4"/>
          <w:rtl/>
        </w:rPr>
        <w:t xml:space="preserve">כל חלב לה' מוקים בולדי קדשים, דסברי: ולדי קדשים בהוייתן יהו קדושים, </w:t>
      </w:r>
      <w:ins w:id="90727" w:author="מנוע מכני" w:date="2026-10-11T12:04:39Z">
        <w:r>
          <w:rPr>
            <w:spacing w:val="-4"/>
            <w:rtl/>
          </w:rPr>
          <w:t xml:space="preserve">דשניהם</w:t>
        </w:r>
      </w:ins>
      <w:del w:id="90728" w:author="מנוע מכני" w:date="2026-10-11T12:04:39Z">
        <w:r w:rsidRPr="00E87E21">
          <w:rPr>
            <w:spacing w:val="-4"/>
            <w:rtl/>
          </w:rPr>
          <w:delText xml:space="preserve">דתרוייהו</w:delText>
        </w:r>
      </w:del>
      <w:r w:rsidRPr="00E87E21">
        <w:rPr>
          <w:spacing w:val="-4"/>
          <w:rtl/>
        </w:rPr>
        <w:t xml:space="preserve"> </w:t>
      </w:r>
      <w:ins w:id="90729" w:author="מנוע מכני" w:date="2026-10-11T12:04:39Z">
        <w:r>
          <w:rPr>
            <w:spacing w:val="-4"/>
            <w:rtl/>
          </w:rPr>
          <w:t xml:space="preserve">כאחד</w:t>
        </w:r>
      </w:ins>
      <w:del w:id="90730" w:author="מנוע מכני" w:date="2026-10-11T12:04:39Z">
        <w:r w:rsidRPr="00E87E21">
          <w:rPr>
            <w:spacing w:val="-4"/>
            <w:rtl/>
          </w:rPr>
          <w:delText xml:space="preserve">בהדדי</w:delText>
        </w:r>
      </w:del>
      <w:r w:rsidRPr="00E87E21">
        <w:rPr>
          <w:spacing w:val="-4"/>
          <w:rtl/>
        </w:rPr>
        <w:t xml:space="preserve"> </w:t>
      </w:r>
      <w:ins w:id="92949" w:author="מנוע מכני" w:date="2026-10-11T12:04:39Z">
        <w:r>
          <w:rPr>
            <w:spacing w:val="-4"/>
            <w:rtl/>
          </w:rPr>
          <w:t xml:space="preserve">באו</w:t>
        </w:r>
      </w:ins>
      <w:del w:id="92950" w:author="מנוע מכני" w:date="2026-10-11T12:04:39Z">
        <w:r w:rsidRPr="00E87E21">
          <w:rPr>
            <w:spacing w:val="-4"/>
            <w:rtl/>
          </w:rPr>
          <w:delText xml:space="preserve">אתו</w:delText>
        </w:r>
      </w:del>
      <w:r w:rsidRPr="00E87E21">
        <w:rPr>
          <w:spacing w:val="-4"/>
          <w:rtl/>
        </w:rPr>
        <w:t xml:space="preserve">.</w:t>
      </w:r>
    </w:p>
    <w:p w:rsidR="00E403F0" w:rsidRPr="00AD695E" w:rsidRDefault="00E403F0" w:rsidP="00E403F0">
      <w:pPr>
        <w:pStyle w:val="Hadran"/>
        <w:jc w:val="center"/>
        <w:pPrChange w:id="96675" w:author="Claude" w:date="2026-10-11T09:08:11Z">
          <w:pPr>
            <w:jc w:val="center"/>
          </w:pPr>
        </w:pPrChange>
      </w:pPr>
      <w:r w:rsidRPr="00217260">
        <w:rPr>
          <w:rFonts w:hint="cs"/>
          <w:b/>
          <w:bCs/>
          <w:rtl/>
        </w:rPr>
        <w:t>הדרן עלך דם השחיטה</w:t>
      </w:r>
    </w:p>
    <w:p w:rsidR="00E403F0" w:rsidRPr="00AD695E" w:rsidRDefault="00E403F0" w:rsidP="00E403F0">
      <w:pPr>
        <w:pStyle w:val="afff6"/>
        <w:framePr w:wrap="around"/>
        <w:spacing w:line="240" w:lineRule="exact"/>
        <w:rPr>
          <w:del w:id="95668" w:author="Claude" w:date="2026-10-11T09:07:45Z"/>
          <w:rtl/>
        </w:rPr>
      </w:pPr>
      <w:del w:id="95667" w:author="Claude" w:date="2026-10-11T09:07:45Z">
        <w:r>
          <w:rPr>
            <w:rFonts w:hint="cs"/>
            <w:rtl/>
          </w:rPr>
          <w:lastRenderedPageBreak/>
          <w:delText xml:space="preserve">פרק שישי</w:delText>
        </w:r>
      </w:del>
    </w:p>
    <w:p w:rsidR="00E403F0" w:rsidRPr="00AD695E" w:rsidRDefault="00E403F0" w:rsidP="00E403F0">
      <w:pPr>
        <w:pStyle w:val="afff7"/>
        <w:framePr w:wrap="around"/>
        <w:spacing w:line="240" w:lineRule="exact"/>
        <w:rPr>
          <w:del w:id="95670" w:author="Claude" w:date="2026-10-11T09:07:45Z"/>
          <w:rtl/>
        </w:rPr>
      </w:pPr>
      <w:del w:id="95669" w:author="Claude" w:date="2026-10-11T09:07:45Z">
        <w:r>
          <w:rPr>
            <w:rFonts w:hint="cs"/>
            <w:rtl/>
          </w:rPr>
          <w:delText xml:space="preserve">המביא אשם </w:delText>
        </w:r>
      </w:del>
    </w:p>
    <w:p w:rsidR="00E403F0" w:rsidRPr="00AD695E" w:rsidRDefault="00E403F0" w:rsidP="00E403F0">
      <w:pPr>
        <w:pStyle w:val="afff8"/>
        <w:framePr w:wrap="around"/>
        <w:rPr>
          <w:rtl/>
        </w:rPr>
      </w:pPr>
      <w:r>
        <w:rPr>
          <w:rFonts w:hint="cs"/>
          <w:rtl/>
        </w:rPr>
        <w:t>כג:- כח:</w:t>
      </w:r>
    </w:p>
    <w:p>
      <w:pPr>
        <w:pStyle w:val="PetichatPerek"/>
        <w:rPr>
          <w:ins w:id="95666" w:author="Claude" w:date="2026-10-11T09:07:45Z"/>
        </w:rPr>
      </w:pPr>
      <w:ins w:id="95665" w:author="Claude" w:date="2026-10-11T09:07:45Z">
        <w:r>
          <w:rPr>
            <w:rFonts w:hint="cs"/>
            <w:rtl/>
          </w:rPr>
          <w:t xml:space="preserve">פרק שישי</w:t>
        </w:r>
        <w:r>
          <w:rPr>
            <w:rFonts w:hint="cs"/>
            <w:rtl/>
          </w:rPr>
          <w:t xml:space="preserve"> - </w:t>
        </w:r>
        <w:r>
          <w:rPr>
            <w:rFonts w:hint="cs"/>
            <w:rtl/>
          </w:rPr>
          <w:t xml:space="preserve">המביא אשם</w:t>
        </w:r>
      </w:ins>
    </w:p>
    <w:p>
      <w:pPr>
        <w:pStyle w:val="MishnaBatzad"/>
        <w:rPr>
          <w:ins w:id="20187" w:author="קלוד" w:date="2026-10-11T09:07:19Z"/>
        </w:rPr>
      </w:pPr>
      <w:ins w:id="20186" w:author="קלוד" w:date="2026-10-11T09:07:19Z">
        <w:r>
          <w:t xml:space="preserve">משנה א</w:t>
        </w:r>
      </w:ins>
    </w:p>
    <w:p w:rsidR="00E403F0" w:rsidRPr="00D65BEC" w:rsidRDefault="00E403F0" w:rsidP="00E403F0">
      <w:pPr>
        <w:pStyle w:val="afff9"/>
        <w:rPr>
          <w:del w:id="20117" w:author="קלוד" w:date="2026-10-11T09:07:19Z"/>
          <w:rtl/>
        </w:rPr>
      </w:pPr>
      <w:del w:id="20116" w:author="קלוד" w:date="2026-10-11T09:07:19Z">
        <w:r w:rsidRPr="00D65BEC">
          <w:rPr>
            <w:rtl/>
          </w:rPr>
          <w:delText xml:space="preserve">מתני'.</w:delText>
        </w:r>
      </w:del>
    </w:p>
    <w:p w:rsidR="00E403F0" w:rsidRPr="00D65BEC" w:rsidRDefault="00E403F0" w:rsidP="00E403F0">
      <w:pPr>
        <w:pStyle w:val="afff9"/>
        <w:spacing w:before="120"/>
        <w:rPr>
          <w:rtl/>
        </w:rPr>
        <w:pPrChange w:id="90027" w:author="קלוד" w:date="2026-10-11T12:09:42Z">
          <w:pPr>
            <w:pStyle w:val="afff9"/>
          </w:pPr>
        </w:pPrChange>
      </w:pPr>
      <w:r w:rsidRPr="00D65BEC">
        <w:rPr>
          <w:rtl/>
        </w:rPr>
        <w:t xml:space="preserve">המביא אשם תלוי ונודע לו שלא חטא, אם עד שלא נשחט </w:t>
      </w:r>
    </w:p>
    <w:p w:rsidR="00E403F0" w:rsidRPr="00D65BEC" w:rsidRDefault="00E403F0" w:rsidP="00E403F0">
      <w:pPr>
        <w:pStyle w:val="afff9"/>
        <w:rPr>
          <w:rtl/>
        </w:rPr>
      </w:pPr>
      <w:r w:rsidRPr="00D65BEC">
        <w:rPr>
          <w:rtl/>
        </w:rPr>
        <w:tab/>
      </w:r>
      <w:r>
        <w:rPr>
          <w:rFonts w:hint="cs"/>
          <w:rtl/>
        </w:rPr>
        <w:t xml:space="preserve">ל</w:t>
      </w:r>
      <w:r>
        <w:rPr>
          <w:rStyle w:val="TanaimMishna"/>
          <w:rFonts w:hint="cs"/>
          <w:rtl/>
          <w:rPrChange w:id="95622" w:author="Claude" w:date="2026-10-11T09:07:45Z">
            <w:rPr>
              <w:rFonts w:hint="cs"/>
              <w:rtl/>
            </w:rPr>
          </w:rPrChange>
        </w:rPr>
        <w:t xml:space="preserve">ר</w:t>
      </w:r>
      <w:r>
        <w:rPr>
          <w:rStyle w:val="TanaimMishna"/>
          <w:rtl/>
          <w:rPrChange w:id="95623" w:author="Claude" w:date="2026-10-11T09:07:45Z">
            <w:rPr>
              <w:rtl/>
            </w:rPr>
          </w:rPrChange>
        </w:rPr>
        <w:t xml:space="preserve">"</w:t>
      </w:r>
      <w:r>
        <w:rPr>
          <w:rStyle w:val="TanaimMishna"/>
          <w:rFonts w:hint="cs"/>
          <w:rtl/>
          <w:rPrChange w:id="95624" w:author="Claude" w:date="2026-10-11T09:07:45Z">
            <w:rPr>
              <w:rFonts w:hint="cs"/>
              <w:rtl/>
            </w:rPr>
          </w:rPrChange>
        </w:rPr>
        <w:t xml:space="preserve">מ</w:t>
      </w:r>
      <w:r w:rsidRPr="00D65BEC">
        <w:rPr>
          <w:rtl/>
        </w:rPr>
        <w:t xml:space="preserve">- יצא וירעה בעדר, </w:t>
      </w:r>
    </w:p>
    <w:p w:rsidR="00E403F0" w:rsidRPr="00D65BEC" w:rsidRDefault="00E403F0" w:rsidP="00E403F0">
      <w:pPr>
        <w:pStyle w:val="afff9"/>
        <w:rPr>
          <w:rtl/>
        </w:rPr>
      </w:pPr>
      <w:r w:rsidRPr="00D65BEC">
        <w:rPr>
          <w:rtl/>
        </w:rPr>
        <w:tab/>
      </w:r>
      <w:r w:rsidRPr="00D65BEC">
        <w:rPr>
          <w:rFonts w:hint="cs"/>
          <w:rtl/>
        </w:rPr>
        <w:t>וחכ</w:t>
      </w:r>
      <w:r w:rsidRPr="00D65BEC">
        <w:rPr>
          <w:rtl/>
        </w:rPr>
        <w:t>"</w:t>
      </w:r>
      <w:r w:rsidRPr="00D65BEC">
        <w:rPr>
          <w:rFonts w:hint="cs"/>
          <w:rtl/>
        </w:rPr>
        <w:t>א</w:t>
      </w:r>
      <w:r w:rsidRPr="00D65BEC">
        <w:rPr>
          <w:rtl/>
        </w:rPr>
        <w:t xml:space="preserve">: ירעה עד שיסתאב וימכר ויפלו דמיו לנדבה, </w:t>
      </w:r>
    </w:p>
    <w:p w:rsidR="00E403F0" w:rsidRPr="00D65BEC" w:rsidRDefault="00E403F0" w:rsidP="00E403F0">
      <w:pPr>
        <w:pStyle w:val="afff9"/>
        <w:rPr>
          <w:rtl/>
        </w:rPr>
      </w:pPr>
      <w:r>
        <w:rPr>
          <w:rtl/>
        </w:rPr>
        <w:t xml:space="preserve">	</w:t>
      </w:r>
      <w:r>
        <w:rPr>
          <w:rStyle w:val="TanaimMishna"/>
          <w:rtl/>
          <w:rPrChange w:id="95625" w:author="Claude" w:date="2026-10-11T09:07:45Z">
            <w:rPr>
              <w:rtl/>
            </w:rPr>
          </w:rPrChange>
        </w:rPr>
        <w:t xml:space="preserve">ר"א</w:t>
      </w:r>
      <w:r>
        <w:rPr>
          <w:rtl/>
        </w:rPr>
        <w:t xml:space="preserve"> אומר</w:t>
      </w:r>
      <w:r>
        <w:rPr>
          <w:rStyle w:val="TanaimMishna"/>
          <w:rtl/>
          <w:rPrChange w:id="95626" w:author="Claude" w:date="2026-10-11T09:07:45Z">
            <w:rPr>
              <w:rtl/>
            </w:rPr>
          </w:rPrChange>
        </w:rPr>
        <w:t xml:space="preserve">:</w:t>
      </w:r>
      <w:r>
        <w:rPr>
          <w:rtl/>
        </w:rPr>
        <w:t xml:space="preserve"> יקרב, שאם אינו בא על חטא זה הרי הוא בא על חטא אחר;</w:t>
      </w:r>
    </w:p>
    <w:p w:rsidR="00E403F0" w:rsidRPr="00D65BEC" w:rsidRDefault="00E403F0" w:rsidP="00E403F0">
      <w:pPr>
        <w:pStyle w:val="afff9"/>
        <w:rPr>
          <w:rtl/>
        </w:rPr>
      </w:pPr>
    </w:p>
    <w:p w:rsidR="00E403F0" w:rsidRPr="00D65BEC" w:rsidRDefault="00E403F0" w:rsidP="00E403F0">
      <w:pPr>
        <w:pStyle w:val="afff9"/>
        <w:rPr>
          <w:rtl/>
        </w:rPr>
      </w:pPr>
      <w:r w:rsidRPr="00D65BEC">
        <w:rPr>
          <w:rtl/>
        </w:rPr>
        <w:t>אם משנשחט נודע לו - ישפך הדם והבשר יצא לבית השריפה;</w:t>
      </w:r>
    </w:p>
    <w:p w:rsidR="00E403F0" w:rsidRPr="00D65BEC" w:rsidRDefault="00E403F0" w:rsidP="00E403F0">
      <w:pPr>
        <w:pStyle w:val="afff9"/>
        <w:rPr>
          <w:rtl/>
        </w:rPr>
      </w:pPr>
      <w:r>
        <w:rPr>
          <w:rtl/>
        </w:rPr>
        <w:t xml:space="preserve">נזרק הדם  - יאכל, </w:t>
      </w:r>
      <w:r>
        <w:rPr>
          <w:rStyle w:val="TanaimMishna"/>
          <w:rtl/>
          <w:rPrChange w:id="95627" w:author="Claude" w:date="2026-10-11T09:07:45Z">
            <w:rPr>
              <w:rtl/>
            </w:rPr>
          </w:rPrChange>
        </w:rPr>
        <w:t xml:space="preserve">ר' יוסי</w:t>
      </w:r>
      <w:r>
        <w:rPr>
          <w:rtl/>
        </w:rPr>
        <w:t xml:space="preserve"> אומר</w:t>
      </w:r>
      <w:r>
        <w:rPr>
          <w:rStyle w:val="TanaimMishna"/>
          <w:rtl/>
          <w:rPrChange w:id="95628" w:author="Claude" w:date="2026-10-11T09:07:45Z">
            <w:rPr>
              <w:rtl/>
            </w:rPr>
          </w:rPrChange>
        </w:rPr>
        <w:t xml:space="preserve">:</w:t>
      </w:r>
      <w:r>
        <w:rPr>
          <w:rtl/>
        </w:rPr>
        <w:t xml:space="preserve"> אפילו הדם בכוס - יזרק והבשר יאכל.</w:t>
      </w:r>
    </w:p>
    <w:p w:rsidR="00E403F0" w:rsidRPr="00D65BEC" w:rsidRDefault="00E403F0" w:rsidP="00E403F0">
      <w:pPr>
        <w:pStyle w:val="afff9"/>
        <w:rPr>
          <w:rtl/>
        </w:rPr>
      </w:pPr>
    </w:p>
    <w:p w:rsidR="00E403F0" w:rsidRPr="00D65BEC" w:rsidRDefault="00E403F0" w:rsidP="00E403F0">
      <w:pPr>
        <w:pStyle w:val="afff9"/>
        <w:rPr>
          <w:rtl/>
        </w:rPr>
      </w:pPr>
      <w:r w:rsidRPr="00D65BEC">
        <w:rPr>
          <w:rtl/>
        </w:rPr>
        <w:t xml:space="preserve">אשם ודאי אינו כן, עד שלא נשחט - יצא וירעה בעדר, </w:t>
      </w:r>
    </w:p>
    <w:p w:rsidR="00E403F0" w:rsidRPr="00D65BEC" w:rsidRDefault="00E403F0" w:rsidP="00E403F0">
      <w:pPr>
        <w:pStyle w:val="afff9"/>
        <w:rPr>
          <w:rtl/>
        </w:rPr>
      </w:pPr>
      <w:r w:rsidRPr="00D65BEC">
        <w:rPr>
          <w:rtl/>
        </w:rPr>
        <w:tab/>
      </w:r>
      <w:r w:rsidRPr="00D65BEC">
        <w:rPr>
          <w:rtl/>
        </w:rPr>
        <w:tab/>
      </w:r>
      <w:r w:rsidRPr="00D65BEC">
        <w:rPr>
          <w:rtl/>
        </w:rPr>
        <w:tab/>
      </w:r>
      <w:r w:rsidRPr="00D65BEC">
        <w:rPr>
          <w:rtl/>
        </w:rPr>
        <w:tab/>
        <w:t xml:space="preserve">משנשחט - הרי זה יקבר, </w:t>
      </w:r>
    </w:p>
    <w:p w:rsidR="00E403F0" w:rsidRPr="00D65BEC" w:rsidRDefault="00E403F0" w:rsidP="00E403F0">
      <w:pPr>
        <w:pStyle w:val="afff9"/>
        <w:rPr>
          <w:rtl/>
        </w:rPr>
      </w:pPr>
      <w:r w:rsidRPr="00D65BEC">
        <w:rPr>
          <w:rtl/>
        </w:rPr>
        <w:tab/>
      </w:r>
      <w:r w:rsidRPr="00D65BEC">
        <w:rPr>
          <w:rtl/>
        </w:rPr>
        <w:tab/>
      </w:r>
      <w:r w:rsidRPr="00D65BEC">
        <w:rPr>
          <w:rtl/>
        </w:rPr>
        <w:tab/>
      </w:r>
      <w:r w:rsidRPr="00D65BEC">
        <w:rPr>
          <w:rtl/>
        </w:rPr>
        <w:tab/>
        <w:t>נזרק הדם - הבשר יצא לבית השריפה.</w:t>
      </w:r>
    </w:p>
    <w:p w:rsidR="00E403F0" w:rsidRPr="00D65BEC" w:rsidRDefault="00E403F0" w:rsidP="00E403F0">
      <w:pPr>
        <w:pStyle w:val="afff9"/>
        <w:rPr>
          <w:rtl/>
        </w:rPr>
      </w:pPr>
    </w:p>
    <w:p w:rsidR="00E403F0" w:rsidRPr="00D65BEC" w:rsidRDefault="00E403F0" w:rsidP="00E403F0">
      <w:pPr>
        <w:pStyle w:val="afff9"/>
        <w:rPr>
          <w:rtl/>
        </w:rPr>
      </w:pPr>
      <w:r w:rsidRPr="00D65BEC">
        <w:rPr>
          <w:rtl/>
        </w:rPr>
        <w:t>שור הנסקל אינו כן, עד שלא נסקל - יצא וירעה בעדר, משנסקל - מותר בהנאה.</w:t>
      </w:r>
    </w:p>
    <w:p w:rsidR="00E403F0" w:rsidRPr="00D65BEC" w:rsidRDefault="00E403F0" w:rsidP="00E403F0">
      <w:pPr>
        <w:pStyle w:val="afff9"/>
        <w:rPr>
          <w:rtl/>
        </w:rPr>
      </w:pPr>
      <w:r w:rsidRPr="00D65BEC">
        <w:rPr>
          <w:rtl/>
        </w:rPr>
        <w:t xml:space="preserve">עגלה ערופה אינו כן, עד שלא נערפה - תצא ותרעה בעדר, </w:t>
      </w:r>
    </w:p>
    <w:p w:rsidR="00E403F0" w:rsidRPr="00D65BEC" w:rsidRDefault="00E403F0" w:rsidP="00E403F0">
      <w:pPr>
        <w:pStyle w:val="afff9"/>
        <w:rPr>
          <w:rtl/>
        </w:rPr>
      </w:pPr>
      <w:r w:rsidRPr="00D65BEC">
        <w:rPr>
          <w:rtl/>
        </w:rPr>
        <w:t>משנערפה תקבר במקומה, שעל ספק באה מתחלה, כיפרה ספקה והלכה 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49" w:author="קלוד" w:date="2026-10-11T12:26:18Z"/>
        </w:rPr>
      </w:pPr>
      <w:ins w:id="90050" w:author="קלוד" w:date="2026-10-11T12:26:18Z">
        <w:r>
          <w:rPr>
            <w:color w:val="7B3F00"/>
          </w:rPr>
          <w:t xml:space="preserve">אשם תלוי שנודע שלא חטא - יצא וירעה בעדר או יקרב</w:t>
        </w:r>
      </w:ins>
    </w:p>
    <w:p w:rsidR="00E403F0" w:rsidRPr="00AD695E" w:rsidRDefault="00E403F0" w:rsidP="00E403F0">
      <w:pPr>
        <w:rPr>
          <w:rtl/>
        </w:rPr>
      </w:pPr>
      <w:r>
        <w:rPr>
          <w:rtl/>
        </w:rPr>
        <w:t xml:space="preserve">במאי </w:t>
      </w:r>
      <w:ins w:id="90731" w:author="מנוע מכני" w:date="2026-10-11T12:04:39Z">
        <w:r>
          <w:rPr>
            <w:rtl/>
          </w:rPr>
          <w:t xml:space="preserve">חלקו</w:t>
        </w:r>
      </w:ins>
      <w:del w:id="90732" w:author="מנוע מכני" w:date="2026-10-11T12:04:39Z">
        <w:r>
          <w:rPr>
            <w:rtl/>
          </w:rPr>
          <w:delText xml:space="preserve">פליגי</w:delText>
        </w:r>
      </w:del>
      <w:r>
        <w:rPr>
          <w:rtl/>
        </w:rPr>
        <w:t xml:space="preserve">? </w:t>
      </w:r>
    </w:p>
    <w:p>
      <w:pPr>
        <w:pStyle w:val="38"/>
        <w:rPr>
          <w:ins w:id="94158" w:author="מנוע מכני" w:date="2026-10-11T12:04:39Z"/>
        </w:rPr>
      </w:pPr>
      <w:r>
        <w:t xml:space="preserve">ר"מ סבר:</w:t>
      </w:r>
    </w:p>
    <w:p w:rsidR="00E403F0" w:rsidRPr="00AD695E" w:rsidRDefault="00E403F0" w:rsidP="00E403F0">
      <w:pPr>
        <w:rPr>
          <w:rtl/>
        </w:rPr>
      </w:pPr>
      <w:del w:id="94159" w:author="מנוע מכני" w:date="2026-10-11T12:04:39Z">
        <w:r>
          <w:rPr>
            <w:rtl/>
          </w:rPr>
          <w:delText xml:space="preserve"> </w:delText>
        </w:r>
      </w:del>
      <w:r>
        <w:rPr>
          <w:rtl/>
        </w:rPr>
        <w:t xml:space="preserve">כיון דלא צריך </w:t>
      </w:r>
      <w:ins w:id="91529" w:author="מנוע מכני" w:date="2026-10-11T12:04:39Z">
        <w:r>
          <w:rPr>
            <w:rtl/>
          </w:rPr>
          <w:t xml:space="preserve">לו</w:t>
        </w:r>
      </w:ins>
      <w:del w:id="91530" w:author="מנוע מכני" w:date="2026-10-11T12:04:39Z">
        <w:r>
          <w:rPr>
            <w:rtl/>
          </w:rPr>
          <w:delText xml:space="preserve">ליה</w:delText>
        </w:r>
      </w:del>
      <w:r>
        <w:rPr>
          <w:rtl/>
        </w:rPr>
        <w:t xml:space="preserve"> </w:t>
      </w:r>
      <w:r>
        <w:rPr>
          <w:rtl/>
        </w:rPr>
        <w:t xml:space="preserve">לא</w:t>
      </w:r>
      <w:r>
        <w:rPr>
          <w:rtl/>
        </w:rPr>
        <w:t xml:space="preserve"> מקדיש </w:t>
      </w:r>
      <w:ins w:id="91531" w:author="מנוע מכני" w:date="2026-10-11T12:04:39Z">
        <w:r>
          <w:rPr>
            <w:rtl/>
          </w:rPr>
          <w:t xml:space="preserve">לו</w:t>
        </w:r>
      </w:ins>
      <w:del w:id="91532" w:author="מנוע מכני" w:date="2026-10-11T12:04:39Z">
        <w:r>
          <w:rPr>
            <w:rtl/>
          </w:rPr>
          <w:delText xml:space="preserve">ליה</w:delText>
        </w:r>
      </w:del>
      <w:r>
        <w:rPr>
          <w:rtl/>
        </w:rPr>
        <w:t xml:space="preserve">, ורבנן סברי: מתוך שלבו נוקפו גומר ומקדיש.</w:t>
      </w:r>
    </w:p>
    <w:p>
      <w:pPr>
        <w:pStyle w:val="38"/>
        <w:rPr>
          <w:ins w:id="94160" w:author="מנוע מכני" w:date="2026-10-11T12:04:39Z"/>
        </w:rPr>
      </w:pPr>
      <w:r w:rsidRPr="00217260">
        <w:t xml:space="preserve">תנא:</w:t>
      </w:r>
    </w:p>
    <w:p w:rsidR="00E403F0" w:rsidRPr="00AD695E" w:rsidRDefault="00E403F0" w:rsidP="00E403F0">
      <w:pPr>
        <w:rPr>
          <w:rtl/>
        </w:rPr>
      </w:pPr>
      <w:del w:id="94161" w:author="מנוע מכני" w:date="2026-10-11T12:04:39Z">
        <w:r w:rsidRPr="00217260">
          <w:rPr>
            <w:b/>
            <w:bCs/>
            <w:rtl/>
          </w:rPr>
          <w:delText xml:space="preserve"> </w:delText>
        </w:r>
      </w:del>
      <w:r w:rsidRPr="00217260">
        <w:rPr>
          <w:b/>
          <w:bCs/>
          <w:rtl/>
        </w:rPr>
        <w:t xml:space="preserve">בין שנודע לו שחטא ובין נודע לו שלא חטא </w:t>
      </w:r>
      <w:ins w:id="90733" w:author="מנוע מכני" w:date="2026-10-11T12:04:39Z">
        <w:r>
          <w:rPr>
            <w:b/>
            <w:bCs/>
            <w:rtl/>
          </w:rPr>
          <w:t xml:space="preserve">חלקו</w:t>
        </w:r>
      </w:ins>
      <w:del w:id="90734" w:author="מנוע מכני" w:date="2026-10-11T12:04:39Z">
        <w:r w:rsidRPr="00217260">
          <w:rPr>
            <w:b/>
            <w:bCs/>
            <w:rtl/>
          </w:rPr>
          <w:delText xml:space="preserve">פליגי</w:delText>
        </w:r>
      </w:del>
      <w:r w:rsidRPr="00217260">
        <w:rPr>
          <w:b/>
          <w:bCs/>
          <w:rtl/>
        </w:rPr>
        <w:t xml:space="preserve"> </w:t>
      </w:r>
      <w:r w:rsidRPr="00217260">
        <w:rPr>
          <w:rStyle w:val="2fb"/>
          <w:b/>
          <w:bCs/>
          <w:rtl/>
        </w:rPr>
        <w:t xml:space="preserve">ר"מ</w:t>
      </w:r>
      <w:r w:rsidRPr="00217260">
        <w:rPr>
          <w:b/>
          <w:bCs/>
          <w:rtl/>
        </w:rPr>
        <w:t xml:space="preserve"> ורבנן,</w:t>
      </w:r>
      <w:r>
        <w:rPr>
          <w:rtl/>
        </w:rPr>
        <w:t xml:space="preserve"> </w:t>
      </w:r>
    </w:p>
    <w:p w:rsidR="00E403F0" w:rsidRPr="00AD695E" w:rsidRDefault="00E403F0" w:rsidP="00E403F0">
      <w:pPr>
        <w:rPr>
          <w:rtl/>
        </w:rPr>
      </w:pPr>
      <w:r>
        <w:rPr>
          <w:rtl/>
        </w:rPr>
        <w:t xml:space="preserve">בנודע לו שחטא להודיעך כחו </w:t>
      </w:r>
      <w:r>
        <w:rPr>
          <w:rStyle w:val="2fb"/>
          <w:rtl/>
        </w:rPr>
        <w:t xml:space="preserve">דר"מ</w:t>
      </w:r>
      <w:r>
        <w:rPr>
          <w:rtl/>
        </w:rPr>
        <w:t xml:space="preserve">, דאע"ג דידע דחטא, כיון ד</w:t>
      </w:r>
      <w:ins w:id="92775" w:author="מנוע מכני" w:date="2026-10-11T12:04:39Z">
        <w:r>
          <w:rPr>
            <w:rtl/>
          </w:rPr>
          <w:t xml:space="preserve">בזמן ש</w:t>
        </w:r>
      </w:ins>
      <w:del w:id="92776" w:author="מנוע מכני" w:date="2026-10-11T12:04:39Z">
        <w:r>
          <w:rPr>
            <w:rtl/>
          </w:rPr>
          <w:delText xml:space="preserve">בעידנא ד</w:delText>
        </w:r>
      </w:del>
      <w:r>
        <w:rPr>
          <w:rtl/>
        </w:rPr>
        <w:t xml:space="preserve">אפרשיה </w:t>
      </w:r>
      <w:r>
        <w:rPr>
          <w:rtl/>
        </w:rPr>
        <w:t xml:space="preserve">לא</w:t>
      </w:r>
      <w:r>
        <w:rPr>
          <w:rtl/>
        </w:rPr>
        <w:t xml:space="preserve"> ידע תצא ותרעה בעדר</w:t>
      </w:r>
      <w:ins w:id="92109" w:author="מנוע מכני" w:date="2026-10-11T12:04:39Z">
        <w:r>
          <w:rPr>
            <w:rtl/>
          </w:rPr>
          <w:t xml:space="preserve">,</w:t>
        </w:r>
      </w:ins>
      <w:del w:id="92110" w:author="מנוע מכני" w:date="2026-10-11T12:04:39Z">
        <w:r>
          <w:rPr>
            <w:rtl/>
          </w:rPr>
          <w:delText xml:space="preserve">;</w:delText>
        </w:r>
      </w:del>
    </w:p>
    <w:p w:rsidR="00E403F0" w:rsidRPr="00AD695E" w:rsidRDefault="00E403F0" w:rsidP="00E403F0">
      <w:pPr>
        <w:rPr>
          <w:rtl/>
        </w:rPr>
      </w:pPr>
      <w:r>
        <w:rPr>
          <w:rtl/>
        </w:rPr>
        <w:t xml:space="preserve">ובנודע לו שלא חטא להודיעך כחן דרבנן, דאע"ג דלא חטא, כיון ד</w:t>
      </w:r>
      <w:ins w:id="92777" w:author="מנוע מכני" w:date="2026-10-11T12:04:39Z">
        <w:r>
          <w:rPr>
            <w:rtl/>
          </w:rPr>
          <w:t xml:space="preserve">בזמן ש</w:t>
        </w:r>
      </w:ins>
      <w:del w:id="92778" w:author="מנוע מכני" w:date="2026-10-11T12:04:39Z">
        <w:r>
          <w:rPr>
            <w:rtl/>
          </w:rPr>
          <w:delText xml:space="preserve">בעידנא ד</w:delText>
        </w:r>
      </w:del>
      <w:r>
        <w:rPr>
          <w:rtl/>
        </w:rPr>
        <w:t xml:space="preserve">אפרשיה </w:t>
      </w:r>
      <w:r>
        <w:rPr>
          <w:rtl/>
        </w:rPr>
        <w:t xml:space="preserve">לא</w:t>
      </w:r>
      <w:r>
        <w:rPr>
          <w:rtl/>
        </w:rPr>
        <w:t xml:space="preserve"> ידע</w:t>
      </w:r>
      <w:r>
        <w:rPr>
          <w:rFonts w:hint="cs"/>
          <w:rtl/>
        </w:rPr>
        <w:t xml:space="preserve"> </w:t>
      </w:r>
      <w:r>
        <w:rPr>
          <w:rtl/>
        </w:rPr>
        <w:t xml:space="preserve">לבו נוקפו </w:t>
      </w:r>
      <w:ins w:id="92637" w:author="מנוע מכני" w:date="2026-10-11T12:04:39Z">
        <w:r>
          <w:rPr>
            <w:rtl/>
          </w:rPr>
          <w:t xml:space="preserve">היה</w:t>
        </w:r>
      </w:ins>
      <w:del w:id="92638" w:author="מנוע מכני" w:date="2026-10-11T12:04:39Z">
        <w:r>
          <w:rPr>
            <w:rtl/>
          </w:rPr>
          <w:delText xml:space="preserve">הוה</w:delText>
        </w:r>
      </w:del>
      <w:r>
        <w:rPr>
          <w:rtl/>
        </w:rPr>
        <w:t xml:space="preserve">, הלכך גמר ומקדיש.</w:t>
      </w:r>
    </w:p>
    <w:p w:rsidR="00E403F0" w:rsidRPr="00AD695E" w:rsidRDefault="00E403F0" w:rsidP="00E403F0">
      <w:pPr>
        <w:pStyle w:val="afff3"/>
        <w:framePr w:wrap="around"/>
        <w:spacing w:line="240" w:lineRule="exact"/>
        <w:rPr>
          <w:rtl/>
        </w:rPr>
      </w:pPr>
      <w:r w:rsidRPr="009239E9">
        <w:rPr>
          <w:rFonts w:hint="cs"/>
          <w:szCs w:val="18"/>
          <w:rtl/>
        </w:rPr>
        <w:t>כד.</w:t>
      </w:r>
    </w:p>
    <w:p>
      <w:pPr>
        <w:pStyle w:val="afffff8"/>
        <w:rPr>
          <w:ins w:id="90047" w:author="קלוד" w:date="2026-10-11T12:26:18Z"/>
        </w:rPr>
      </w:pPr>
      <w:ins w:id="90048" w:author="קלוד" w:date="2026-10-11T12:26:18Z">
        <w:r>
          <w:rPr>
            <w:color w:val="7B3F00"/>
          </w:rPr>
          <w:t xml:space="preserve">מפריש שני אשמות לאחריות ונתכפר באחת - מודה ר"מ</w:t>
        </w:r>
      </w:ins>
    </w:p>
    <w:p>
      <w:pPr>
        <w:pStyle w:val="38"/>
        <w:rPr>
          <w:ins w:id="94162" w:author="מנוע מכני" w:date="2026-10-11T12:04:39Z"/>
        </w:rPr>
      </w:pPr>
      <w:r>
        <w:t xml:space="preserve">א"ר ששת:</w:t>
      </w:r>
    </w:p>
    <w:p w:rsidR="00E403F0" w:rsidRPr="00AD695E" w:rsidRDefault="00E403F0" w:rsidP="00E403F0">
      <w:pPr>
        <w:rPr>
          <w:rtl/>
        </w:rPr>
      </w:pPr>
      <w:del w:id="94163" w:author="מנוע מכני" w:date="2026-10-11T12:04:39Z">
        <w:r>
          <w:rPr>
            <w:rtl/>
          </w:rPr>
          <w:delText xml:space="preserve"> </w:delText>
        </w:r>
      </w:del>
      <w:r>
        <w:rPr>
          <w:rtl/>
        </w:rPr>
        <w:t xml:space="preserve">מודה </w:t>
      </w:r>
      <w:r>
        <w:rPr>
          <w:rStyle w:val="2fb"/>
          <w:rtl/>
        </w:rPr>
        <w:t xml:space="preserve">ר"מ</w:t>
      </w:r>
      <w:r>
        <w:rPr>
          <w:rtl/>
        </w:rPr>
        <w:t xml:space="preserve"> לחכמים, במפריש שני אשמות לאחריות ונתכפר באחת מהן, דשני ירעה עד שיסתאב וימכר ויפלו דמיו לנדבה</w:t>
      </w:r>
      <w:ins w:id="92111" w:author="מנוע מכני" w:date="2026-10-11T12:04:39Z">
        <w:r>
          <w:rPr>
            <w:rtl/>
          </w:rPr>
          <w:t xml:space="preserve">,</w:t>
        </w:r>
      </w:ins>
      <w:del w:id="92112" w:author="מנוע מכני" w:date="2026-10-11T12:04:39Z">
        <w:r>
          <w:rPr>
            <w:rtl/>
          </w:rPr>
          <w:delText xml:space="preserve">;</w:delText>
        </w:r>
      </w:del>
    </w:p>
    <w:p w:rsidR="00E403F0" w:rsidRPr="00AD695E" w:rsidRDefault="00E403F0" w:rsidP="00E403F0">
      <w:pPr>
        <w:rPr>
          <w:rtl/>
        </w:rPr>
      </w:pPr>
      <w:r>
        <w:rPr>
          <w:rFonts w:hint="cs"/>
          <w:rtl/>
        </w:rPr>
        <w:t>מ</w:t>
      </w:r>
      <w:r>
        <w:rPr>
          <w:rtl/>
        </w:rPr>
        <w:t>"</w:t>
      </w:r>
      <w:r>
        <w:rPr>
          <w:rFonts w:hint="cs"/>
          <w:rtl/>
        </w:rPr>
        <w:t xml:space="preserve">ט</w:t>
      </w:r>
      <w:r>
        <w:rPr>
          <w:rFonts w:hint="cs"/>
          <w:rtl/>
        </w:rPr>
        <w:t xml:space="preserve"> </w:t>
      </w:r>
      <w:r>
        <w:rPr>
          <w:rtl/>
        </w:rPr>
        <w:t xml:space="preserve">ע"כ </w:t>
      </w:r>
      <w:r>
        <w:rPr>
          <w:rtl/>
        </w:rPr>
        <w:t xml:space="preserve">לא</w:t>
      </w:r>
      <w:r>
        <w:rPr>
          <w:rtl/>
        </w:rPr>
        <w:t xml:space="preserve"> </w:t>
      </w:r>
      <w:ins w:id="90735" w:author="מנוע מכני" w:date="2026-10-11T12:04:39Z">
        <w:r>
          <w:rPr>
            <w:rtl/>
          </w:rPr>
          <w:t xml:space="preserve">חלקו</w:t>
        </w:r>
      </w:ins>
      <w:del w:id="90736" w:author="מנוע מכני" w:date="2026-10-11T12:04:39Z">
        <w:r>
          <w:rPr>
            <w:rtl/>
          </w:rPr>
          <w:delText xml:space="preserve">פליגי</w:delText>
        </w:r>
      </w:del>
      <w:r>
        <w:rPr>
          <w:rtl/>
        </w:rPr>
        <w:t xml:space="preserve"> </w:t>
      </w:r>
      <w:r>
        <w:rPr>
          <w:rStyle w:val="2fb"/>
          <w:rtl/>
        </w:rPr>
        <w:t xml:space="preserve">ר"מ</w:t>
      </w:r>
      <w:r>
        <w:rPr>
          <w:rtl/>
        </w:rPr>
        <w:t xml:space="preserve"> עליהון דרבנן, אלא משום דלא גלי </w:t>
      </w:r>
      <w:ins w:id="92597" w:author="מנוע מכני" w:date="2026-10-11T12:04:39Z">
        <w:r>
          <w:rPr>
            <w:rtl/>
          </w:rPr>
          <w:t xml:space="preserve">דעתו</w:t>
        </w:r>
      </w:ins>
      <w:del w:id="92598" w:author="מנוע מכני" w:date="2026-10-11T12:04:39Z">
        <w:r>
          <w:rPr>
            <w:rtl/>
          </w:rPr>
          <w:delText xml:space="preserve">דעתיה</w:delText>
        </w:r>
      </w:del>
      <w:r>
        <w:rPr>
          <w:rtl/>
        </w:rPr>
        <w:t xml:space="preserve"> דלבו נוקפו, </w:t>
      </w:r>
    </w:p>
    <w:p w:rsidR="00E403F0" w:rsidRPr="00AD695E" w:rsidRDefault="00E403F0" w:rsidP="00E403F0">
      <w:pPr>
        <w:rPr>
          <w:rtl/>
        </w:rPr>
      </w:pPr>
      <w:r>
        <w:rPr>
          <w:rtl/>
        </w:rPr>
        <w:t xml:space="preserve">אבל </w:t>
      </w:r>
      <w:ins w:id="90737" w:author="מנוע מכני" w:date="2026-10-11T12:04:39Z">
        <w:r>
          <w:rPr>
            <w:rtl/>
          </w:rPr>
          <w:t xml:space="preserve">כאן</w:t>
        </w:r>
      </w:ins>
      <w:del w:id="90738" w:author="מנוע מכני" w:date="2026-10-11T12:04:39Z">
        <w:r>
          <w:rPr>
            <w:rtl/>
          </w:rPr>
          <w:delText xml:space="preserve">הכא</w:delText>
        </w:r>
      </w:del>
      <w:r>
        <w:rPr>
          <w:rtl/>
        </w:rPr>
        <w:t xml:space="preserve"> מכדי חד הוא דאיבעי </w:t>
      </w:r>
      <w:ins w:id="91533" w:author="מנוע מכני" w:date="2026-10-11T12:04:39Z">
        <w:r>
          <w:rPr>
            <w:rtl/>
          </w:rPr>
          <w:t xml:space="preserve">לו</w:t>
        </w:r>
      </w:ins>
      <w:del w:id="91534" w:author="מנוע מכני" w:date="2026-10-11T12:04:39Z">
        <w:r>
          <w:rPr>
            <w:rtl/>
          </w:rPr>
          <w:delText xml:space="preserve">ליה</w:delText>
        </w:r>
      </w:del>
      <w:r>
        <w:rPr>
          <w:rtl/>
        </w:rPr>
        <w:t xml:space="preserve"> לאפרושי, </w:t>
      </w:r>
      <w:r>
        <w:rPr>
          <w:rFonts w:hint="cs"/>
          <w:rtl/>
        </w:rPr>
        <w:t xml:space="preserve">והפריש </w:t>
      </w:r>
      <w:ins w:id="91535" w:author="מנוע מכני" w:date="2026-10-11T12:04:39Z">
        <w:r>
          <w:rPr>
            <w:rFonts w:hint="cs"/>
            <w:rtl/>
          </w:rPr>
          <w:t xml:space="preserve">שני</w:t>
        </w:r>
      </w:ins>
      <w:del w:id="91536" w:author="מנוע מכני" w:date="2026-10-11T12:04:39Z">
        <w:r>
          <w:rPr>
            <w:rFonts w:hint="cs"/>
            <w:rtl/>
          </w:rPr>
          <w:delText xml:space="preserve">תרי</w:delText>
        </w:r>
      </w:del>
      <w:r>
        <w:rPr>
          <w:rFonts w:hint="cs"/>
          <w:rtl/>
        </w:rPr>
        <w:t xml:space="preserve"> </w:t>
      </w:r>
      <w:r>
        <w:rPr>
          <w:rtl/>
        </w:rPr>
        <w:t xml:space="preserve">דסבר: </w:t>
      </w:r>
      <w:ins w:id="92499" w:author="מנוע מכני" w:date="2026-10-11T12:04:39Z">
        <w:r>
          <w:rPr>
            <w:rtl/>
          </w:rPr>
          <w:t xml:space="preserve">אם </w:t>
        </w:r>
      </w:ins>
      <w:del w:id="92500" w:author="מנוע מכני" w:date="2026-10-11T12:04:39Z">
        <w:r>
          <w:rPr>
            <w:rtl/>
          </w:rPr>
          <w:delText xml:space="preserve">אי </w:delText>
        </w:r>
      </w:del>
      <w:r>
        <w:rPr>
          <w:rFonts w:hint="cs"/>
          <w:rtl/>
        </w:rPr>
        <w:t>נאבד אחד אתכפר בשני</w:t>
      </w:r>
      <w:r>
        <w:rPr>
          <w:rtl/>
        </w:rPr>
        <w:t xml:space="preserve">, וכיון דגלי </w:t>
      </w:r>
      <w:ins w:id="92599" w:author="מנוע מכני" w:date="2026-10-11T12:04:39Z">
        <w:r>
          <w:rPr>
            <w:rtl/>
          </w:rPr>
          <w:t xml:space="preserve">דעתו</w:t>
        </w:r>
      </w:ins>
      <w:del w:id="92600" w:author="מנוע מכני" w:date="2026-10-11T12:04:39Z">
        <w:r>
          <w:rPr>
            <w:rtl/>
          </w:rPr>
          <w:delText xml:space="preserve">דעתיה</w:delText>
        </w:r>
      </w:del>
      <w:r>
        <w:rPr>
          <w:rtl/>
        </w:rPr>
        <w:t xml:space="preserve"> דלבו נוקפו היה, הואיל וכך היה גמר והקדישו.</w:t>
      </w:r>
    </w:p>
    <w:p>
      <w:pPr>
        <w:pStyle w:val="afffff8"/>
        <w:rPr>
          <w:ins w:id="90045" w:author="קלוד" w:date="2026-10-11T12:26:18Z"/>
        </w:rPr>
      </w:pPr>
      <w:ins w:id="90046" w:author="קלוד" w:date="2026-10-11T12:26:18Z">
        <w:r>
          <w:rPr>
            <w:color w:val="7B3F00"/>
          </w:rPr>
          <w:t xml:space="preserve">אשם תלוי שהוזמו עדיו - יצא וירעה בעדר</w:t>
        </w:r>
      </w:ins>
    </w:p>
    <w:p>
      <w:pPr>
        <w:pStyle w:val="38"/>
        <w:rPr>
          <w:ins w:id="94164" w:author="מנוע מכני" w:date="2026-10-11T12:04:39Z"/>
        </w:rPr>
      </w:pPr>
      <w:r>
        <w:t>אר</w:t>
      </w:r>
      <w:r>
        <w:t>"</w:t>
      </w:r>
      <w:r>
        <w:t>י מ</w:t>
      </w:r>
      <w:r>
        <w:t xml:space="preserve">רב:</w:t>
      </w:r>
    </w:p>
    <w:p w:rsidR="00E403F0" w:rsidRPr="00AD695E" w:rsidRDefault="00E403F0" w:rsidP="00E403F0">
      <w:pPr>
        <w:rPr>
          <w:rtl/>
        </w:rPr>
      </w:pPr>
      <w:del w:id="94165" w:author="מנוע מכני" w:date="2026-10-11T12:04:39Z">
        <w:r>
          <w:rPr>
            <w:rtl/>
          </w:rPr>
          <w:delText xml:space="preserve"> </w:delText>
        </w:r>
      </w:del>
      <w:r>
        <w:rPr>
          <w:rtl/>
        </w:rPr>
        <w:t xml:space="preserve">מודים חכמים </w:t>
      </w:r>
      <w:r>
        <w:rPr>
          <w:rStyle w:val="2fb"/>
          <w:rtl/>
        </w:rPr>
        <w:t xml:space="preserve">לר"מ</w:t>
      </w:r>
      <w:r>
        <w:rPr>
          <w:rtl/>
        </w:rPr>
        <w:t xml:space="preserve">, באשם תלוי שהוזמו עדיו, דיצא וירעה בעדר</w:t>
      </w:r>
      <w:ins w:id="92113" w:author="מנוע מכני" w:date="2026-10-11T12:04:39Z">
        <w:r>
          <w:rPr>
            <w:rtl/>
          </w:rPr>
          <w:t xml:space="preserve">,</w:t>
        </w:r>
      </w:ins>
      <w:del w:id="92114" w:author="מנוע מכני" w:date="2026-10-11T12:04:39Z">
        <w:r>
          <w:rPr>
            <w:rtl/>
          </w:rPr>
          <w:delText xml:space="preserve">;</w:delText>
        </w:r>
      </w:del>
    </w:p>
    <w:p w:rsidR="00E403F0" w:rsidRPr="00AD695E" w:rsidRDefault="00E403F0" w:rsidP="00E403F0">
      <w:pPr>
        <w:rPr>
          <w:rtl/>
        </w:rPr>
      </w:pPr>
      <w:r>
        <w:rPr>
          <w:rFonts w:hint="cs"/>
          <w:rtl/>
        </w:rPr>
        <w:t>ד</w:t>
      </w:r>
      <w:r>
        <w:rPr>
          <w:rtl/>
        </w:rPr>
        <w:t>ע"</w:t>
      </w:r>
      <w:r>
        <w:rPr>
          <w:rFonts w:hint="cs"/>
          <w:rtl/>
        </w:rPr>
        <w:t xml:space="preserve">כ </w:t>
      </w:r>
      <w:r>
        <w:rPr>
          <w:rtl/>
        </w:rPr>
        <w:t xml:space="preserve">לא</w:t>
      </w:r>
      <w:r>
        <w:rPr>
          <w:rtl/>
        </w:rPr>
        <w:t xml:space="preserve"> </w:t>
      </w:r>
      <w:ins w:id="90741" w:author="מנוע מכני" w:date="2026-10-11T12:04:39Z">
        <w:r>
          <w:rPr>
            <w:rtl/>
          </w:rPr>
          <w:t xml:space="preserve">חלקו</w:t>
        </w:r>
      </w:ins>
      <w:del w:id="90742" w:author="מנוע מכני" w:date="2026-10-11T12:04:39Z">
        <w:r>
          <w:rPr>
            <w:rtl/>
          </w:rPr>
          <w:delText xml:space="preserve">פליגי</w:delText>
        </w:r>
      </w:del>
      <w:r>
        <w:rPr>
          <w:rtl/>
        </w:rPr>
        <w:t xml:space="preserve"> רבנן </w:t>
      </w:r>
      <w:ins w:id="91537" w:author="מנוע מכני" w:date="2026-10-11T12:04:39Z">
        <w:r>
          <w:rPr>
            <w:rtl/>
          </w:rPr>
          <w:t xml:space="preserve">עליו</w:t>
        </w:r>
      </w:ins>
      <w:del w:id="91538" w:author="מנוע מכני" w:date="2026-10-11T12:04:39Z">
        <w:r>
          <w:rPr>
            <w:rtl/>
          </w:rPr>
          <w:delText xml:space="preserve">עליה</w:delText>
        </w:r>
      </w:del>
      <w:r>
        <w:rPr>
          <w:rtl/>
        </w:rPr>
        <w:t xml:space="preserve">, אלא </w:t>
      </w:r>
      <w:ins w:id="90743" w:author="מנוע מכני" w:date="2026-10-11T12:04:39Z">
        <w:r>
          <w:rPr>
            <w:rtl/>
          </w:rPr>
          <w:t xml:space="preserve">מקום</w:t>
        </w:r>
      </w:ins>
      <w:del w:id="90744" w:author="מנוע מכני" w:date="2026-10-11T12:04:39Z">
        <w:r>
          <w:rPr>
            <w:rtl/>
          </w:rPr>
          <w:delText xml:space="preserve">היכא</w:delText>
        </w:r>
      </w:del>
      <w:r>
        <w:rPr>
          <w:rtl/>
        </w:rPr>
        <w:t xml:space="preserve"> ד</w:t>
      </w:r>
      <w:r>
        <w:rPr>
          <w:rFonts w:hint="cs"/>
          <w:rtl/>
        </w:rPr>
        <w:t>הפריש ע</w:t>
      </w:r>
      <w:r>
        <w:rPr>
          <w:rtl/>
        </w:rPr>
        <w:t>"</w:t>
      </w:r>
      <w:r>
        <w:rPr>
          <w:rFonts w:hint="cs"/>
          <w:rtl/>
        </w:rPr>
        <w:t xml:space="preserve">פ עצמו </w:t>
      </w:r>
      <w:ins w:id="90739" w:author="מנוע מכני" w:date="2026-10-11T12:04:39Z">
        <w:r>
          <w:rPr>
            <w:rtl/>
          </w:rPr>
          <w:t xml:space="preserve">ואומרים</w:t>
        </w:r>
      </w:ins>
      <w:del w:id="90740" w:author="מנוע מכני" w:date="2026-10-11T12:04:39Z">
        <w:r>
          <w:rPr>
            <w:rtl/>
          </w:rPr>
          <w:delText xml:space="preserve">ואמרינן</w:delText>
        </w:r>
      </w:del>
      <w:r>
        <w:rPr>
          <w:rtl/>
        </w:rPr>
        <w:t xml:space="preserve"> לבו נוקפו, </w:t>
      </w:r>
    </w:p>
    <w:p w:rsidR="00E403F0" w:rsidRPr="002B4E05" w:rsidRDefault="00E403F0" w:rsidP="00E403F0">
      <w:pPr>
        <w:rPr>
          <w:spacing w:val="-2"/>
          <w:rtl/>
        </w:rPr>
      </w:pPr>
      <w:r w:rsidRPr="002B4E05">
        <w:rPr>
          <w:spacing w:val="-2"/>
          <w:rtl/>
        </w:rPr>
        <w:t xml:space="preserve">אבל </w:t>
      </w:r>
      <w:ins w:id="90745" w:author="מנוע מכני" w:date="2026-10-11T12:04:39Z">
        <w:r>
          <w:rPr>
            <w:spacing w:val="-2"/>
            <w:rtl/>
          </w:rPr>
          <w:t xml:space="preserve">מקום</w:t>
        </w:r>
      </w:ins>
      <w:del w:id="90746" w:author="מנוע מכני" w:date="2026-10-11T12:04:39Z">
        <w:r w:rsidRPr="002B4E05">
          <w:rPr>
            <w:spacing w:val="-2"/>
            <w:rtl/>
          </w:rPr>
          <w:delText xml:space="preserve">היכא</w:delText>
        </w:r>
      </w:del>
      <w:r w:rsidRPr="002B4E05">
        <w:rPr>
          <w:spacing w:val="-2"/>
          <w:rtl/>
        </w:rPr>
        <w:t xml:space="preserve"> דע"פ עדים </w:t>
      </w:r>
      <w:r w:rsidRPr="002B4E05">
        <w:rPr>
          <w:rFonts w:hint="cs"/>
          <w:spacing w:val="-2"/>
          <w:rtl/>
        </w:rPr>
        <w:t>הפרישו</w:t>
      </w:r>
      <w:r w:rsidRPr="002B4E05">
        <w:rPr>
          <w:spacing w:val="-2"/>
          <w:rtl/>
        </w:rPr>
        <w:t xml:space="preserve"> </w:t>
      </w:r>
      <w:r w:rsidRPr="002B4E05">
        <w:rPr>
          <w:spacing w:val="-2"/>
          <w:rtl/>
        </w:rPr>
        <w:t xml:space="preserve">לא</w:t>
      </w:r>
      <w:r w:rsidRPr="002B4E05">
        <w:rPr>
          <w:spacing w:val="-2"/>
          <w:rtl/>
        </w:rPr>
        <w:t xml:space="preserve"> </w:t>
      </w:r>
      <w:ins w:id="92639" w:author="מנוע מכני" w:date="2026-10-11T12:04:39Z">
        <w:r>
          <w:rPr>
            <w:spacing w:val="-2"/>
            <w:rtl/>
          </w:rPr>
          <w:t xml:space="preserve">היה</w:t>
        </w:r>
      </w:ins>
      <w:del w:id="92640" w:author="מנוע מכני" w:date="2026-10-11T12:04:39Z">
        <w:r w:rsidRPr="002B4E05">
          <w:rPr>
            <w:spacing w:val="-2"/>
            <w:rtl/>
          </w:rPr>
          <w:delText xml:space="preserve">הוה</w:delText>
        </w:r>
      </w:del>
      <w:r w:rsidRPr="002B4E05">
        <w:rPr>
          <w:spacing w:val="-2"/>
          <w:rtl/>
        </w:rPr>
        <w:t xml:space="preserve"> סמוך עילוי דעדים, דסבר: שמא </w:t>
      </w:r>
      <w:ins w:id="92951" w:author="מנוע מכני" w:date="2026-10-11T12:04:39Z">
        <w:r>
          <w:rPr>
            <w:spacing w:val="-2"/>
            <w:rtl/>
          </w:rPr>
          <w:t xml:space="preserve">באו</w:t>
        </w:r>
      </w:ins>
      <w:del w:id="92952" w:author="מנוע מכני" w:date="2026-10-11T12:04:39Z">
        <w:r w:rsidRPr="002B4E05">
          <w:rPr>
            <w:spacing w:val="-2"/>
            <w:rtl/>
          </w:rPr>
          <w:delText xml:space="preserve">אתו</w:delText>
        </w:r>
      </w:del>
      <w:r w:rsidRPr="002B4E05">
        <w:rPr>
          <w:spacing w:val="-2"/>
          <w:rtl/>
        </w:rPr>
        <w:t xml:space="preserve"> אחרים ומזמי </w:t>
      </w:r>
      <w:ins w:id="92209" w:author="מנוע מכני" w:date="2026-10-11T12:04:39Z">
        <w:r>
          <w:rPr>
            <w:spacing w:val="-2"/>
            <w:rtl/>
          </w:rPr>
          <w:t xml:space="preserve">להם</w:t>
        </w:r>
      </w:ins>
      <w:del w:id="92210" w:author="מנוע מכני" w:date="2026-10-11T12:04:39Z">
        <w:r w:rsidRPr="002B4E05">
          <w:rPr>
            <w:spacing w:val="-2"/>
            <w:rtl/>
          </w:rPr>
          <w:delText xml:space="preserve">להו</w:delText>
        </w:r>
      </w:del>
      <w:r w:rsidRPr="002B4E05">
        <w:rPr>
          <w:spacing w:val="-2"/>
          <w:rtl/>
        </w:rPr>
        <w:t xml:space="preserve">.</w:t>
      </w:r>
    </w:p>
    <w:p w:rsidR="00E403F0" w:rsidRPr="00AD695E" w:rsidRDefault="00E403F0" w:rsidP="00E403F0">
      <w:pPr>
        <w:rPr>
          <w:rtl/>
        </w:rPr>
      </w:pPr>
    </w:p>
    <w:p>
      <w:pPr>
        <w:pStyle w:val="38"/>
        <w:rPr>
          <w:ins w:id="94166" w:author="מנוע מכני" w:date="2026-10-11T12:04:39Z"/>
        </w:rPr>
      </w:pPr>
      <w:r>
        <w:t xml:space="preserve">מתיב רבא:</w:t>
      </w:r>
    </w:p>
    <w:p w:rsidR="00E403F0" w:rsidRPr="00AD695E" w:rsidRDefault="00E403F0" w:rsidP="00E403F0">
      <w:pPr>
        <w:rPr>
          <w:rtl/>
        </w:rPr>
      </w:pPr>
      <w:del w:id="94167" w:author="מנוע מכני" w:date="2026-10-11T12:04:39Z">
        <w:r>
          <w:rPr>
            <w:rtl/>
          </w:rPr>
          <w:delText xml:space="preserve"> </w:delText>
        </w:r>
      </w:del>
      <w:r>
        <w:rPr>
          <w:rtl/>
        </w:rPr>
        <w:t xml:space="preserve">שור הנסקל אינו כן, אם עד שלא נסקל - יצא וירעה בעדר</w:t>
      </w:r>
      <w:ins w:id="92115" w:author="מנוע מכני" w:date="2026-10-11T12:04:39Z">
        <w:r>
          <w:rPr>
            <w:rtl/>
          </w:rPr>
          <w:t xml:space="preserve">,</w:t>
        </w:r>
      </w:ins>
      <w:del w:id="92116" w:author="מנוע מכני" w:date="2026-10-11T12:04:39Z">
        <w:r>
          <w:rPr>
            <w:rtl/>
          </w:rPr>
          <w:delText xml:space="preserve">;</w:delText>
        </w:r>
      </w:del>
    </w:p>
    <w:p>
      <w:pPr>
        <w:pStyle w:val="38"/>
        <w:rPr>
          <w:ins w:id="94168" w:author="מנוע מכני" w:date="2026-10-11T12:04:39Z"/>
        </w:rPr>
      </w:pPr>
      <w:r>
        <w:t>וא</w:t>
      </w:r>
      <w:r>
        <w:t>"</w:t>
      </w:r>
      <w:r>
        <w:t xml:space="preserve">א</w:t>
      </w:r>
    </w:p>
    <w:p w:rsidR="00E403F0" w:rsidRPr="00AD695E" w:rsidRDefault="00E403F0" w:rsidP="00E403F0">
      <w:pPr>
        <w:rPr>
          <w:rtl/>
        </w:rPr>
      </w:pPr>
      <w:del w:id="94169" w:author="מנוע מכני" w:date="2026-10-11T12:04:39Z">
        <w:r>
          <w:rPr>
            <w:rFonts w:hint="cs"/>
            <w:rtl/>
          </w:rPr>
          <w:delText xml:space="preserve"> </w:delText>
        </w:r>
      </w:del>
      <w:r>
        <w:rPr>
          <w:rFonts w:hint="cs"/>
          <w:rtl/>
        </w:rPr>
        <w:t xml:space="preserve">בעדי הכחשה </w:t>
      </w:r>
      <w:ins w:id="91539" w:author="מנוע מכני" w:date="2026-10-11T12:04:39Z">
        <w:r>
          <w:rPr>
            <w:rFonts w:hint="cs"/>
            <w:rtl/>
          </w:rPr>
          <w:t xml:space="preserve">דמה</w:t>
        </w:r>
      </w:ins>
      <w:del w:id="91540" w:author="מנוע מכני" w:date="2026-10-11T12:04:39Z">
        <w:r>
          <w:rPr>
            <w:rFonts w:hint="cs"/>
            <w:rtl/>
          </w:rPr>
          <w:delText xml:space="preserve">דמאי</w:delText>
        </w:r>
      </w:del>
      <w:r>
        <w:rPr>
          <w:rFonts w:hint="cs"/>
          <w:rtl/>
        </w:rPr>
        <w:t xml:space="preserve"> חזית אלא לעדי הזמה ודכוותה גבי אשם תלוי </w:t>
      </w:r>
      <w:ins w:id="90747" w:author="מנוע מכני" w:date="2026-10-11T12:04:39Z">
        <w:r>
          <w:rPr>
            <w:rFonts w:hint="cs"/>
            <w:rtl/>
          </w:rPr>
          <w:t xml:space="preserve">וחלקו</w:t>
        </w:r>
      </w:ins>
      <w:del w:id="90748" w:author="מנוע מכני" w:date="2026-10-11T12:04:39Z">
        <w:r>
          <w:rPr>
            <w:rFonts w:hint="cs"/>
            <w:rtl/>
          </w:rPr>
          <w:delText xml:space="preserve">ופליגי</w:delText>
        </w:r>
      </w:del>
      <w:r>
        <w:rPr>
          <w:rFonts w:hint="cs"/>
          <w:rtl/>
        </w:rPr>
        <w:t xml:space="preserve"> </w:t>
      </w:r>
    </w:p>
    <w:p>
      <w:pPr>
        <w:pStyle w:val="38"/>
        <w:rPr>
          <w:ins w:id="94170" w:author="מנוע מכני" w:date="2026-10-11T12:04:39Z"/>
        </w:rPr>
      </w:pPr>
      <w:r>
        <w:t xml:space="preserve">- </w:t>
      </w:r>
      <w:r>
        <w:t xml:space="preserve">א"ל</w:t>
      </w:r>
      <w:r>
        <w:t xml:space="preserve"> אביי:</w:t>
      </w:r>
    </w:p>
    <w:p w:rsidR="00E403F0" w:rsidRPr="00AD695E" w:rsidRDefault="00E403F0" w:rsidP="00E403F0">
      <w:pPr>
        <w:pStyle w:val="affffb"/>
        <w:rPr>
          <w:rtl/>
        </w:rPr>
      </w:pPr>
      <w:del w:id="94171" w:author="מנוע מכני" w:date="2026-10-11T12:04:39Z">
        <w:r>
          <w:rPr>
            <w:rtl/>
          </w:rPr>
          <w:delText xml:space="preserve"> </w:delText>
        </w:r>
      </w:del>
      <w:r>
        <w:rPr>
          <w:rFonts w:hint="cs"/>
          <w:rtl/>
        </w:rPr>
        <w:t xml:space="preserve">שמא שור הנסקל כגון שבא הרוג ברגליו, </w:t>
      </w:r>
      <w:ins w:id="91541" w:author="מנוע מכני" w:date="2026-10-11T12:04:39Z">
        <w:r>
          <w:rPr>
            <w:rtl/>
          </w:rPr>
          <w:t xml:space="preserve">דכמותו</w:t>
        </w:r>
      </w:ins>
      <w:del w:id="91542" w:author="מנוע מכני" w:date="2026-10-11T12:04:39Z">
        <w:r>
          <w:rPr>
            <w:rtl/>
          </w:rPr>
          <w:delText xml:space="preserve">דכוותיה</w:delText>
        </w:r>
      </w:del>
      <w:r>
        <w:rPr>
          <w:rtl/>
        </w:rPr>
        <w:t xml:space="preserve"> גבי אשם תלוי כגון </w:t>
      </w:r>
      <w:ins w:id="90159" w:author="Claude - סמנטי" w:date="2026-10-11T12:21:47Z">
        <w:r>
          <w:rPr>
            <w:rtl/>
          </w:rPr>
          <w:t xml:space="preserve">שהוכרה</w:t>
        </w:r>
      </w:ins>
      <w:del w:id="90160" w:author="Claude - סמנטי" w:date="2026-10-11T12:21:47Z">
        <w:r>
          <w:rPr>
            <w:rtl/>
          </w:rPr>
          <w:delText xml:space="preserve">דהוכרה</w:delText>
        </w:r>
      </w:del>
      <w:r>
        <w:rPr>
          <w:rtl/>
        </w:rPr>
        <w:t xml:space="preserve"> חתיכה, אבל </w:t>
      </w:r>
      <w:ins w:id="90749" w:author="מנוע מכני" w:date="2026-10-11T12:04:39Z">
        <w:r>
          <w:rPr>
            <w:rtl/>
          </w:rPr>
          <w:t xml:space="preserve">מקום</w:t>
        </w:r>
      </w:ins>
      <w:del w:id="90750" w:author="מנוע מכני" w:date="2026-10-11T12:04:39Z">
        <w:r>
          <w:rPr>
            <w:rtl/>
          </w:rPr>
          <w:delText xml:space="preserve">היכא</w:delText>
        </w:r>
      </w:del>
      <w:r>
        <w:rPr>
          <w:rtl/>
        </w:rPr>
        <w:t xml:space="preserve"> דאפרשיה לאשם תלוי ע"פ עדים - </w:t>
      </w:r>
      <w:r>
        <w:rPr>
          <w:rtl/>
        </w:rPr>
        <w:t xml:space="preserve">לא</w:t>
      </w:r>
      <w:r>
        <w:rPr>
          <w:rtl/>
        </w:rPr>
        <w:t xml:space="preserve">.</w:t>
      </w:r>
    </w:p>
    <w:p w:rsidR="00E403F0" w:rsidRPr="00AD695E" w:rsidRDefault="00E403F0" w:rsidP="00E403F0">
      <w:pPr>
        <w:rPr>
          <w:rtl/>
        </w:rPr>
      </w:pPr>
      <w:ins w:id="90161" w:author="Claude - סמנטי" w:date="2026-10-11T12:21:47Z">
        <w:r>
          <w:rPr>
            <w:rtl/>
          </w:rPr>
          <w:t xml:space="preserve">במחלוקת</w:t>
        </w:r>
      </w:ins>
      <w:del w:id="90162" w:author="Claude - סמנטי" w:date="2026-10-11T12:21:47Z">
        <w:r>
          <w:rPr>
            <w:rtl/>
          </w:rPr>
          <w:delText xml:space="preserve">בפלוגתא</w:delText>
        </w:r>
      </w:del>
      <w:r>
        <w:rPr>
          <w:rtl/>
        </w:rPr>
        <w:t xml:space="preserve">, אשם תלוי שהוזמו עדיו </w:t>
      </w:r>
    </w:p>
    <w:p>
      <w:pPr>
        <w:pStyle w:val="38"/>
        <w:rPr>
          <w:ins w:id="94172" w:author="מנוע מכני" w:date="2026-10-11T12:04:39Z"/>
        </w:rPr>
      </w:pPr>
      <w:r>
        <w:t>ר</w:t>
      </w:r>
      <w:r>
        <w:t>"</w:t>
      </w:r>
      <w:r>
        <w:t>א</w:t>
      </w:r>
      <w:del w:id="94520" w:author="מנוע מכני" w:date="2026-10-11T12:04:39Z">
        <w:r>
          <w:delText xml:space="preserve"> אומר</w:delText>
        </w:r>
      </w:del>
      <w:r>
        <w:t xml:space="preserve">:</w:t>
      </w:r>
    </w:p>
    <w:p w:rsidR="00E403F0" w:rsidRPr="00AD695E" w:rsidRDefault="00E403F0" w:rsidP="00E403F0">
      <w:pPr>
        <w:rPr>
          <w:rtl/>
        </w:rPr>
      </w:pPr>
      <w:del w:id="94173" w:author="מנוע מכני" w:date="2026-10-11T12:04:39Z">
        <w:r>
          <w:rPr>
            <w:rtl/>
          </w:rPr>
          <w:delText xml:space="preserve"> </w:delText>
        </w:r>
      </w:del>
      <w:r>
        <w:rPr>
          <w:rtl/>
        </w:rPr>
        <w:t xml:space="preserve">הרי היא כמנחת קנאות, </w:t>
      </w:r>
      <w:r>
        <w:rPr>
          <w:rtl/>
        </w:rPr>
        <w:t xml:space="preserve">דתניא</w:t>
      </w:r>
      <w:r>
        <w:rPr>
          <w:rtl/>
        </w:rPr>
        <w:t xml:space="preserve">: נמצאו עדיה זוממין - מנחתה תצא לחולין</w:t>
      </w:r>
      <w:ins w:id="92117" w:author="מנוע מכני" w:date="2026-10-11T12:04:39Z">
        <w:r>
          <w:rPr>
            <w:rtl/>
          </w:rPr>
          <w:t xml:space="preserve">,</w:t>
        </w:r>
      </w:ins>
      <w:del w:id="92118" w:author="מנוע מכני" w:date="2026-10-11T12:04:39Z">
        <w:r>
          <w:rPr>
            <w:rtl/>
          </w:rPr>
          <w:delText xml:space="preserve">;</w:delText>
        </w:r>
      </w:del>
    </w:p>
    <w:p>
      <w:pPr>
        <w:pStyle w:val="38"/>
        <w:rPr>
          <w:ins w:id="94174" w:author="מנוע מכני" w:date="2026-10-11T12:04:39Z"/>
        </w:rPr>
      </w:pPr>
      <w:r>
        <w:t>רי</w:t>
      </w:r>
      <w:r>
        <w:t>"</w:t>
      </w:r>
      <w:r>
        <w:t>ו</w:t>
      </w:r>
      <w:r>
        <w:t xml:space="preserve">:</w:t>
      </w:r>
    </w:p>
    <w:p w:rsidR="00E403F0" w:rsidRPr="00AD695E" w:rsidRDefault="00E403F0" w:rsidP="00E403F0">
      <w:pPr>
        <w:rPr>
          <w:rtl/>
        </w:rPr>
      </w:pPr>
      <w:del w:id="94175" w:author="מנוע מכני" w:date="2026-10-11T12:04:39Z">
        <w:r>
          <w:rPr>
            <w:rtl/>
          </w:rPr>
          <w:delText xml:space="preserve"> </w:delText>
        </w:r>
      </w:del>
      <w:r>
        <w:rPr>
          <w:rtl/>
        </w:rPr>
        <w:t xml:space="preserve">ירעה עד שיסתאב וימכר ויפלו דמיו לנדבה.</w:t>
      </w:r>
      <w:r>
        <w:rPr>
          <w:rFonts w:hint="cs"/>
          <w:rtl/>
        </w:rPr>
        <w:t xml:space="preserve"> ולא דמי למנחת קנאות דבאה לברר עוון</w:t>
      </w:r>
    </w:p>
    <w:p w:rsidR="00E403F0" w:rsidRPr="00AD695E" w:rsidRDefault="00E403F0" w:rsidP="00D65BEC">
      <w:pPr>
        <w:rPr>
          <w:rtl/>
        </w:rPr>
      </w:pPr>
      <w:r>
        <w:rPr>
          <w:rtl/>
        </w:rPr>
        <w:tab/>
      </w:r>
      <w:r>
        <w:rPr>
          <w:rtl/>
        </w:rPr>
        <w:tab/>
      </w:r>
      <w:r>
        <w:rPr>
          <w:rtl/>
        </w:rPr>
        <w:tab/>
      </w:r>
      <w:r>
        <w:rPr>
          <w:rFonts w:hint="cs"/>
          <w:rtl/>
        </w:rPr>
        <w:t>משא</w:t>
      </w:r>
      <w:r>
        <w:rPr>
          <w:rtl/>
        </w:rPr>
        <w:t>"</w:t>
      </w:r>
      <w:r>
        <w:rPr>
          <w:rFonts w:hint="cs"/>
          <w:rtl/>
        </w:rPr>
        <w:t xml:space="preserve">כ</w:t>
      </w:r>
      <w:r>
        <w:rPr>
          <w:rFonts w:hint="cs"/>
          <w:rtl/>
        </w:rPr>
        <w:t xml:space="preserve"> אשם </w:t>
      </w:r>
      <w:r>
        <w:rPr>
          <w:rtl/>
        </w:rPr>
        <w:t>תלוי דלכפרה אתי, מתוך שלבו נוקפו גומר ומקדישו.</w:t>
      </w:r>
    </w:p>
    <w:p w:rsidR="00E403F0" w:rsidRPr="00AD695E" w:rsidRDefault="00E403F0" w:rsidP="00E403F0">
      <w:pPr>
        <w:rPr>
          <w:rtl/>
        </w:rPr>
      </w:pPr>
    </w:p>
    <w:p>
      <w:pPr>
        <w:pStyle w:val="afffff8"/>
        <w:rPr>
          <w:ins w:id="90043" w:author="קלוד" w:date="2026-10-11T12:26:18Z"/>
        </w:rPr>
      </w:pPr>
      <w:ins w:id="90044" w:author="קלוד" w:date="2026-10-11T12:26:18Z">
        <w:r>
          <w:rPr>
            <w:color w:val="7B3F00"/>
          </w:rPr>
          <w:t xml:space="preserve">שור הנסקל שהוזמו עדיו - כל המחזיק בו זכה בו</w:t>
        </w:r>
      </w:ins>
    </w:p>
    <w:p>
      <w:pPr>
        <w:pStyle w:val="38"/>
        <w:rPr>
          <w:ins w:id="94176" w:author="מנוע מכני" w:date="2026-10-11T12:04:39Z"/>
        </w:rPr>
      </w:pPr>
      <w:r w:rsidRPr="00217260">
        <w:lastRenderedPageBreak/>
        <w:t>אר</w:t>
      </w:r>
      <w:r w:rsidRPr="00217260">
        <w:t>"</w:t>
      </w:r>
      <w:r w:rsidRPr="00217260">
        <w:t>כ מרי</w:t>
      </w:r>
      <w:r w:rsidRPr="00217260">
        <w:t>"</w:t>
      </w:r>
      <w:r w:rsidRPr="00217260">
        <w:t>ו</w:t>
      </w:r>
      <w:r w:rsidRPr="00217260">
        <w:t xml:space="preserve">:</w:t>
      </w:r>
    </w:p>
    <w:p w:rsidR="00E403F0" w:rsidRPr="00AD695E" w:rsidRDefault="00E403F0" w:rsidP="00E403F0">
      <w:pPr>
        <w:rPr>
          <w:rtl/>
        </w:rPr>
      </w:pPr>
      <w:del w:id="94177" w:author="מנוע מכני" w:date="2026-10-11T12:04:39Z">
        <w:r w:rsidRPr="00217260">
          <w:rPr>
            <w:b/>
            <w:bCs/>
            <w:rtl/>
          </w:rPr>
          <w:delText xml:space="preserve"> </w:delText>
        </w:r>
      </w:del>
      <w:r w:rsidRPr="00217260">
        <w:rPr>
          <w:b/>
          <w:bCs/>
          <w:rtl/>
        </w:rPr>
        <w:t xml:space="preserve">שור הנסקל שהוזמו עדיו, כל המחזיק בו זכה בו.</w:t>
      </w:r>
    </w:p>
    <w:p>
      <w:pPr>
        <w:pStyle w:val="38"/>
        <w:rPr>
          <w:ins w:id="94178" w:author="מנוע מכני" w:date="2026-10-11T12:04:39Z"/>
        </w:rPr>
      </w:pPr>
      <w:r>
        <w:t xml:space="preserve">רבא:</w:t>
      </w:r>
    </w:p>
    <w:p w:rsidR="00E403F0" w:rsidRPr="00AD695E" w:rsidRDefault="00E403F0" w:rsidP="00E403F0">
      <w:pPr>
        <w:rPr>
          <w:rtl/>
        </w:rPr>
      </w:pPr>
      <w:del w:id="94179" w:author="מנוע מכני" w:date="2026-10-11T12:04:39Z">
        <w:r>
          <w:rPr>
            <w:rtl/>
          </w:rPr>
          <w:delText xml:space="preserve"> </w:delText>
        </w:r>
      </w:del>
      <w:ins w:id="92953" w:author="מנוע מכני" w:date="2026-10-11T12:04:39Z">
        <w:r>
          <w:rPr>
            <w:rtl/>
          </w:rPr>
          <w:t xml:space="preserve">מסתבר</w:t>
        </w:r>
      </w:ins>
      <w:del w:id="92954" w:author="מנוע מכני" w:date="2026-10-11T12:04:39Z">
        <w:r>
          <w:rPr>
            <w:rtl/>
          </w:rPr>
          <w:delText xml:space="preserve">מסתברא</w:delText>
        </w:r>
      </w:del>
      <w:r>
        <w:rPr>
          <w:rtl/>
        </w:rPr>
        <w:t xml:space="preserve"> טעמא </w:t>
      </w:r>
      <w:r>
        <w:rPr>
          <w:rStyle w:val="2fb"/>
          <w:rtl/>
        </w:rPr>
        <w:t xml:space="preserve">דר</w:t>
      </w:r>
      <w:r>
        <w:rPr>
          <w:rStyle w:val="2fb"/>
          <w:rFonts w:hint="cs"/>
          <w:rtl/>
        </w:rPr>
        <w:t>י</w:t>
      </w:r>
      <w:r>
        <w:rPr>
          <w:rStyle w:val="2fb"/>
          <w:rtl/>
        </w:rPr>
        <w:t>"</w:t>
      </w:r>
      <w:r>
        <w:rPr>
          <w:rStyle w:val="2fb"/>
          <w:rFonts w:hint="cs"/>
          <w:rtl/>
        </w:rPr>
        <w:t>ו</w:t>
      </w:r>
      <w:r>
        <w:rPr>
          <w:rtl/>
        </w:rPr>
        <w:t xml:space="preserve">, כגון </w:t>
      </w:r>
      <w:ins w:id="90751" w:author="מנוע מכני" w:date="2026-10-11T12:04:39Z">
        <w:r>
          <w:rPr>
            <w:rtl/>
          </w:rPr>
          <w:t xml:space="preserve">דאמרו</w:t>
        </w:r>
      </w:ins>
      <w:del w:id="90752" w:author="מנוע מכני" w:date="2026-10-11T12:04:39Z">
        <w:r>
          <w:rPr>
            <w:rtl/>
          </w:rPr>
          <w:delText xml:space="preserve">דאמרי</w:delText>
        </w:r>
      </w:del>
      <w:r>
        <w:rPr>
          <w:rtl/>
        </w:rPr>
        <w:t xml:space="preserve"> </w:t>
      </w:r>
      <w:ins w:id="91543" w:author="מנוע מכני" w:date="2026-10-11T12:04:39Z">
        <w:r>
          <w:rPr>
            <w:rtl/>
          </w:rPr>
          <w:t xml:space="preserve">לו</w:t>
        </w:r>
      </w:ins>
      <w:del w:id="91544" w:author="מנוע מכני" w:date="2026-10-11T12:04:39Z">
        <w:r>
          <w:rPr>
            <w:rtl/>
          </w:rPr>
          <w:delText xml:space="preserve">ליה</w:delText>
        </w:r>
      </w:del>
      <w:r>
        <w:rPr>
          <w:rtl/>
        </w:rPr>
        <w:t xml:space="preserve"> נרבע שורו, אבל אמרו </w:t>
      </w:r>
      <w:r w:rsidRPr="00217260">
        <w:rPr>
          <w:b/>
          <w:bCs/>
          <w:rtl/>
        </w:rPr>
        <w:t>רבע</w:t>
      </w:r>
      <w:r>
        <w:rPr>
          <w:rtl/>
        </w:rPr>
        <w:t xml:space="preserve"> שורו, הוא בעצמו ידע דלא רבע, ולא מפקר </w:t>
      </w:r>
      <w:ins w:id="91545" w:author="מנוע מכני" w:date="2026-10-11T12:04:39Z">
        <w:r>
          <w:rPr>
            <w:rtl/>
          </w:rPr>
          <w:t xml:space="preserve">לו</w:t>
        </w:r>
      </w:ins>
      <w:del w:id="91546" w:author="מנוע מכני" w:date="2026-10-11T12:04:39Z">
        <w:r>
          <w:rPr>
            <w:rtl/>
          </w:rPr>
          <w:delText xml:space="preserve">ליה</w:delText>
        </w:r>
      </w:del>
      <w:r>
        <w:rPr>
          <w:rtl/>
        </w:rPr>
        <w:t xml:space="preserve">, וטרח </w:t>
      </w:r>
      <w:ins w:id="92955" w:author="מנוע מכני" w:date="2026-10-11T12:04:39Z">
        <w:r>
          <w:rPr>
            <w:rtl/>
          </w:rPr>
          <w:t xml:space="preserve">ומביא</w:t>
        </w:r>
      </w:ins>
      <w:del w:id="92956" w:author="מנוע מכני" w:date="2026-10-11T12:04:39Z">
        <w:r>
          <w:rPr>
            <w:rtl/>
          </w:rPr>
          <w:delText xml:space="preserve">ומייתי</w:delText>
        </w:r>
      </w:del>
      <w:r>
        <w:rPr>
          <w:rtl/>
        </w:rPr>
        <w:t xml:space="preserve"> עדים.</w:t>
      </w:r>
    </w:p>
    <w:p>
      <w:pPr>
        <w:pStyle w:val="38"/>
        <w:rPr>
          <w:ins w:id="94180" w:author="מנוע מכני" w:date="2026-10-11T12:04:39Z"/>
        </w:rPr>
      </w:pPr>
      <w:r>
        <w:t xml:space="preserve">ושאני</w:t>
      </w:r>
    </w:p>
    <w:p w:rsidR="00E403F0" w:rsidRPr="00AD695E" w:rsidRDefault="00E403F0" w:rsidP="00E403F0">
      <w:pPr>
        <w:rPr>
          <w:rtl/>
        </w:rPr>
      </w:pPr>
      <w:del w:id="94181" w:author="מנוע מכני" w:date="2026-10-11T12:04:39Z">
        <w:r>
          <w:rPr>
            <w:rFonts w:hint="cs"/>
            <w:rtl/>
          </w:rPr>
          <w:delText xml:space="preserve"> </w:delText>
        </w:r>
      </w:del>
      <w:r>
        <w:rPr>
          <w:rFonts w:hint="cs"/>
          <w:rtl/>
        </w:rPr>
        <w:t xml:space="preserve">מעיר הנידחת שהוזמו עדיה כל המחוזיק בה זכה בה דרבים </w:t>
      </w:r>
      <w:ins w:id="91547" w:author="מנוע מכני" w:date="2026-10-11T12:04:39Z">
        <w:r>
          <w:rPr>
            <w:rFonts w:hint="cs"/>
            <w:rtl/>
          </w:rPr>
          <w:t xml:space="preserve">הם</w:t>
        </w:r>
      </w:ins>
      <w:del w:id="91548" w:author="מנוע מכני" w:date="2026-10-11T12:04:39Z">
        <w:r>
          <w:rPr>
            <w:rFonts w:hint="cs"/>
            <w:rtl/>
          </w:rPr>
          <w:delText xml:space="preserve">נינהו</w:delText>
        </w:r>
      </w:del>
      <w:r>
        <w:rPr>
          <w:rFonts w:hint="cs"/>
          <w:rtl/>
        </w:rPr>
        <w:t xml:space="preserve"> וכל אחד אומר אני </w:t>
      </w:r>
      <w:r>
        <w:rPr>
          <w:rFonts w:hint="cs"/>
          <w:rtl/>
        </w:rPr>
        <w:t xml:space="preserve">לא</w:t>
      </w:r>
      <w:r>
        <w:rPr>
          <w:rFonts w:hint="cs"/>
          <w:rtl/>
        </w:rPr>
        <w:t xml:space="preserve"> חטאתי אפשר אחר חטא ומפקיר ממונו אבל </w:t>
      </w:r>
      <w:ins w:id="90755" w:author="מנוע מכני" w:date="2026-10-11T12:04:39Z">
        <w:r>
          <w:rPr>
            <w:rFonts w:hint="cs"/>
            <w:rtl/>
          </w:rPr>
          <w:t xml:space="preserve">כאן</w:t>
        </w:r>
      </w:ins>
      <w:del w:id="90756" w:author="מנוע מכני" w:date="2026-10-11T12:04:39Z">
        <w:r>
          <w:rPr>
            <w:rFonts w:hint="cs"/>
            <w:rtl/>
          </w:rPr>
          <w:delText xml:space="preserve">הכא</w:delText>
        </w:r>
      </w:del>
      <w:r>
        <w:rPr>
          <w:rFonts w:hint="cs"/>
          <w:rtl/>
        </w:rPr>
        <w:t xml:space="preserve"> בדידיה תליא </w:t>
      </w:r>
      <w:ins w:id="90753" w:author="מנוע מכני" w:date="2026-10-11T12:04:39Z">
        <w:r>
          <w:rPr>
            <w:rFonts w:hint="cs"/>
            <w:rtl/>
          </w:rPr>
          <w:t xml:space="preserve">דבר</w:t>
        </w:r>
      </w:ins>
      <w:del w:id="90754" w:author="מנוע מכני" w:date="2026-10-11T12:04:39Z">
        <w:r>
          <w:rPr>
            <w:rFonts w:hint="cs"/>
            <w:rtl/>
          </w:rPr>
          <w:delText xml:space="preserve">מילתא</w:delText>
        </w:r>
      </w:del>
      <w:r>
        <w:rPr>
          <w:rFonts w:hint="cs"/>
          <w:rtl/>
        </w:rPr>
        <w:t xml:space="preserve"> </w:t>
      </w:r>
    </w:p>
    <w:p w:rsidR="00E403F0" w:rsidRPr="00AD695E" w:rsidRDefault="00E403F0" w:rsidP="00E403F0">
      <w:pPr>
        <w:rPr>
          <w:rtl/>
        </w:rPr>
      </w:pPr>
    </w:p>
    <w:p>
      <w:pPr>
        <w:pStyle w:val="afffff8"/>
        <w:rPr>
          <w:ins w:id="90041" w:author="קלוד" w:date="2026-10-11T12:26:18Z"/>
        </w:rPr>
      </w:pPr>
      <w:ins w:id="90042" w:author="קלוד" w:date="2026-10-11T12:26:18Z">
        <w:r>
          <w:rPr>
            <w:color w:val="7B3F00"/>
          </w:rPr>
          <w:t xml:space="preserve">הנותן מתנה ואמר אי אפשי בה - כל המחזיק בה זכה</w:t>
        </w:r>
      </w:ins>
    </w:p>
    <w:p>
      <w:pPr>
        <w:pStyle w:val="38"/>
        <w:rPr>
          <w:ins w:id="94182" w:author="מנוע מכני" w:date="2026-10-11T12:04:39Z"/>
        </w:rPr>
      </w:pPr>
      <w:del w:id="94521" w:author="מנוע מכני" w:date="2026-10-11T12:04:39Z">
        <w:r w:rsidRPr="00217260">
          <w:delText xml:space="preserve">אמר </w:delText>
        </w:r>
      </w:del>
      <w:r w:rsidRPr="00217260">
        <w:t xml:space="preserve">ר"ל:</w:t>
      </w:r>
    </w:p>
    <w:p w:rsidR="00E403F0" w:rsidRPr="00AD695E" w:rsidRDefault="00E403F0" w:rsidP="00E403F0">
      <w:pPr>
        <w:rPr>
          <w:rtl/>
        </w:rPr>
      </w:pPr>
      <w:del w:id="94183" w:author="מנוע מכני" w:date="2026-10-11T12:04:39Z">
        <w:r w:rsidRPr="00217260">
          <w:rPr>
            <w:b/>
            <w:bCs/>
            <w:rtl/>
          </w:rPr>
          <w:delText xml:space="preserve"> </w:delText>
        </w:r>
      </w:del>
      <w:r w:rsidRPr="00217260">
        <w:rPr>
          <w:b/>
          <w:bCs/>
          <w:rtl/>
        </w:rPr>
        <w:t xml:space="preserve">הנותן מתנה לחבירו ואמר הלה אי אפשי בה, כל המחזיק בה זכה בה.</w:t>
      </w:r>
    </w:p>
    <w:p w:rsidR="00E403F0" w:rsidRPr="00AD695E" w:rsidRDefault="00E403F0" w:rsidP="00E403F0">
      <w:pPr>
        <w:rPr>
          <w:rtl/>
        </w:rPr>
      </w:pPr>
      <w:r>
        <w:rPr>
          <w:rFonts w:hint="cs"/>
          <w:rtl/>
        </w:rPr>
        <w:t>משא</w:t>
      </w:r>
      <w:r>
        <w:rPr>
          <w:rtl/>
        </w:rPr>
        <w:t>"</w:t>
      </w:r>
      <w:r>
        <w:rPr>
          <w:rFonts w:hint="cs"/>
          <w:rtl/>
        </w:rPr>
        <w:t xml:space="preserve">כ</w:t>
      </w:r>
      <w:r>
        <w:rPr>
          <w:rFonts w:hint="cs"/>
          <w:rtl/>
        </w:rPr>
        <w:t xml:space="preserve"> מקבל מתנה </w:t>
      </w:r>
      <w:r>
        <w:rPr>
          <w:rtl/>
        </w:rPr>
        <w:t xml:space="preserve">שאמר לאחר שבאת מתנה לידו מתנה זו תיבטל - מבוטלת, </w:t>
      </w:r>
    </w:p>
    <w:p w:rsidR="00E403F0" w:rsidRPr="00AD695E" w:rsidRDefault="00E403F0" w:rsidP="00E403F0">
      <w:pPr>
        <w:rPr>
          <w:rtl/>
        </w:rPr>
      </w:pPr>
      <w:r>
        <w:rPr>
          <w:rtl/>
        </w:rPr>
        <w:tab/>
        <w:t xml:space="preserve">אי אפשי בה - דבריו קיימין, בטילה היא אינה מתנה - </w:t>
      </w:r>
      <w:r>
        <w:rPr>
          <w:rtl/>
        </w:rPr>
        <w:tab/>
        <w:t xml:space="preserve">לא</w:t>
      </w:r>
      <w:r>
        <w:rPr>
          <w:rtl/>
        </w:rPr>
        <w:tab/>
        <w:t xml:space="preserve"> </w:t>
      </w:r>
      <w:r>
        <w:rPr>
          <w:rtl/>
        </w:rPr>
        <w:tab/>
        <w:t xml:space="preserve">אמר</w:t>
      </w:r>
      <w:r>
        <w:rPr>
          <w:rtl/>
        </w:rPr>
        <w:tab/>
        <w:t xml:space="preserve"> כלום</w:t>
      </w:r>
      <w:ins w:id="92119" w:author="מנוע מכני" w:date="2026-10-11T12:04:39Z">
        <w:r>
          <w:rPr>
            <w:rtl/>
          </w:rPr>
          <w:t xml:space="preserve">,</w:t>
        </w:r>
      </w:ins>
      <w:del w:id="92120" w:author="מנוע מכני" w:date="2026-10-11T12:04:39Z">
        <w:r>
          <w:rPr>
            <w:rtl/>
          </w:rPr>
          <w:tab/>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כד:</w:t>
      </w:r>
    </w:p>
    <w:p w:rsidR="00E403F0" w:rsidRPr="00AD695E" w:rsidRDefault="00E403F0" w:rsidP="00E403F0">
      <w:pPr>
        <w:rPr>
          <w:rtl/>
        </w:rPr>
      </w:pPr>
      <w:r>
        <w:rPr>
          <w:rtl/>
        </w:rPr>
        <w:t xml:space="preserve">דבריו קיימין </w:t>
      </w:r>
      <w:ins w:id="90757" w:author="מנוע מכני" w:date="2026-10-11T12:04:39Z">
        <w:r>
          <w:rPr>
            <w:rFonts w:hint="cs"/>
            <w:rtl/>
          </w:rPr>
          <w:t xml:space="preserve">לא</w:t>
        </w:r>
      </w:ins>
      <w:del w:id="90758" w:author="מנוע מכני" w:date="2026-10-11T12:04:39Z">
        <w:r>
          <w:rPr>
            <w:rFonts w:hint="cs"/>
            <w:rtl/>
          </w:rPr>
          <w:delText xml:space="preserve">לאו</w:delText>
        </w:r>
      </w:del>
      <w:r>
        <w:rPr>
          <w:rFonts w:hint="cs"/>
          <w:rtl/>
        </w:rPr>
        <w:t xml:space="preserve"> דהדרה למרה אלא שהוא </w:t>
      </w:r>
      <w:r>
        <w:rPr>
          <w:rFonts w:hint="cs"/>
          <w:rtl/>
        </w:rPr>
        <w:t xml:space="preserve">לא</w:t>
      </w:r>
      <w:r>
        <w:rPr>
          <w:rFonts w:hint="cs"/>
          <w:rtl/>
        </w:rPr>
        <w:t xml:space="preserve"> קונה לה וכל המחזיק בה זכה בה </w:t>
      </w:r>
    </w:p>
    <w:p>
      <w:pPr>
        <w:pStyle w:val="38"/>
        <w:rPr>
          <w:ins w:id="94184" w:author="מנוע מכני" w:date="2026-10-11T12:04:39Z"/>
        </w:rPr>
      </w:pPr>
      <w:r w:rsidRPr="00A757C8">
        <w:t xml:space="preserve">והך</w:t>
      </w:r>
    </w:p>
    <w:p w:rsidR="00E403F0" w:rsidRPr="00AD695E" w:rsidRDefault="00E403F0" w:rsidP="00E403F0">
      <w:pPr>
        <w:rPr>
          <w:rtl/>
        </w:rPr>
      </w:pPr>
      <w:del w:id="94185" w:author="מנוע מכני" w:date="2026-10-11T12:04:39Z">
        <w:r w:rsidRPr="00A757C8">
          <w:rPr>
            <w:rFonts w:hint="cs"/>
            <w:rtl/>
          </w:rPr>
          <w:delText xml:space="preserve"> </w:delText>
        </w:r>
      </w:del>
      <w:r w:rsidRPr="00A757C8">
        <w:rPr>
          <w:rFonts w:hint="cs"/>
          <w:rtl/>
        </w:rPr>
        <w:t xml:space="preserve">ד</w:t>
      </w:r>
      <w:r w:rsidRPr="00A757C8">
        <w:rPr>
          <w:rtl/>
        </w:rPr>
        <w:t xml:space="preserve">האומר לחבירו דין ודברים אין לי על שדה זו אין לי עסק בה וידי מסולקת הימנה </w:t>
      </w:r>
      <w:r w:rsidRPr="00A757C8">
        <w:rPr>
          <w:rtl/>
        </w:rPr>
        <w:t xml:space="preserve">לא</w:t>
      </w:r>
      <w:r w:rsidRPr="00A757C8">
        <w:rPr>
          <w:rtl/>
        </w:rPr>
        <w:t xml:space="preserve"> </w:t>
      </w:r>
      <w:r w:rsidRPr="00A757C8">
        <w:rPr>
          <w:rtl/>
        </w:rPr>
        <w:t xml:space="preserve">אמר</w:t>
      </w:r>
      <w:r w:rsidRPr="00A757C8">
        <w:rPr>
          <w:rtl/>
        </w:rPr>
        <w:t xml:space="preserve"> כלום</w:t>
      </w:r>
      <w:ins w:id="92121" w:author="מנוע מכני" w:date="2026-10-11T12:04:39Z">
        <w:r>
          <w:rPr>
            <w:rtl/>
          </w:rPr>
          <w:t xml:space="preserve">,</w:t>
        </w:r>
      </w:ins>
      <w:del w:id="92122" w:author="מנוע מכני" w:date="2026-10-11T12:04:39Z">
        <w:r w:rsidRPr="00A757C8">
          <w:rPr>
            <w:rtl/>
          </w:rPr>
          <w:delText xml:space="preserve">;</w:delText>
        </w:r>
      </w:del>
    </w:p>
    <w:p w:rsidR="00E403F0" w:rsidRPr="00AD695E" w:rsidRDefault="00E403F0" w:rsidP="00E403F0">
      <w:pPr>
        <w:rPr>
          <w:rtl/>
        </w:rPr>
      </w:pPr>
      <w:ins w:id="90759" w:author="מנוע מכני" w:date="2026-10-11T12:04:39Z">
        <w:r>
          <w:rPr>
            <w:rFonts w:hint="cs"/>
            <w:rtl/>
          </w:rPr>
          <w:t xml:space="preserve">שם</w:t>
        </w:r>
      </w:ins>
      <w:del w:id="90760" w:author="מנוע מכני" w:date="2026-10-11T12:04:39Z">
        <w:r>
          <w:rPr>
            <w:rFonts w:hint="cs"/>
            <w:rtl/>
          </w:rPr>
          <w:delText xml:space="preserve">התם</w:delText>
        </w:r>
      </w:del>
      <w:r>
        <w:rPr>
          <w:rFonts w:hint="cs"/>
          <w:rtl/>
        </w:rPr>
        <w:t xml:space="preserve"> סליק נפשיה מדין ודברים ולא מגופה דשדה </w:t>
      </w:r>
    </w:p>
    <w:p>
      <w:pPr>
        <w:pStyle w:val="38"/>
        <w:rPr>
          <w:ins w:id="94186" w:author="מנוע מכני" w:date="2026-10-11T12:04:39Z"/>
        </w:rPr>
      </w:pPr>
      <w:r>
        <w:t xml:space="preserve">והך</w:t>
      </w:r>
    </w:p>
    <w:p w:rsidR="00E403F0" w:rsidRPr="00AD695E" w:rsidRDefault="00E403F0" w:rsidP="00E403F0">
      <w:pPr>
        <w:rPr>
          <w:rtl/>
        </w:rPr>
      </w:pPr>
      <w:del w:id="94187" w:author="מנוע מכני" w:date="2026-10-11T12:04:39Z">
        <w:r>
          <w:rPr>
            <w:rFonts w:hint="cs"/>
            <w:rtl/>
          </w:rPr>
          <w:delText xml:space="preserve"> </w:delText>
        </w:r>
      </w:del>
      <w:r>
        <w:rPr>
          <w:rFonts w:hint="cs"/>
          <w:rtl/>
        </w:rPr>
        <w:t xml:space="preserve">ד</w:t>
      </w:r>
      <w:r>
        <w:rPr>
          <w:rtl/>
        </w:rPr>
        <w:t xml:space="preserve">הכותב נכסיו לאחרים והיו בהן עבדים, ואמר הלה אי אפשי בהן, אם היה רבו שני כהן אוכלין בתרומה</w:t>
      </w:r>
      <w:ins w:id="92123" w:author="מנוע מכני" w:date="2026-10-11T12:04:39Z">
        <w:r>
          <w:rPr>
            <w:rtl/>
          </w:rPr>
          <w:t xml:space="preserve">,</w:t>
        </w:r>
      </w:ins>
      <w:del w:id="92124" w:author="מנוע מכני" w:date="2026-10-11T12:04:39Z">
        <w:r>
          <w:rPr>
            <w:rtl/>
          </w:rPr>
          <w:delText xml:space="preserve">;</w:delText>
        </w:r>
      </w:del>
    </w:p>
    <w:p>
      <w:pPr>
        <w:pStyle w:val="38"/>
        <w:rPr>
          <w:ins w:id="94188" w:author="מנוע מכני" w:date="2026-10-11T12:04:39Z"/>
        </w:rPr>
      </w:pPr>
      <w:r>
        <w:t xml:space="preserve">רשב"ג</w:t>
      </w:r>
      <w:del w:id="94522" w:author="מנוע מכני" w:date="2026-10-11T12:04:39Z">
        <w:r>
          <w:delText xml:space="preserve"> אומר</w:delText>
        </w:r>
      </w:del>
      <w:r>
        <w:t xml:space="preserve">:</w:t>
      </w:r>
    </w:p>
    <w:p w:rsidR="00E403F0" w:rsidRPr="00AD695E" w:rsidRDefault="00E403F0" w:rsidP="00E403F0">
      <w:pPr>
        <w:rPr>
          <w:rtl/>
        </w:rPr>
      </w:pPr>
      <w:del w:id="94189" w:author="מנוע מכני" w:date="2026-10-11T12:04:39Z">
        <w:r>
          <w:rPr>
            <w:rtl/>
          </w:rPr>
          <w:delText xml:space="preserve"> </w:delText>
        </w:r>
      </w:del>
      <w:r>
        <w:rPr>
          <w:rtl/>
        </w:rPr>
        <w:t xml:space="preserve">כיון שאמר אי אפשי בהן, כבר זכו בהן יורשין</w:t>
      </w:r>
      <w:ins w:id="92125" w:author="מנוע מכני" w:date="2026-10-11T12:04:39Z">
        <w:r>
          <w:rPr>
            <w:rtl/>
          </w:rPr>
          <w:t xml:space="preserve">,</w:t>
        </w:r>
      </w:ins>
      <w:del w:id="92126" w:author="מנוע מכני" w:date="2026-10-11T12:04:39Z">
        <w:r>
          <w:rPr>
            <w:rtl/>
          </w:rPr>
          <w:delText xml:space="preserve">;</w:delText>
        </w:r>
      </w:del>
    </w:p>
    <w:p>
      <w:pPr>
        <w:pStyle w:val="38"/>
        <w:rPr>
          <w:ins w:id="94190" w:author="מנוע מכני" w:date="2026-10-11T12:04:39Z"/>
        </w:rPr>
      </w:pPr>
      <w:r>
        <w:t xml:space="preserve">לרשב"ג, </w:t>
      </w:r>
      <w:ins w:id="90761" w:author="מנוע מכני" w:date="2026-10-11T12:04:39Z">
        <w:r>
          <w:t xml:space="preserve">סבר</w:t>
        </w:r>
      </w:ins>
      <w:del w:id="90762" w:author="מנוע מכני" w:date="2026-10-11T12:04:39Z">
        <w:r>
          <w:delText xml:space="preserve">קסבר</w:delText>
        </w:r>
      </w:del>
      <w:r>
        <w:t xml:space="preserve">:</w:t>
      </w:r>
    </w:p>
    <w:p w:rsidR="00E403F0" w:rsidRPr="00AD695E" w:rsidRDefault="00E403F0" w:rsidP="00E403F0">
      <w:pPr>
        <w:rPr>
          <w:rtl/>
        </w:rPr>
      </w:pPr>
      <w:del w:id="94191" w:author="מנוע מכני" w:date="2026-10-11T12:04:39Z">
        <w:r>
          <w:rPr>
            <w:rtl/>
          </w:rPr>
          <w:delText xml:space="preserve"> </w:delText>
        </w:r>
      </w:del>
      <w:r>
        <w:rPr>
          <w:rtl/>
        </w:rPr>
        <w:t xml:space="preserve">כי יהיב </w:t>
      </w:r>
      <w:ins w:id="92957" w:author="מנוע מכני" w:date="2026-10-11T12:04:39Z">
        <w:r>
          <w:rPr>
            <w:rtl/>
          </w:rPr>
          <w:t xml:space="preserve">אדם</w:t>
        </w:r>
      </w:ins>
      <w:del w:id="92958" w:author="מנוע מכני" w:date="2026-10-11T12:04:39Z">
        <w:r>
          <w:rPr>
            <w:rtl/>
          </w:rPr>
          <w:delText xml:space="preserve">איניש</w:delText>
        </w:r>
      </w:del>
      <w:r>
        <w:rPr>
          <w:rtl/>
        </w:rPr>
        <w:t xml:space="preserve"> מתנה </w:t>
      </w:r>
      <w:ins w:id="90163" w:author="Claude - סמנטי" w:date="2026-10-11T12:21:47Z">
        <w:r>
          <w:rPr>
            <w:rtl/>
          </w:rPr>
          <w:t xml:space="preserve">על דעת</w:t>
        </w:r>
      </w:ins>
      <w:del w:id="90164" w:author="Claude - סמנטי" w:date="2026-10-11T12:21:47Z">
        <w:r>
          <w:rPr>
            <w:rtl/>
          </w:rPr>
          <w:delText xml:space="preserve">אדעתא</w:delText>
        </w:r>
      </w:del>
      <w:r>
        <w:rPr>
          <w:rtl/>
        </w:rPr>
        <w:t xml:space="preserve"> דמקבלין </w:t>
      </w:r>
      <w:ins w:id="91549" w:author="מנוע מכני" w:date="2026-10-11T12:04:39Z">
        <w:r>
          <w:rPr>
            <w:rtl/>
          </w:rPr>
          <w:t xml:space="preserve">ממנו</w:t>
        </w:r>
      </w:ins>
      <w:del w:id="91550" w:author="מנוע מכני" w:date="2026-10-11T12:04:39Z">
        <w:r>
          <w:rPr>
            <w:rtl/>
          </w:rPr>
          <w:delText xml:space="preserve">מיניה</w:delText>
        </w:r>
      </w:del>
      <w:r>
        <w:rPr>
          <w:rtl/>
        </w:rPr>
        <w:t xml:space="preserve">, כ</w:t>
      </w:r>
      <w:r>
        <w:rPr>
          <w:rFonts w:hint="cs"/>
          <w:rtl/>
        </w:rPr>
        <w:t xml:space="preserve">שלא מקבלים חוזרת לבעליה </w:t>
      </w:r>
    </w:p>
    <w:p>
      <w:pPr>
        <w:pStyle w:val="38"/>
        <w:rPr>
          <w:ins w:id="94192" w:author="מנוע מכני" w:date="2026-10-11T12:04:39Z"/>
        </w:rPr>
      </w:pPr>
      <w:r>
        <w:t>א</w:t>
      </w:r>
      <w:r>
        <w:t xml:space="preserve">לא</w:t>
      </w:r>
    </w:p>
    <w:p w:rsidR="00E403F0" w:rsidRPr="00AD695E" w:rsidRDefault="00E403F0" w:rsidP="00E403F0">
      <w:pPr>
        <w:rPr>
          <w:rtl/>
        </w:rPr>
      </w:pPr>
      <w:del w:id="94193" w:author="מנוע מכני" w:date="2026-10-11T12:04:39Z">
        <w:r>
          <w:rPr>
            <w:rtl/>
          </w:rPr>
          <w:delText xml:space="preserve"> </w:delText>
        </w:r>
      </w:del>
      <w:r>
        <w:rPr>
          <w:rStyle w:val="2fb"/>
          <w:rtl/>
        </w:rPr>
        <w:t xml:space="preserve">לת"ק</w:t>
      </w:r>
      <w:r>
        <w:rPr>
          <w:rtl/>
        </w:rPr>
        <w:t xml:space="preserve">, </w:t>
      </w:r>
      <w:ins w:id="92501" w:author="מנוע מכני" w:date="2026-10-11T12:04:39Z">
        <w:r>
          <w:rPr>
            <w:rtl/>
          </w:rPr>
          <w:t xml:space="preserve">אם </w:t>
        </w:r>
      </w:ins>
      <w:del w:id="92502" w:author="מנוע מכני" w:date="2026-10-11T12:04:39Z">
        <w:r>
          <w:rPr>
            <w:rtl/>
          </w:rPr>
          <w:delText xml:space="preserve">אי </w:delText>
        </w:r>
      </w:del>
      <w:r>
        <w:rPr>
          <w:rtl/>
        </w:rPr>
        <w:t xml:space="preserve">כי </w:t>
      </w:r>
      <w:r>
        <w:rPr>
          <w:rtl/>
        </w:rPr>
        <w:t xml:space="preserve">אמר</w:t>
      </w:r>
      <w:r>
        <w:rPr>
          <w:rtl/>
        </w:rPr>
        <w:t xml:space="preserve"> אי אפשי בהן כל המחזיק בהן זכה בהן, </w:t>
      </w:r>
    </w:p>
    <w:p w:rsidR="00E403F0" w:rsidRPr="00AD695E" w:rsidRDefault="00E403F0" w:rsidP="00E403F0">
      <w:pPr>
        <w:rPr>
          <w:rtl/>
        </w:rPr>
      </w:pPr>
      <w:ins w:id="90763" w:author="מנוע מכני" w:date="2026-10-11T12:04:39Z">
        <w:r>
          <w:rPr>
            <w:rtl/>
          </w:rPr>
          <w:t xml:space="preserve">כאן</w:t>
        </w:r>
      </w:ins>
      <w:del w:id="90764" w:author="מנוע מכני" w:date="2026-10-11T12:04:39Z">
        <w:r>
          <w:rPr>
            <w:rtl/>
          </w:rPr>
          <w:delText xml:space="preserve">הכא</w:delText>
        </w:r>
      </w:del>
      <w:r>
        <w:rPr>
          <w:rtl/>
        </w:rPr>
        <w:t xml:space="preserve"> דאמר שני אי אפשי בהן </w:t>
      </w:r>
      <w:ins w:id="92641" w:author="מנוע מכני" w:date="2026-10-11T12:04:39Z">
        <w:r>
          <w:rPr>
            <w:rtl/>
          </w:rPr>
          <w:t xml:space="preserve">היו</w:t>
        </w:r>
      </w:ins>
      <w:del w:id="92642" w:author="מנוע מכני" w:date="2026-10-11T12:04:39Z">
        <w:r>
          <w:rPr>
            <w:rtl/>
          </w:rPr>
          <w:delText xml:space="preserve">הוו</w:delText>
        </w:r>
      </w:del>
      <w:r>
        <w:rPr>
          <w:rtl/>
        </w:rPr>
        <w:t xml:space="preserve"> </w:t>
      </w:r>
      <w:ins w:id="92211" w:author="מנוע מכני" w:date="2026-10-11T12:04:39Z">
        <w:r>
          <w:rPr>
            <w:rtl/>
          </w:rPr>
          <w:t xml:space="preserve">להם</w:t>
        </w:r>
      </w:ins>
      <w:del w:id="92212" w:author="מנוע מכני" w:date="2026-10-11T12:04:39Z">
        <w:r>
          <w:rPr>
            <w:rtl/>
          </w:rPr>
          <w:delText xml:space="preserve">להו</w:delText>
        </w:r>
      </w:del>
      <w:r>
        <w:rPr>
          <w:rtl/>
        </w:rPr>
        <w:t xml:space="preserve"> זרים, וקאכלי זרים תרומה! </w:t>
      </w:r>
    </w:p>
    <w:p w:rsidR="00E403F0" w:rsidRPr="00E87E21" w:rsidRDefault="00E403F0" w:rsidP="00E403F0">
      <w:pPr>
        <w:rPr>
          <w:spacing w:val="-6"/>
          <w:rtl/>
        </w:rPr>
      </w:pPr>
      <w:ins w:id="90765" w:author="מנוע מכני" w:date="2026-10-11T12:04:39Z">
        <w:r>
          <w:rPr>
            <w:spacing w:val="-6"/>
            <w:rtl/>
          </w:rPr>
          <w:t xml:space="preserve">סבר</w:t>
        </w:r>
      </w:ins>
      <w:del w:id="90766" w:author="מנוע מכני" w:date="2026-10-11T12:04:39Z">
        <w:r w:rsidRPr="00E87E21">
          <w:rPr>
            <w:spacing w:val="-6"/>
            <w:rtl/>
          </w:rPr>
          <w:delText xml:space="preserve">קסבר</w:delText>
        </w:r>
      </w:del>
      <w:r w:rsidRPr="00E87E21">
        <w:rPr>
          <w:spacing w:val="-6"/>
          <w:rtl/>
        </w:rPr>
        <w:t xml:space="preserve">: המפקיר עבדו יצא לחירות וצריך גט שחרור מרבו, </w:t>
      </w:r>
      <w:ins w:id="90767" w:author="מנוע מכני" w:date="2026-10-11T12:04:39Z">
        <w:r>
          <w:rPr>
            <w:spacing w:val="-6"/>
            <w:rtl/>
          </w:rPr>
          <w:t xml:space="preserve">וסבר</w:t>
        </w:r>
      </w:ins>
      <w:del w:id="90768" w:author="מנוע מכני" w:date="2026-10-11T12:04:39Z">
        <w:r w:rsidRPr="00E87E21">
          <w:rPr>
            <w:spacing w:val="-6"/>
            <w:rtl/>
          </w:rPr>
          <w:delText xml:space="preserve">וקסבר</w:delText>
        </w:r>
      </w:del>
      <w:r w:rsidRPr="00E87E21">
        <w:rPr>
          <w:spacing w:val="-6"/>
          <w:rtl/>
        </w:rPr>
        <w:t xml:space="preserve">: מעוכב לגט שחרור אוכל בתרומה.</w:t>
      </w:r>
    </w:p>
    <w:p w:rsidR="00E403F0" w:rsidRPr="00AD695E" w:rsidRDefault="00E403F0" w:rsidP="00E403F0">
      <w:pPr>
        <w:jc w:val="center"/>
        <w:rPr>
          <w:del w:id="90058" w:author="מנוע עיצוב" w:date="2026-10-11T12:09:26Z"/>
          <w:rtl/>
        </w:rPr>
      </w:pPr>
      <w:del w:id="9005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60" w:author="קלוד" w:date="2026-10-11T09:07:19Z">
          <w:pPr>
            <w:pStyle w:val="affff1"/>
            <w:rPr>
              <w:rtl/>
            </w:rPr>
          </w:pPr>
        </w:pPrChange>
      </w:pPr>
      <w:ins w:id="9830" w:author="מספור קטעי משנה" w:date="2026-10-11T09:35:06Z">
        <w:r>
          <w:rPr>
            <w:rStyle w:val="MisparKeta"/>
          </w:rPr>
          <w:t xml:space="preserve">א. </w:t>
        </w:r>
      </w:ins>
      <w:r>
        <w:rPr>
          <w:rtl/>
        </w:rPr>
        <w:t>ר' אליעזר אומר: יקרב כו'.</w:t>
      </w:r>
    </w:p>
    <w:p>
      <w:pPr>
        <w:pStyle w:val="38"/>
        <w:rPr>
          <w:ins w:id="94194" w:author="מנוע מכני" w:date="2026-10-11T12:04:39Z"/>
        </w:rPr>
      </w:pPr>
      <w:r>
        <w:t>לר"א ל"ל חטא? הא א</w:t>
      </w:r>
      <w:r>
        <w:t>ר</w:t>
      </w:r>
      <w:r>
        <w:t>"</w:t>
      </w:r>
      <w:r>
        <w:t>א</w:t>
      </w:r>
      <w:r>
        <w:t xml:space="preserve">:</w:t>
      </w:r>
    </w:p>
    <w:p w:rsidR="00E403F0" w:rsidRPr="00AD695E" w:rsidRDefault="00E403F0" w:rsidP="00E403F0">
      <w:pPr>
        <w:rPr>
          <w:rtl/>
        </w:rPr>
      </w:pPr>
      <w:del w:id="94195" w:author="מנוע מכני" w:date="2026-10-11T12:04:39Z">
        <w:r>
          <w:rPr>
            <w:rtl/>
          </w:rPr>
          <w:delText xml:space="preserve"> </w:delText>
        </w:r>
      </w:del>
      <w:r>
        <w:rPr>
          <w:rtl/>
        </w:rPr>
        <w:t xml:space="preserve">אשם תלוי בנדבה אתי! </w:t>
      </w:r>
    </w:p>
    <w:p>
      <w:pPr>
        <w:pStyle w:val="38"/>
        <w:rPr>
          <w:ins w:id="94196" w:author="מנוע מכני" w:date="2026-10-11T12:04:39Z"/>
        </w:rPr>
      </w:pPr>
      <w:r>
        <w:t xml:space="preserve">דתנן</w:t>
      </w:r>
      <w:r>
        <w:t xml:space="preserve">, ר"א</w:t>
      </w:r>
      <w:del w:id="94523" w:author="מנוע מכני" w:date="2026-10-11T12:04:39Z">
        <w:r>
          <w:delText xml:space="preserve"> אומר</w:delText>
        </w:r>
      </w:del>
      <w:r>
        <w:t xml:space="preserve">:</w:t>
      </w:r>
    </w:p>
    <w:p w:rsidR="00E403F0" w:rsidRPr="00AD695E" w:rsidRDefault="00E403F0" w:rsidP="00E403F0">
      <w:pPr>
        <w:rPr>
          <w:rtl/>
        </w:rPr>
      </w:pPr>
      <w:del w:id="94197" w:author="מנוע מכני" w:date="2026-10-11T12:04:39Z">
        <w:r>
          <w:rPr>
            <w:rtl/>
          </w:rPr>
          <w:delText xml:space="preserve"> </w:delText>
        </w:r>
      </w:del>
      <w:r>
        <w:rPr>
          <w:rtl/>
        </w:rPr>
        <w:t xml:space="preserve">מתנדב אדם אשם תלוי בכל יום! </w:t>
      </w:r>
    </w:p>
    <w:p>
      <w:pPr>
        <w:pStyle w:val="38"/>
        <w:rPr>
          <w:ins w:id="94198" w:author="מנוע מכני" w:date="2026-10-11T12:04:39Z"/>
        </w:rPr>
      </w:pPr>
      <w:del w:id="94524" w:author="מנוע מכני" w:date="2026-10-11T12:04:39Z">
        <w:r>
          <w:delText xml:space="preserve">אמר </w:delText>
        </w:r>
      </w:del>
      <w:r>
        <w:t xml:space="preserve">רב אשי:</w:t>
      </w:r>
    </w:p>
    <w:p w:rsidR="00E403F0" w:rsidRPr="00AD695E" w:rsidRDefault="00E403F0" w:rsidP="00E403F0">
      <w:pPr>
        <w:rPr>
          <w:rtl/>
        </w:rPr>
      </w:pPr>
      <w:del w:id="94199" w:author="מנוע מכני" w:date="2026-10-11T12:04:39Z">
        <w:r>
          <w:rPr>
            <w:rtl/>
          </w:rPr>
          <w:delText xml:space="preserve"> </w:delText>
        </w:r>
      </w:del>
      <w:r>
        <w:rPr>
          <w:rStyle w:val="2fb"/>
          <w:rtl/>
        </w:rPr>
        <w:t xml:space="preserve">ר"א</w:t>
      </w:r>
      <w:r>
        <w:rPr>
          <w:rtl/>
        </w:rPr>
        <w:t xml:space="preserve"> דאמרו לו הוא, </w:t>
      </w:r>
      <w:r>
        <w:rPr>
          <w:rtl/>
        </w:rPr>
        <w:t xml:space="preserve">דתנן</w:t>
      </w:r>
      <w:r>
        <w:rPr>
          <w:rtl/>
        </w:rPr>
        <w:t xml:space="preserve">: אלא אומרים לו המתן עד שתכנס לבית הספק.</w:t>
      </w:r>
    </w:p>
    <w:p w:rsidR="00E403F0" w:rsidRPr="00AD695E" w:rsidRDefault="00E403F0" w:rsidP="00E403F0">
      <w:pPr>
        <w:jc w:val="center"/>
        <w:rPr>
          <w:del w:id="90060" w:author="מנוע עיצוב" w:date="2026-10-11T12:09:26Z"/>
          <w:rtl/>
        </w:rPr>
      </w:pPr>
      <w:del w:id="9005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61" w:author="קלוד" w:date="2026-10-11T09:07:19Z">
          <w:pPr>
            <w:pStyle w:val="affff1"/>
            <w:rPr>
              <w:rtl/>
            </w:rPr>
          </w:pPr>
        </w:pPrChange>
      </w:pPr>
      <w:ins w:id="9831" w:author="מספור קטעי משנה" w:date="2026-10-11T09:35:06Z">
        <w:r>
          <w:rPr>
            <w:rStyle w:val="MisparKeta"/>
          </w:rPr>
          <w:t xml:space="preserve">ב. </w:t>
        </w:r>
      </w:ins>
      <w:r>
        <w:rPr>
          <w:rtl/>
        </w:rPr>
        <w:t>אם משנשחט נודע כו'.</w:t>
      </w:r>
    </w:p>
    <w:p w:rsidR="00E403F0" w:rsidRPr="00AD695E" w:rsidRDefault="00E403F0" w:rsidP="00E403F0">
      <w:pPr>
        <w:rPr>
          <w:rtl/>
        </w:rPr>
      </w:pPr>
      <w:r>
        <w:rPr>
          <w:rtl/>
        </w:rPr>
        <w:t xml:space="preserve">קתני: הבשר יצא לבית השרפה, </w:t>
      </w:r>
      <w:ins w:id="92189" w:author="מנוע מכני" w:date="2026-10-11T12:04:39Z">
        <w:r>
          <w:rPr>
            <w:rtl/>
          </w:rPr>
          <w:t xml:space="preserve">ומשמע ש</w:t>
        </w:r>
      </w:ins>
      <w:del w:id="92190" w:author="מנוע מכני" w:date="2026-10-11T12:04:39Z">
        <w:r>
          <w:rPr>
            <w:rtl/>
          </w:rPr>
          <w:delText xml:space="preserve">אלמא </w:delText>
        </w:r>
      </w:del>
      <w:r>
        <w:rPr>
          <w:rtl/>
        </w:rPr>
        <w:t xml:space="preserve">חולין שנשחטו בעזרה בשריפה, </w:t>
      </w:r>
    </w:p>
    <w:p w:rsidR="00E403F0" w:rsidRPr="00AD695E" w:rsidRDefault="00E403F0" w:rsidP="00E403F0">
      <w:pPr>
        <w:rPr>
          <w:rtl/>
        </w:rPr>
      </w:pPr>
      <w:r>
        <w:rPr>
          <w:rtl/>
        </w:rPr>
        <w:t xml:space="preserve">ורמינהי: אשם ודאי אינו כן, אם עד שלא נשחט יצא וירעה בעדר, משנשחט </w:t>
      </w:r>
      <w:r>
        <w:rPr>
          <w:rtl/>
        </w:rPr>
        <w:t xml:space="preserve">ה"ז</w:t>
      </w:r>
      <w:r>
        <w:rPr>
          <w:rtl/>
        </w:rPr>
        <w:t xml:space="preserve"> יקבר! </w:t>
      </w:r>
    </w:p>
    <w:p>
      <w:pPr>
        <w:pStyle w:val="38"/>
        <w:rPr>
          <w:ins w:id="94200" w:author="מנוע מכני" w:date="2026-10-11T12:04:39Z"/>
        </w:rPr>
      </w:pPr>
      <w:r>
        <w:t xml:space="preserve">א"ר אלעזר:</w:t>
      </w:r>
    </w:p>
    <w:p w:rsidR="00E403F0" w:rsidRPr="00AD695E" w:rsidRDefault="00E403F0" w:rsidP="00E403F0">
      <w:pPr>
        <w:rPr>
          <w:rtl/>
        </w:rPr>
      </w:pPr>
      <w:del w:id="94201" w:author="מנוע מכני" w:date="2026-10-11T12:04:39Z">
        <w:r>
          <w:rPr>
            <w:rtl/>
          </w:rPr>
          <w:delText xml:space="preserve"> </w:delText>
        </w:r>
      </w:del>
      <w:r>
        <w:rPr>
          <w:rtl/>
        </w:rPr>
        <w:t xml:space="preserve">תברא, מי ששנה זו </w:t>
      </w:r>
      <w:r>
        <w:rPr>
          <w:rtl/>
        </w:rPr>
        <w:t xml:space="preserve">לא</w:t>
      </w:r>
      <w:r>
        <w:rPr>
          <w:rtl/>
        </w:rPr>
        <w:t xml:space="preserve"> שנה זו.</w:t>
      </w:r>
    </w:p>
    <w:p w:rsidR="00E403F0" w:rsidRPr="00AD695E" w:rsidRDefault="00E403F0" w:rsidP="00E403F0">
      <w:pPr>
        <w:rPr>
          <w:rtl/>
        </w:rPr>
      </w:pPr>
    </w:p>
    <w:p>
      <w:pPr>
        <w:pStyle w:val="38"/>
        <w:rPr>
          <w:ins w:id="94202" w:author="מנוע מכני" w:date="2026-10-11T12:04:39Z"/>
        </w:rPr>
      </w:pPr>
      <w:del w:id="94525" w:author="מנוע מכני" w:date="2026-10-11T12:04:39Z">
        <w:r>
          <w:delText xml:space="preserve">אמר </w:delText>
        </w:r>
      </w:del>
      <w:r>
        <w:t xml:space="preserve">רבה:</w:t>
      </w:r>
    </w:p>
    <w:p w:rsidR="00E403F0" w:rsidRPr="00AD695E" w:rsidRDefault="00E403F0" w:rsidP="00E403F0">
      <w:pPr>
        <w:rPr>
          <w:rtl/>
        </w:rPr>
      </w:pPr>
      <w:del w:id="94203" w:author="מנוע מכני" w:date="2026-10-11T12:04:39Z">
        <w:r>
          <w:rPr>
            <w:rtl/>
          </w:rPr>
          <w:delText xml:space="preserve"> </w:delText>
        </w:r>
      </w:del>
      <w:r>
        <w:rPr>
          <w:rtl/>
        </w:rPr>
        <w:t xml:space="preserve">אשם ודאי על אשם תלוי קרמית? </w:t>
      </w:r>
    </w:p>
    <w:p w:rsidR="00E403F0" w:rsidRPr="00AD695E" w:rsidRDefault="00E403F0" w:rsidP="00E403F0">
      <w:pPr>
        <w:rPr>
          <w:rtl/>
        </w:rPr>
      </w:pPr>
      <w:r>
        <w:rPr>
          <w:rtl/>
        </w:rPr>
        <w:t xml:space="preserve">אשם ודאי כיון דלא צריך </w:t>
      </w:r>
      <w:ins w:id="91551" w:author="מנוע מכני" w:date="2026-10-11T12:04:39Z">
        <w:r>
          <w:rPr>
            <w:rtl/>
          </w:rPr>
          <w:t xml:space="preserve">לו</w:t>
        </w:r>
      </w:ins>
      <w:del w:id="91552" w:author="מנוע מכני" w:date="2026-10-11T12:04:39Z">
        <w:r>
          <w:rPr>
            <w:rtl/>
          </w:rPr>
          <w:delText xml:space="preserve">ליה</w:delText>
        </w:r>
      </w:del>
      <w:r>
        <w:rPr>
          <w:rtl/>
        </w:rPr>
        <w:t xml:space="preserve"> </w:t>
      </w:r>
      <w:r>
        <w:rPr>
          <w:rtl/>
        </w:rPr>
        <w:t xml:space="preserve">לא</w:t>
      </w:r>
      <w:r>
        <w:rPr>
          <w:rtl/>
        </w:rPr>
        <w:t xml:space="preserve"> מקדיש </w:t>
      </w:r>
      <w:ins w:id="91553" w:author="מנוע מכני" w:date="2026-10-11T12:04:39Z">
        <w:r>
          <w:rPr>
            <w:rtl/>
          </w:rPr>
          <w:t xml:space="preserve">לו</w:t>
        </w:r>
      </w:ins>
      <w:del w:id="91554" w:author="מנוע מכני" w:date="2026-10-11T12:04:39Z">
        <w:r>
          <w:rPr>
            <w:rtl/>
          </w:rPr>
          <w:delText xml:space="preserve">ליה</w:delText>
        </w:r>
      </w:del>
      <w:r>
        <w:rPr>
          <w:rtl/>
        </w:rPr>
        <w:t xml:space="preserve">, אשם תלוי מתוך שלבו נוקפו גומר ומקדשו.</w:t>
      </w:r>
    </w:p>
    <w:p>
      <w:pPr>
        <w:pStyle w:val="38"/>
        <w:rPr>
          <w:ins w:id="94204" w:author="מנוע מכני" w:date="2026-10-11T12:04:39Z"/>
        </w:rPr>
      </w:pPr>
      <w:r>
        <w:t xml:space="preserve">אלא</w:t>
      </w:r>
    </w:p>
    <w:p w:rsidR="00E403F0" w:rsidRPr="00AD695E" w:rsidRDefault="00E403F0" w:rsidP="00E403F0">
      <w:pPr>
        <w:rPr>
          <w:rtl/>
        </w:rPr>
      </w:pPr>
      <w:del w:id="94205" w:author="מנוע מכני" w:date="2026-10-11T12:04:39Z">
        <w:r>
          <w:rPr>
            <w:rtl/>
          </w:rPr>
          <w:delText xml:space="preserve"> </w:delText>
        </w:r>
      </w:del>
      <w:ins w:id="92503" w:author="מנוע מכני" w:date="2026-10-11T12:04:39Z">
        <w:r>
          <w:rPr>
            <w:rtl/>
          </w:rPr>
          <w:t xml:space="preserve">אם </w:t>
        </w:r>
      </w:ins>
      <w:del w:id="92504" w:author="מנוע מכני" w:date="2026-10-11T12:04:39Z">
        <w:r>
          <w:rPr>
            <w:rtl/>
          </w:rPr>
          <w:delText xml:space="preserve">אי </w:delText>
        </w:r>
      </w:del>
      <w:ins w:id="92293" w:author="מנוע מכני" w:date="2026-10-11T12:04:39Z">
        <w:r>
          <w:rPr>
            <w:rtl/>
          </w:rPr>
          <w:t xml:space="preserve">קשה</w:t>
        </w:r>
      </w:ins>
      <w:del w:id="92294" w:author="מנוע מכני" w:date="2026-10-11T12:04:39Z">
        <w:r>
          <w:rPr>
            <w:rtl/>
          </w:rPr>
          <w:delText xml:space="preserve">קשיא</w:delText>
        </w:r>
      </w:del>
      <w:r>
        <w:rPr>
          <w:rtl/>
        </w:rPr>
        <w:t xml:space="preserve">, אשם ודאי על אשם ודאי </w:t>
      </w:r>
      <w:ins w:id="92295" w:author="מנוע מכני" w:date="2026-10-11T12:04:39Z">
        <w:r>
          <w:rPr>
            <w:rtl/>
          </w:rPr>
          <w:t xml:space="preserve">קשה</w:t>
        </w:r>
      </w:ins>
      <w:del w:id="92296" w:author="מנוע מכני" w:date="2026-10-11T12:04:39Z">
        <w:r>
          <w:rPr>
            <w:rtl/>
          </w:rPr>
          <w:delText xml:space="preserve">קשיא</w:delText>
        </w:r>
      </w:del>
      <w:r>
        <w:rPr>
          <w:rtl/>
        </w:rPr>
        <w:t xml:space="preserve">, </w:t>
      </w:r>
    </w:p>
    <w:p w:rsidR="00E403F0" w:rsidRPr="00AD695E" w:rsidRDefault="00E403F0" w:rsidP="00E403F0">
      <w:pPr>
        <w:rPr>
          <w:rtl/>
        </w:rPr>
      </w:pPr>
      <w:r>
        <w:rPr>
          <w:rtl/>
        </w:rPr>
        <w:t xml:space="preserve">דקתני: </w:t>
      </w:r>
      <w:r>
        <w:rPr>
          <w:rtl/>
        </w:rPr>
        <w:t xml:space="preserve">ה"ז</w:t>
      </w:r>
      <w:r>
        <w:rPr>
          <w:rtl/>
        </w:rPr>
        <w:t xml:space="preserve"> יקבר, אימא סיפא: והבשר יצא לבית השריפה! הא ודאי תברא, מי ששנה זו </w:t>
      </w:r>
      <w:r>
        <w:rPr>
          <w:rtl/>
        </w:rPr>
        <w:t xml:space="preserve">לא</w:t>
      </w:r>
      <w:r>
        <w:rPr>
          <w:rtl/>
        </w:rPr>
        <w:t xml:space="preserve"> שנה זו.</w:t>
      </w:r>
    </w:p>
    <w:p>
      <w:pPr>
        <w:pStyle w:val="38"/>
        <w:rPr>
          <w:ins w:id="94206" w:author="מנוע מכני" w:date="2026-10-11T12:04:39Z"/>
        </w:rPr>
      </w:pPr>
      <w:r>
        <w:t xml:space="preserve">רב אשי</w:t>
      </w:r>
      <w:del w:id="94526" w:author="מנוע מכני" w:date="2026-10-11T12:04:39Z">
        <w:r>
          <w:delText xml:space="preserve"> אמר</w:delText>
        </w:r>
      </w:del>
      <w:r>
        <w:t xml:space="preserve">:</w:t>
      </w:r>
    </w:p>
    <w:p w:rsidR="00E403F0" w:rsidRPr="00AD695E" w:rsidRDefault="00E403F0" w:rsidP="00E403F0">
      <w:pPr>
        <w:rPr>
          <w:rtl/>
        </w:rPr>
      </w:pPr>
      <w:del w:id="94207" w:author="מנוע מכני" w:date="2026-10-11T12:04:39Z">
        <w:r>
          <w:rPr>
            <w:rtl/>
          </w:rPr>
          <w:delText xml:space="preserve"> </w:delText>
        </w:r>
      </w:del>
      <w:r>
        <w:rPr>
          <w:rtl/>
        </w:rPr>
        <w:t xml:space="preserve">משום דמיתחזי כזבח פסול.</w:t>
      </w:r>
    </w:p>
    <w:p w:rsidR="00E403F0" w:rsidRPr="00AD695E" w:rsidRDefault="00E403F0" w:rsidP="00E403F0">
      <w:pPr>
        <w:jc w:val="center"/>
        <w:rPr>
          <w:del w:id="90062" w:author="מנוע עיצוב" w:date="2026-10-11T12:09:26Z"/>
          <w:rtl/>
        </w:rPr>
      </w:pPr>
      <w:del w:id="9006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62" w:author="קלוד" w:date="2026-10-11T09:07:19Z">
          <w:pPr>
            <w:pStyle w:val="affff1"/>
            <w:rPr>
              <w:rtl/>
            </w:rPr>
          </w:pPr>
        </w:pPrChange>
      </w:pPr>
      <w:ins w:id="9832" w:author="מספור קטעי משנה" w:date="2026-10-11T09:35:06Z">
        <w:r>
          <w:rPr>
            <w:rStyle w:val="MisparKeta"/>
          </w:rPr>
          <w:t xml:space="preserve">ג. </w:t>
        </w:r>
      </w:ins>
      <w:r>
        <w:rPr>
          <w:rtl/>
        </w:rPr>
        <w:t>נזרק הדם - הבשר יאכל.</w:t>
      </w:r>
    </w:p>
    <w:p w:rsidR="00E403F0" w:rsidRPr="00AD695E" w:rsidRDefault="00E403F0" w:rsidP="00E403F0">
      <w:pPr>
        <w:rPr>
          <w:rtl/>
        </w:rPr>
      </w:pPr>
      <w:ins w:id="91555" w:author="מנוע מכני" w:date="2026-10-11T12:04:39Z">
        <w:r>
          <w:rPr>
            <w:rtl/>
          </w:rPr>
          <w:t xml:space="preserve">ולמה</w:t>
        </w:r>
      </w:ins>
      <w:del w:id="91556" w:author="מנוע מכני" w:date="2026-10-11T12:04:39Z">
        <w:r>
          <w:rPr>
            <w:rtl/>
          </w:rPr>
          <w:delText xml:space="preserve">ואמאי</w:delText>
        </w:r>
      </w:del>
      <w:r>
        <w:rPr>
          <w:rtl/>
        </w:rPr>
        <w:t xml:space="preserve">? הא </w:t>
      </w:r>
      <w:r>
        <w:rPr>
          <w:rtl/>
        </w:rPr>
        <w:t xml:space="preserve">ה</w:t>
      </w:r>
      <w:r>
        <w:rPr>
          <w:rFonts w:hint="cs"/>
          <w:rtl/>
        </w:rPr>
        <w:t>ו</w:t>
      </w:r>
      <w:r>
        <w:rPr>
          <w:rtl/>
        </w:rPr>
        <w:t>"</w:t>
      </w:r>
      <w:r>
        <w:rPr>
          <w:rFonts w:hint="cs"/>
          <w:rtl/>
        </w:rPr>
        <w:t xml:space="preserve">ל</w:t>
      </w:r>
      <w:r>
        <w:rPr>
          <w:rFonts w:hint="cs"/>
          <w:rtl/>
        </w:rPr>
        <w:t xml:space="preserve"> </w:t>
      </w:r>
      <w:r>
        <w:rPr>
          <w:rtl/>
        </w:rPr>
        <w:t xml:space="preserve">ידיעה! </w:t>
      </w:r>
    </w:p>
    <w:p>
      <w:pPr>
        <w:pStyle w:val="38"/>
        <w:rPr>
          <w:ins w:id="94208" w:author="מנוע מכני" w:date="2026-10-11T12:04:39Z"/>
        </w:rPr>
      </w:pPr>
      <w:r>
        <w:t xml:space="preserve">רבא:</w:t>
      </w:r>
    </w:p>
    <w:p w:rsidR="00E403F0" w:rsidRPr="00AD695E" w:rsidRDefault="00E403F0" w:rsidP="00E403F0">
      <w:pPr>
        <w:rPr>
          <w:rtl/>
        </w:rPr>
      </w:pPr>
      <w:del w:id="94209" w:author="מנוע מכני" w:date="2026-10-11T12:04:39Z">
        <w:r>
          <w:rPr>
            <w:rtl/>
          </w:rPr>
          <w:delText xml:space="preserve"> </w:delText>
        </w:r>
      </w:del>
      <w:r>
        <w:rPr>
          <w:rFonts w:hint="cs"/>
          <w:rtl/>
        </w:rPr>
        <w:t>'</w:t>
      </w:r>
      <w:ins w:id="90465" w:author="Claude - סמנטי" w:date="2026-10-11T12:21:47Z">
        <w:r>
          <w:rPr>
            <w:rStyle w:val="afffff0"/>
            <w:rtl/>
          </w:rPr>
          <w:t xml:space="preserve">וְהוּא לֹא יָדָע וְנִסְלַח לוֹ</w:t>
        </w:r>
      </w:ins>
      <w:del w:id="90466" w:author="Claude - סמנטי" w:date="2026-10-11T12:21:47Z">
        <w:r>
          <w:rPr>
            <w:rtl/>
          </w:rPr>
          <w:delText xml:space="preserve">והוא </w:delText>
        </w:r>
        <w:r>
          <w:rPr>
            <w:rtl/>
          </w:rPr>
          <w:delText xml:space="preserve">לא</w:delText>
        </w:r>
        <w:r>
          <w:rPr>
            <w:rtl/>
          </w:rPr>
          <w:delText xml:space="preserve"> ידע ונסלח לו</w:delText>
        </w:r>
      </w:del>
      <w:r>
        <w:rPr>
          <w:rFonts w:hint="cs"/>
          <w:rtl/>
        </w:rPr>
        <w:t>'</w:t>
      </w:r>
      <w:r>
        <w:rPr>
          <w:rtl/>
        </w:rPr>
        <w:t xml:space="preserve">, והא </w:t>
      </w:r>
      <w:r>
        <w:rPr>
          <w:rtl/>
        </w:rPr>
        <w:t xml:space="preserve">לא</w:t>
      </w:r>
      <w:r>
        <w:rPr>
          <w:rtl/>
        </w:rPr>
        <w:t xml:space="preserve"> הויא </w:t>
      </w:r>
      <w:ins w:id="91557" w:author="מנוע מכני" w:date="2026-10-11T12:04:39Z">
        <w:r>
          <w:rPr>
            <w:rtl/>
          </w:rPr>
          <w:t xml:space="preserve">לו</w:t>
        </w:r>
      </w:ins>
      <w:del w:id="91558" w:author="מנוע מכני" w:date="2026-10-11T12:04:39Z">
        <w:r>
          <w:rPr>
            <w:rtl/>
          </w:rPr>
          <w:delText xml:space="preserve">ליה</w:delText>
        </w:r>
      </w:del>
      <w:r>
        <w:rPr>
          <w:rtl/>
        </w:rPr>
        <w:t xml:space="preserve"> ידיעה בשעת סליחה.</w:t>
      </w:r>
    </w:p>
    <w:p w:rsidR="00E403F0" w:rsidRPr="00AD695E" w:rsidRDefault="00E403F0" w:rsidP="00E403F0">
      <w:pPr>
        <w:jc w:val="center"/>
        <w:rPr>
          <w:del w:id="90064" w:author="מנוע עיצוב" w:date="2026-10-11T12:09:26Z"/>
          <w:rtl/>
        </w:rPr>
      </w:pPr>
      <w:del w:id="9006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63" w:author="קלוד" w:date="2026-10-11T09:07:19Z">
          <w:pPr>
            <w:pStyle w:val="affff1"/>
            <w:rPr>
              <w:rtl/>
            </w:rPr>
          </w:pPr>
        </w:pPrChange>
      </w:pPr>
      <w:ins w:id="9833" w:author="מספור קטעי משנה" w:date="2026-10-11T09:35:06Z">
        <w:r>
          <w:rPr>
            <w:rStyle w:val="MisparKeta"/>
          </w:rPr>
          <w:t xml:space="preserve">ג. </w:t>
        </w:r>
      </w:ins>
      <w:r>
        <w:rPr>
          <w:rtl/>
        </w:rPr>
        <w:lastRenderedPageBreak/>
        <w:t>רבי יוסי אומר: אפילו הדם בכוס כו'.</w:t>
      </w:r>
    </w:p>
    <w:p>
      <w:pPr>
        <w:pStyle w:val="38"/>
        <w:rPr>
          <w:ins w:id="94210" w:author="מנוע מכני" w:date="2026-10-11T12:04:39Z"/>
        </w:rPr>
      </w:pPr>
      <w:r>
        <w:t xml:space="preserve">לר' יוסי יזרק?</w:t>
      </w:r>
    </w:p>
    <w:p w:rsidR="00E403F0" w:rsidRPr="00AD695E" w:rsidRDefault="00E403F0" w:rsidP="00E403F0">
      <w:pPr>
        <w:rPr>
          <w:rtl/>
        </w:rPr>
      </w:pPr>
      <w:del w:id="94211" w:author="מנוע מכני" w:date="2026-10-11T12:04:39Z">
        <w:r>
          <w:rPr>
            <w:rtl/>
          </w:rPr>
          <w:delText xml:space="preserve"> </w:delText>
        </w:r>
      </w:del>
      <w:r>
        <w:rPr>
          <w:rFonts w:hint="cs"/>
          <w:rtl/>
        </w:rPr>
        <w:t>דהו</w:t>
      </w:r>
      <w:r>
        <w:rPr>
          <w:rtl/>
        </w:rPr>
        <w:t>"</w:t>
      </w:r>
      <w:r>
        <w:rPr>
          <w:rFonts w:hint="cs"/>
          <w:rtl/>
        </w:rPr>
        <w:t xml:space="preserve">ל </w:t>
      </w:r>
      <w:r>
        <w:rPr>
          <w:rtl/>
        </w:rPr>
        <w:t xml:space="preserve">ידיעה בשעת סליחה! </w:t>
      </w:r>
    </w:p>
    <w:p>
      <w:pPr>
        <w:pStyle w:val="38"/>
        <w:rPr>
          <w:ins w:id="94212" w:author="מנוע מכני" w:date="2026-10-11T12:04:39Z"/>
        </w:rPr>
      </w:pPr>
      <w:r>
        <w:t xml:space="preserve">רבא:</w:t>
      </w:r>
    </w:p>
    <w:p w:rsidR="00E403F0" w:rsidRPr="00AD695E" w:rsidRDefault="00E403F0" w:rsidP="00E403F0">
      <w:pPr>
        <w:rPr>
          <w:rtl/>
        </w:rPr>
      </w:pPr>
      <w:del w:id="94213" w:author="מנוע מכני" w:date="2026-10-11T12:04:39Z">
        <w:r>
          <w:rPr>
            <w:rtl/>
          </w:rPr>
          <w:delText xml:space="preserve"> </w:delText>
        </w:r>
      </w:del>
      <w:r>
        <w:rPr>
          <w:rStyle w:val="2fb"/>
          <w:rtl/>
        </w:rPr>
        <w:t xml:space="preserve">ר' יוסי</w:t>
      </w:r>
      <w:r>
        <w:rPr>
          <w:rtl/>
        </w:rPr>
        <w:t xml:space="preserve"> </w:t>
      </w:r>
      <w:ins w:id="92601" w:author="מנוע מכני" w:date="2026-10-11T12:04:39Z">
        <w:r>
          <w:rPr>
            <w:rFonts w:hint="cs"/>
            <w:rtl/>
          </w:rPr>
          <w:t xml:space="preserve">סבר</w:t>
        </w:r>
      </w:ins>
      <w:del w:id="92602" w:author="מנוע מכני" w:date="2026-10-11T12:04:39Z">
        <w:r>
          <w:rPr>
            <w:rFonts w:hint="cs"/>
            <w:rtl/>
          </w:rPr>
          <w:delText xml:space="preserve">ס</w:delText>
        </w:r>
        <w:r>
          <w:rPr>
            <w:rtl/>
          </w:rPr>
          <w:delText xml:space="preserve">"</w:delText>
        </w:r>
        <w:r>
          <w:rPr>
            <w:rFonts w:hint="cs"/>
            <w:rtl/>
          </w:rPr>
          <w:delText xml:space="preserve">ל</w:delText>
        </w:r>
      </w:del>
      <w:r>
        <w:rPr>
          <w:rtl/>
        </w:rPr>
        <w:t xml:space="preserve"> </w:t>
      </w:r>
      <w:r>
        <w:rPr>
          <w:rStyle w:val="2fb"/>
          <w:rtl/>
        </w:rPr>
        <w:t xml:space="preserve">כר"ש</w:t>
      </w:r>
      <w:r>
        <w:rPr>
          <w:rtl/>
        </w:rPr>
        <w:t xml:space="preserve">, דאמר: כל העומד ליזרק כזרוק דמי.</w:t>
      </w:r>
    </w:p>
    <w:p w:rsidR="00E403F0" w:rsidRPr="00AD695E" w:rsidRDefault="00E403F0" w:rsidP="00E403F0">
      <w:pPr>
        <w:rPr>
          <w:rtl/>
        </w:rPr>
      </w:pPr>
      <w:ins w:id="92959" w:author="מנוע מכני" w:date="2026-10-11T12:04:39Z">
        <w:r>
          <w:rPr>
            <w:rtl/>
          </w:rPr>
          <w:t xml:space="preserve">אמור</w:t>
        </w:r>
      </w:ins>
      <w:del w:id="92960" w:author="מנוע מכני" w:date="2026-10-11T12:04:39Z">
        <w:r>
          <w:rPr>
            <w:rtl/>
          </w:rPr>
          <w:delText xml:space="preserve">אימר</w:delText>
        </w:r>
      </w:del>
      <w:r>
        <w:rPr>
          <w:rtl/>
        </w:rPr>
        <w:t xml:space="preserve"> דאמר </w:t>
      </w:r>
      <w:r>
        <w:rPr>
          <w:rStyle w:val="2fb"/>
          <w:rtl/>
        </w:rPr>
        <w:t xml:space="preserve">ר"ש</w:t>
      </w:r>
      <w:r>
        <w:rPr>
          <w:rtl/>
        </w:rPr>
        <w:t xml:space="preserve"> </w:t>
      </w:r>
      <w:ins w:id="92779" w:author="מנוע מכני" w:date="2026-10-11T12:04:39Z">
        <w:r>
          <w:rPr>
            <w:rtl/>
          </w:rPr>
          <w:t xml:space="preserve">בדבר ש</w:t>
        </w:r>
      </w:ins>
      <w:del w:id="92780" w:author="מנוע מכני" w:date="2026-10-11T12:04:39Z">
        <w:r>
          <w:rPr>
            <w:rtl/>
          </w:rPr>
          <w:delText xml:space="preserve">במידי ד</w:delText>
        </w:r>
      </w:del>
      <w:r>
        <w:rPr>
          <w:rtl/>
        </w:rPr>
        <w:t xml:space="preserve">עומד ליזרק, אבל </w:t>
      </w:r>
      <w:ins w:id="91559" w:author="מנוע מכני" w:date="2026-10-11T12:04:39Z">
        <w:r>
          <w:rPr>
            <w:rtl/>
          </w:rPr>
          <w:t xml:space="preserve">זה</w:t>
        </w:r>
      </w:ins>
      <w:del w:id="91560" w:author="מנוע מכני" w:date="2026-10-11T12:04:39Z">
        <w:r>
          <w:rPr>
            <w:rtl/>
          </w:rPr>
          <w:delText xml:space="preserve">האי</w:delText>
        </w:r>
      </w:del>
      <w:r>
        <w:rPr>
          <w:rtl/>
        </w:rPr>
        <w:t xml:space="preserve"> אין עומד ליזרק! </w:t>
      </w:r>
    </w:p>
    <w:p>
      <w:pPr>
        <w:pStyle w:val="38"/>
        <w:rPr>
          <w:ins w:id="94214" w:author="מנוע מכני" w:date="2026-10-11T12:04:39Z"/>
        </w:rPr>
      </w:pPr>
      <w:ins w:id="90769" w:author="מנוע מכני" w:date="2026-10-11T12:04:39Z">
        <w:r>
          <w:t xml:space="preserve">אמרו</w:t>
        </w:r>
      </w:ins>
      <w:del w:id="90770" w:author="מנוע מכני" w:date="2026-10-11T12:04:39Z">
        <w:r>
          <w:delText xml:space="preserve">אמרי</w:delText>
        </w:r>
      </w:del>
      <w:r>
        <w:t xml:space="preserve"> במערבא, </w:t>
      </w:r>
      <w:ins w:id="90771" w:author="מנוע מכני" w:date="2026-10-11T12:04:39Z">
        <w:r>
          <w:t xml:space="preserve">סבר</w:t>
        </w:r>
      </w:ins>
      <w:del w:id="90772" w:author="מנוע מכני" w:date="2026-10-11T12:04:39Z">
        <w:r>
          <w:delText xml:space="preserve">קסבר</w:delText>
        </w:r>
      </w:del>
      <w:r>
        <w:t xml:space="preserve"> ר' יוסי:</w:t>
      </w:r>
    </w:p>
    <w:p w:rsidR="00E403F0" w:rsidRPr="00AD695E" w:rsidRDefault="00E403F0" w:rsidP="00E403F0">
      <w:pPr>
        <w:rPr>
          <w:rtl/>
        </w:rPr>
      </w:pPr>
      <w:del w:id="94215" w:author="מנוע מכני" w:date="2026-10-11T12:04:39Z">
        <w:r>
          <w:rPr>
            <w:rtl/>
          </w:rPr>
          <w:delText xml:space="preserve"> </w:delText>
        </w:r>
      </w:del>
      <w:r>
        <w:rPr>
          <w:rtl/>
        </w:rPr>
        <w:t xml:space="preserve">כלי שרת מקדשין בו את הפסול בתחלה ליקרב.</w:t>
      </w:r>
    </w:p>
    <w:p w:rsidR="00E403F0" w:rsidRPr="00AD695E" w:rsidRDefault="00E403F0" w:rsidP="00E403F0">
      <w:pPr>
        <w:jc w:val="center"/>
        <w:rPr>
          <w:del w:id="90066" w:author="מנוע עיצוב" w:date="2026-10-11T12:09:26Z"/>
          <w:rtl/>
        </w:rPr>
      </w:pPr>
      <w:del w:id="9006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64" w:author="קלוד" w:date="2026-10-11T09:07:19Z">
          <w:pPr>
            <w:pStyle w:val="affff1"/>
            <w:rPr>
              <w:rtl/>
            </w:rPr>
          </w:pPr>
        </w:pPrChange>
      </w:pPr>
      <w:ins w:id="9834" w:author="מספור קטעי משנה" w:date="2026-10-11T09:35:06Z">
        <w:r>
          <w:rPr>
            <w:rStyle w:val="MisparKeta"/>
          </w:rPr>
          <w:t xml:space="preserve">ד. </w:t>
        </w:r>
      </w:ins>
      <w:r>
        <w:rPr>
          <w:rtl/>
        </w:rPr>
        <w:t>אשם ודאי אינו כן כו'.</w:t>
      </w:r>
    </w:p>
    <w:p>
      <w:pPr>
        <w:pStyle w:val="38"/>
        <w:rPr>
          <w:ins w:id="94216" w:author="מנוע מכני" w:date="2026-10-11T12:04:39Z"/>
        </w:rPr>
      </w:pPr>
      <w:r w:rsidRPr="00EF0BB2">
        <w:t xml:space="preserve">איתמר:</w:t>
      </w:r>
    </w:p>
    <w:p w:rsidR="00E403F0" w:rsidRPr="00AD695E" w:rsidRDefault="00E403F0" w:rsidP="00E403F0">
      <w:pPr>
        <w:rPr>
          <w:rtl/>
        </w:rPr>
      </w:pPr>
      <w:del w:id="94217" w:author="מנוע מכני" w:date="2026-10-11T12:04:39Z">
        <w:r w:rsidRPr="00EF0BB2">
          <w:rPr>
            <w:b/>
            <w:bCs/>
            <w:rtl/>
          </w:rPr>
          <w:delText xml:space="preserve"> </w:delText>
        </w:r>
      </w:del>
      <w:r w:rsidRPr="00EF0BB2">
        <w:rPr>
          <w:b/>
          <w:bCs/>
          <w:rtl/>
        </w:rPr>
        <w:t xml:space="preserve">עגלה ערופה אימתי נאסרת? </w:t>
      </w:r>
      <w:r w:rsidRPr="00EF0BB2">
        <w:rPr>
          <w:rStyle w:val="2fb"/>
          <w:b/>
          <w:bCs/>
          <w:rtl/>
        </w:rPr>
        <w:t xml:space="preserve">רב המנונא</w:t>
      </w:r>
      <w:r w:rsidRPr="00EF0BB2">
        <w:rPr>
          <w:b/>
          <w:bCs/>
          <w:rtl/>
        </w:rPr>
        <w:t xml:space="preserve"> </w:t>
      </w:r>
      <w:r w:rsidRPr="00EF0BB2">
        <w:rPr>
          <w:b/>
          <w:bCs/>
          <w:rtl/>
        </w:rPr>
        <w:t xml:space="preserve">אמר</w:t>
      </w:r>
      <w:r w:rsidRPr="00EF0BB2">
        <w:rPr>
          <w:b/>
          <w:bCs/>
          <w:rtl/>
        </w:rPr>
        <w:t xml:space="preserve">: מחיים, </w:t>
      </w:r>
      <w:r w:rsidRPr="00EF0BB2">
        <w:rPr>
          <w:rStyle w:val="2fb"/>
          <w:b/>
          <w:bCs/>
          <w:rtl/>
        </w:rPr>
        <w:t xml:space="preserve">רבא</w:t>
      </w:r>
      <w:r w:rsidRPr="00EF0BB2">
        <w:rPr>
          <w:b/>
          <w:bCs/>
          <w:rtl/>
        </w:rPr>
        <w:t xml:space="preserve"> </w:t>
      </w:r>
      <w:r w:rsidRPr="00EF0BB2">
        <w:rPr>
          <w:b/>
          <w:bCs/>
          <w:rtl/>
        </w:rPr>
        <w:t xml:space="preserve">אמר</w:t>
      </w:r>
      <w:r w:rsidRPr="00EF0BB2">
        <w:rPr>
          <w:b/>
          <w:bCs/>
          <w:rtl/>
        </w:rPr>
        <w:t xml:space="preserve">: לאחר עריפה.</w:t>
      </w:r>
    </w:p>
    <w:p w:rsidR="00E403F0" w:rsidRPr="00AD695E" w:rsidRDefault="00E403F0" w:rsidP="00E403F0">
      <w:pPr>
        <w:rPr>
          <w:rtl/>
        </w:rPr>
      </w:pPr>
      <w:r>
        <w:rPr>
          <w:rtl/>
        </w:rPr>
        <w:t xml:space="preserve">בשלמא </w:t>
      </w:r>
      <w:r>
        <w:rPr>
          <w:rStyle w:val="2fb"/>
          <w:rtl/>
        </w:rPr>
        <w:t xml:space="preserve">לרבא</w:t>
      </w:r>
      <w:r>
        <w:rPr>
          <w:rtl/>
        </w:rPr>
        <w:t xml:space="preserve">, </w:t>
      </w:r>
      <w:ins w:id="92781" w:author="מנוע מכני" w:date="2026-10-11T12:04:39Z">
        <w:r>
          <w:rPr>
            <w:rtl/>
          </w:rPr>
          <w:t xml:space="preserve">מזמן ש</w:t>
        </w:r>
      </w:ins>
      <w:del w:id="92782" w:author="מנוע מכני" w:date="2026-10-11T12:04:39Z">
        <w:r>
          <w:rPr>
            <w:rtl/>
          </w:rPr>
          <w:delText xml:space="preserve">מעידנא ד</w:delText>
        </w:r>
      </w:del>
      <w:r>
        <w:rPr>
          <w:rtl/>
        </w:rPr>
        <w:t xml:space="preserve">איתעביד בה מעשה, אלא </w:t>
      </w:r>
      <w:r>
        <w:rPr>
          <w:rStyle w:val="2fb"/>
          <w:rtl/>
        </w:rPr>
        <w:t xml:space="preserve">לרב המנונא</w:t>
      </w:r>
      <w:r>
        <w:rPr>
          <w:rtl/>
        </w:rPr>
        <w:t xml:space="preserve"> מאימתי? </w:t>
      </w:r>
    </w:p>
    <w:p w:rsidR="00E403F0" w:rsidRPr="00AD695E" w:rsidRDefault="00E403F0" w:rsidP="00E403F0">
      <w:pPr>
        <w:pStyle w:val="afff3"/>
        <w:framePr w:wrap="around"/>
        <w:spacing w:line="240" w:lineRule="exact"/>
        <w:rPr>
          <w:rtl/>
        </w:rPr>
      </w:pPr>
      <w:r w:rsidRPr="009239E9">
        <w:rPr>
          <w:rFonts w:hint="cs"/>
          <w:szCs w:val="18"/>
          <w:rtl/>
        </w:rPr>
        <w:t>כה.</w:t>
      </w:r>
    </w:p>
    <w:p>
      <w:pPr>
        <w:pStyle w:val="afffff8"/>
        <w:rPr>
          <w:ins w:id="90039" w:author="קלוד" w:date="2026-10-11T12:26:18Z"/>
        </w:rPr>
      </w:pPr>
      <w:ins w:id="90040" w:author="קלוד" w:date="2026-10-11T12:26:18Z">
        <w:r>
          <w:rPr>
            <w:color w:val="7B3F00"/>
          </w:rPr>
          <w:t xml:space="preserve">עגלה ערופה - נאסרת מחיים או לאחר עריפה</w:t>
        </w:r>
      </w:ins>
    </w:p>
    <w:p>
      <w:pPr>
        <w:pStyle w:val="38"/>
        <w:rPr>
          <w:ins w:id="94218" w:author="מנוע מכני" w:date="2026-10-11T12:04:39Z"/>
        </w:rPr>
      </w:pPr>
      <w:r>
        <w:t xml:space="preserve">א"ר ינאי:</w:t>
      </w:r>
    </w:p>
    <w:p w:rsidR="00E403F0" w:rsidRPr="00AD695E" w:rsidRDefault="00E403F0" w:rsidP="00E403F0">
      <w:pPr>
        <w:rPr>
          <w:rtl/>
        </w:rPr>
      </w:pPr>
      <w:del w:id="94219" w:author="מנוע מכני" w:date="2026-10-11T12:04:39Z">
        <w:r>
          <w:rPr>
            <w:rtl/>
          </w:rPr>
          <w:delText xml:space="preserve"> </w:delText>
        </w:r>
      </w:del>
      <w:r>
        <w:rPr>
          <w:rtl/>
        </w:rPr>
        <w:t xml:space="preserve">גבול שמעתי בה ושכחתי, ונסבין חברייא </w:t>
      </w:r>
      <w:ins w:id="92961" w:author="מנוע מכני" w:date="2026-10-11T12:04:39Z">
        <w:r>
          <w:rPr>
            <w:rtl/>
          </w:rPr>
          <w:t xml:space="preserve">לומר</w:t>
        </w:r>
      </w:ins>
      <w:del w:id="92962" w:author="מנוע מכני" w:date="2026-10-11T12:04:39Z">
        <w:r>
          <w:rPr>
            <w:rtl/>
          </w:rPr>
          <w:delText xml:space="preserve">למימר</w:delText>
        </w:r>
      </w:del>
      <w:r>
        <w:rPr>
          <w:rtl/>
        </w:rPr>
        <w:t xml:space="preserve">: ירידתה לנחל איתן אוסרתה.</w:t>
      </w:r>
    </w:p>
    <w:p w:rsidR="00E403F0" w:rsidRPr="002B4E05" w:rsidRDefault="00E403F0" w:rsidP="00E403F0">
      <w:pPr>
        <w:rPr>
          <w:spacing w:val="-2"/>
          <w:rtl/>
        </w:rPr>
      </w:pPr>
      <w:r w:rsidRPr="002B4E05">
        <w:rPr>
          <w:rStyle w:val="2fb"/>
          <w:rFonts w:hint="cs"/>
          <w:spacing w:val="-2"/>
          <w:rtl/>
        </w:rPr>
        <w:t>ארה</w:t>
      </w:r>
      <w:r w:rsidRPr="002B4E05">
        <w:rPr>
          <w:rStyle w:val="2fb"/>
          <w:spacing w:val="-2"/>
          <w:rtl/>
        </w:rPr>
        <w:t>"</w:t>
      </w:r>
      <w:r w:rsidRPr="002B4E05">
        <w:rPr>
          <w:rStyle w:val="2fb"/>
          <w:rFonts w:hint="cs"/>
          <w:spacing w:val="-2"/>
          <w:rtl/>
        </w:rPr>
        <w:t>מ</w:t>
      </w:r>
      <w:r w:rsidRPr="002B4E05">
        <w:rPr>
          <w:spacing w:val="-2"/>
          <w:rtl/>
        </w:rPr>
        <w:t xml:space="preserve">: מדתנן: השוחט פרת חטאת, ושור הנסקל, ועגלה ערופה </w:t>
      </w:r>
      <w:r w:rsidRPr="002B4E05">
        <w:rPr>
          <w:rStyle w:val="2fb"/>
          <w:spacing w:val="-2"/>
          <w:rtl/>
        </w:rPr>
        <w:t xml:space="preserve">ר"ש</w:t>
      </w:r>
      <w:r w:rsidRPr="002B4E05">
        <w:rPr>
          <w:spacing w:val="-2"/>
          <w:rtl/>
        </w:rPr>
        <w:t xml:space="preserve"> פוטר, וחכמים מחייבין</w:t>
      </w:r>
      <w:ins w:id="92127" w:author="מנוע מכני" w:date="2026-10-11T12:04:39Z">
        <w:r>
          <w:rPr>
            <w:spacing w:val="-2"/>
            <w:rtl/>
          </w:rPr>
          <w:t xml:space="preserve">,</w:t>
        </w:r>
      </w:ins>
      <w:del w:id="92128" w:author="מנוע מכני" w:date="2026-10-11T12:04:39Z">
        <w:r w:rsidRPr="002B4E05">
          <w:rPr>
            <w:spacing w:val="-2"/>
            <w:rtl/>
          </w:rPr>
          <w:delText xml:space="preserve">;</w:delText>
        </w:r>
      </w:del>
    </w:p>
    <w:p w:rsidR="00E403F0" w:rsidRPr="00AD695E" w:rsidRDefault="00E403F0" w:rsidP="00E403F0">
      <w:pPr>
        <w:rPr>
          <w:rtl/>
        </w:rPr>
      </w:pPr>
      <w:r>
        <w:rPr>
          <w:rtl/>
        </w:rPr>
        <w:t xml:space="preserve">בשלמא </w:t>
      </w:r>
      <w:ins w:id="91561" w:author="מנוע מכני" w:date="2026-10-11T12:04:39Z">
        <w:r>
          <w:rPr>
            <w:rtl/>
          </w:rPr>
          <w:t xml:space="preserve">לי</w:t>
        </w:r>
      </w:ins>
      <w:del w:id="91562" w:author="מנוע מכני" w:date="2026-10-11T12:04:39Z">
        <w:r>
          <w:rPr>
            <w:rtl/>
          </w:rPr>
          <w:delText xml:space="preserve">לדידי</w:delText>
        </w:r>
      </w:del>
      <w:r>
        <w:rPr>
          <w:rtl/>
        </w:rPr>
        <w:t xml:space="preserve"> דאמינא מחיים, </w:t>
      </w:r>
      <w:ins w:id="92643" w:author="מנוע מכני" w:date="2026-10-11T12:04:39Z">
        <w:r>
          <w:rPr>
            <w:rtl/>
          </w:rPr>
          <w:t xml:space="preserve">בזה</w:t>
        </w:r>
      </w:ins>
      <w:del w:id="92644" w:author="מנוע מכני" w:date="2026-10-11T12:04:39Z">
        <w:r>
          <w:rPr>
            <w:rtl/>
          </w:rPr>
          <w:delText xml:space="preserve">בהא</w:delText>
        </w:r>
      </w:del>
      <w:r>
        <w:rPr>
          <w:rtl/>
        </w:rPr>
        <w:t xml:space="preserve"> </w:t>
      </w:r>
      <w:ins w:id="90773" w:author="מנוע מכני" w:date="2026-10-11T12:04:39Z">
        <w:r>
          <w:rPr>
            <w:rtl/>
          </w:rPr>
          <w:t xml:space="preserve">חלקו</w:t>
        </w:r>
      </w:ins>
      <w:del w:id="90774" w:author="מנוע מכני" w:date="2026-10-11T12:04:39Z">
        <w:r>
          <w:rPr>
            <w:rtl/>
          </w:rPr>
          <w:delText xml:space="preserve">פליגי</w:delText>
        </w:r>
      </w:del>
      <w:r>
        <w:rPr>
          <w:rtl/>
        </w:rPr>
        <w:t xml:space="preserve"> </w:t>
      </w:r>
      <w:r>
        <w:rPr>
          <w:rStyle w:val="2fb"/>
          <w:rtl/>
        </w:rPr>
        <w:t xml:space="preserve">ר"ש</w:t>
      </w:r>
      <w:r>
        <w:rPr>
          <w:rtl/>
        </w:rPr>
        <w:t xml:space="preserve"> ורבנן, </w:t>
      </w:r>
      <w:r>
        <w:rPr>
          <w:rStyle w:val="2fb"/>
          <w:rtl/>
        </w:rPr>
        <w:t xml:space="preserve">דר"ש</w:t>
      </w:r>
      <w:r>
        <w:rPr>
          <w:rtl/>
        </w:rPr>
        <w:t xml:space="preserve"> סבר: שחיטה שאינה ראויה </w:t>
      </w:r>
      <w:r>
        <w:rPr>
          <w:rtl/>
        </w:rPr>
        <w:t xml:space="preserve">לא</w:t>
      </w:r>
      <w:r>
        <w:rPr>
          <w:rtl/>
        </w:rPr>
        <w:t xml:space="preserve"> שמה שחיטה, ורבנן </w:t>
      </w:r>
      <w:ins w:id="90775" w:author="מנוע מכני" w:date="2026-10-11T12:04:39Z">
        <w:r>
          <w:rPr>
            <w:rtl/>
          </w:rPr>
          <w:t xml:space="preserve">אמרו</w:t>
        </w:r>
      </w:ins>
      <w:del w:id="90776" w:author="מנוע מכני" w:date="2026-10-11T12:04:39Z">
        <w:r>
          <w:rPr>
            <w:rtl/>
          </w:rPr>
          <w:delText xml:space="preserve">אמרי</w:delText>
        </w:r>
      </w:del>
      <w:r>
        <w:rPr>
          <w:rtl/>
        </w:rPr>
        <w:t xml:space="preserve">: שחיטה שאינה ראויה שמה שחיטה, </w:t>
      </w:r>
    </w:p>
    <w:p>
      <w:pPr>
        <w:pStyle w:val="38"/>
        <w:rPr>
          <w:ins w:id="94220" w:author="מנוע מכני" w:date="2026-10-11T12:04:39Z"/>
        </w:rPr>
      </w:pPr>
      <w:r>
        <w:t xml:space="preserve">אלא</w:t>
      </w:r>
    </w:p>
    <w:p w:rsidR="00E403F0" w:rsidRPr="00AD695E" w:rsidRDefault="00E403F0" w:rsidP="00E403F0">
      <w:pPr>
        <w:rPr>
          <w:rtl/>
        </w:rPr>
      </w:pPr>
      <w:del w:id="94221" w:author="מנוע מכני" w:date="2026-10-11T12:04:39Z">
        <w:r>
          <w:rPr>
            <w:rtl/>
          </w:rPr>
          <w:delText xml:space="preserve"> </w:delText>
        </w:r>
      </w:del>
      <w:ins w:id="92505" w:author="מנוע מכני" w:date="2026-10-11T12:04:39Z">
        <w:r>
          <w:rPr>
            <w:rtl/>
          </w:rPr>
          <w:t xml:space="preserve">אם </w:t>
        </w:r>
      </w:ins>
      <w:del w:id="92506" w:author="מנוע מכני" w:date="2026-10-11T12:04:39Z">
        <w:r>
          <w:rPr>
            <w:rtl/>
          </w:rPr>
          <w:delText xml:space="preserve">אי </w:delText>
        </w:r>
      </w:del>
      <w:r>
        <w:rPr>
          <w:rtl/>
        </w:rPr>
        <w:t xml:space="preserve">אמרת לאחר עריפה, </w:t>
      </w:r>
      <w:ins w:id="91563" w:author="מנוע מכני" w:date="2026-10-11T12:04:39Z">
        <w:r>
          <w:rPr>
            <w:rtl/>
          </w:rPr>
          <w:t xml:space="preserve">למה</w:t>
        </w:r>
      </w:ins>
      <w:del w:id="91564" w:author="מנוע מכני" w:date="2026-10-11T12:04:39Z">
        <w:r>
          <w:rPr>
            <w:rtl/>
          </w:rPr>
          <w:delText xml:space="preserve">אמאי</w:delText>
        </w:r>
      </w:del>
      <w:r>
        <w:rPr>
          <w:rtl/>
        </w:rPr>
        <w:t xml:space="preserve"> פטר </w:t>
      </w:r>
      <w:r>
        <w:rPr>
          <w:rStyle w:val="2fb"/>
          <w:rtl/>
        </w:rPr>
        <w:t xml:space="preserve">ר"ש</w:t>
      </w:r>
      <w:r>
        <w:rPr>
          <w:rtl/>
        </w:rPr>
        <w:t xml:space="preserve">? שחיטה ראויה היא! </w:t>
      </w:r>
    </w:p>
    <w:p>
      <w:pPr>
        <w:pStyle w:val="38"/>
        <w:rPr>
          <w:ins w:id="94222" w:author="מנוע מכני" w:date="2026-10-11T12:04:39Z"/>
        </w:rPr>
      </w:pPr>
      <w:r>
        <w:t xml:space="preserve">וכי </w:t>
      </w:r>
      <w:ins w:id="92733" w:author="מנוע מכני" w:date="2026-10-11T12:04:39Z">
        <w:r>
          <w:t xml:space="preserve">תאמר</w:t>
        </w:r>
      </w:ins>
      <w:del w:id="92734" w:author="מנוע מכני" w:date="2026-10-11T12:04:39Z">
        <w:r>
          <w:delText xml:space="preserve">תימא</w:delText>
        </w:r>
      </w:del>
      <w:r>
        <w:t xml:space="preserve">, סבר ר"ש:</w:t>
      </w:r>
    </w:p>
    <w:p w:rsidR="00E403F0" w:rsidRPr="00AD695E" w:rsidRDefault="00E403F0" w:rsidP="00E403F0">
      <w:pPr>
        <w:rPr>
          <w:rtl/>
        </w:rPr>
      </w:pPr>
      <w:del w:id="94223" w:author="מנוע מכני" w:date="2026-10-11T12:04:39Z">
        <w:r>
          <w:rPr>
            <w:rtl/>
          </w:rPr>
          <w:delText xml:space="preserve"> </w:delText>
        </w:r>
      </w:del>
      <w:r>
        <w:rPr>
          <w:rtl/>
        </w:rPr>
        <w:t xml:space="preserve">עגלה בשחיטה כשרה, והתנן: כשר בפרה פסול בעגלה ערופה, פסול בפרה כשר בעגלה ערופה</w:t>
      </w:r>
      <w:ins w:id="92129" w:author="מנוע מכני" w:date="2026-10-11T12:04:39Z">
        <w:r>
          <w:rPr>
            <w:rtl/>
          </w:rPr>
          <w:t xml:space="preserve">,</w:t>
        </w:r>
      </w:ins>
      <w:del w:id="92130" w:author="מנוע מכני" w:date="2026-10-11T12:04:39Z">
        <w:r>
          <w:rPr>
            <w:rtl/>
          </w:rPr>
          <w:delText xml:space="preserve">;</w:delText>
        </w:r>
      </w:del>
    </w:p>
    <w:p w:rsidR="00E403F0" w:rsidRPr="00AD695E" w:rsidRDefault="00E403F0" w:rsidP="00E403F0">
      <w:pPr>
        <w:rPr>
          <w:rtl/>
        </w:rPr>
      </w:pPr>
      <w:r>
        <w:rPr>
          <w:rtl/>
        </w:rPr>
        <w:t>פרה - בשחיטה כשרה, בעריפה פסולה, עגלה - בעריפה כשרה, בשחיטה פסולה! אישתיק.</w:t>
      </w:r>
    </w:p>
    <w:p w:rsidR="00E403F0" w:rsidRPr="00AD695E" w:rsidRDefault="00E403F0" w:rsidP="00E403F0">
      <w:pPr>
        <w:rPr>
          <w:rtl/>
        </w:rPr>
      </w:pPr>
      <w:ins w:id="92735" w:author="מנוע מכני" w:date="2026-10-11T12:04:39Z">
        <w:r>
          <w:rPr>
            <w:rtl/>
          </w:rPr>
          <w:t xml:space="preserve">לאחר</w:t>
        </w:r>
      </w:ins>
      <w:del w:id="92736" w:author="מנוע מכני" w:date="2026-10-11T12:04:39Z">
        <w:r>
          <w:rPr>
            <w:rtl/>
          </w:rPr>
          <w:delText xml:space="preserve">לבתר</w:delText>
        </w:r>
      </w:del>
      <w:r>
        <w:rPr>
          <w:rtl/>
        </w:rPr>
        <w:t xml:space="preserve"> </w:t>
      </w:r>
      <w:ins w:id="92963" w:author="מנוע מכני" w:date="2026-10-11T12:04:39Z">
        <w:r>
          <w:rPr>
            <w:rtl/>
          </w:rPr>
          <w:t xml:space="preserve">דיצא</w:t>
        </w:r>
      </w:ins>
      <w:del w:id="92964" w:author="מנוע מכני" w:date="2026-10-11T12:04:39Z">
        <w:r>
          <w:rPr>
            <w:rtl/>
          </w:rPr>
          <w:delText xml:space="preserve">דנפק</w:delText>
        </w:r>
      </w:del>
      <w:r>
        <w:rPr>
          <w:rtl/>
        </w:rPr>
        <w:t xml:space="preserve">, </w:t>
      </w:r>
      <w:r>
        <w:rPr>
          <w:rtl/>
        </w:rPr>
        <w:t xml:space="preserve">אמר</w:t>
      </w:r>
      <w:r>
        <w:rPr>
          <w:rtl/>
        </w:rPr>
        <w:t xml:space="preserve">: </w:t>
      </w:r>
      <w:ins w:id="90187" w:author="מנוע מכני" w:date="2026-10-11T12:04:39Z">
        <w:r>
          <w:rPr>
            <w:rtl/>
          </w:rPr>
          <w:t xml:space="preserve">מ"ט</w:t>
        </w:r>
      </w:ins>
      <w:del w:id="90188" w:author="מנוע מכני" w:date="2026-10-11T12:04:39Z">
        <w:r>
          <w:rPr>
            <w:rtl/>
          </w:rPr>
          <w:delText xml:space="preserve">מאי טעמא</w:delText>
        </w:r>
      </w:del>
      <w:r>
        <w:rPr>
          <w:rtl/>
        </w:rPr>
        <w:t xml:space="preserve"> </w:t>
      </w:r>
      <w:r>
        <w:rPr>
          <w:rtl/>
        </w:rPr>
        <w:t xml:space="preserve">לא</w:t>
      </w:r>
      <w:r>
        <w:rPr>
          <w:rtl/>
        </w:rPr>
        <w:t xml:space="preserve"> אמינא </w:t>
      </w:r>
      <w:ins w:id="91565" w:author="מנוע מכני" w:date="2026-10-11T12:04:39Z">
        <w:r>
          <w:rPr>
            <w:rtl/>
          </w:rPr>
          <w:t xml:space="preserve">לו</w:t>
        </w:r>
      </w:ins>
      <w:del w:id="91566" w:author="מנוע מכני" w:date="2026-10-11T12:04:39Z">
        <w:r>
          <w:rPr>
            <w:rtl/>
          </w:rPr>
          <w:delText xml:space="preserve">ליה</w:delText>
        </w:r>
      </w:del>
      <w:r>
        <w:rPr>
          <w:rtl/>
        </w:rPr>
        <w:t xml:space="preserve">, </w:t>
      </w:r>
      <w:r>
        <w:rPr>
          <w:rStyle w:val="2fb"/>
          <w:rtl/>
        </w:rPr>
        <w:t xml:space="preserve">דר"ש</w:t>
      </w:r>
      <w:r>
        <w:rPr>
          <w:rtl/>
        </w:rPr>
        <w:t xml:space="preserve"> סבר: עגלה בשחיטה כשירה.</w:t>
      </w:r>
    </w:p>
    <w:p>
      <w:pPr>
        <w:pStyle w:val="38"/>
        <w:rPr>
          <w:ins w:id="94224" w:author="מנוע מכני" w:date="2026-10-11T12:04:39Z"/>
        </w:rPr>
      </w:pPr>
      <w:r>
        <w:t xml:space="preserve">ורב המנונא? </w:t>
      </w:r>
      <w:r>
        <w:t xml:space="preserve">אמר</w:t>
      </w:r>
      <w:r>
        <w:t xml:space="preserve"> לך:</w:t>
      </w:r>
    </w:p>
    <w:p w:rsidR="00E403F0" w:rsidRPr="00AD695E" w:rsidRDefault="00E403F0" w:rsidP="00E403F0">
      <w:pPr>
        <w:rPr>
          <w:rtl/>
        </w:rPr>
      </w:pPr>
      <w:del w:id="94225" w:author="מנוע מכני" w:date="2026-10-11T12:04:39Z">
        <w:r>
          <w:rPr>
            <w:rtl/>
          </w:rPr>
          <w:delText xml:space="preserve"> </w:delText>
        </w:r>
      </w:del>
      <w:r>
        <w:rPr>
          <w:rtl/>
        </w:rPr>
        <w:t xml:space="preserve">לא</w:t>
      </w:r>
      <w:r>
        <w:rPr>
          <w:rtl/>
        </w:rPr>
        <w:t xml:space="preserve"> נשתמיט תנא דנשמעינן עגלה בשחיטה כשרה, </w:t>
      </w:r>
      <w:ins w:id="92737" w:author="מנוע מכני" w:date="2026-10-11T12:04:39Z">
        <w:r>
          <w:rPr>
            <w:rtl/>
          </w:rPr>
          <w:t xml:space="preserve">דתאמר</w:t>
        </w:r>
      </w:ins>
      <w:del w:id="92738" w:author="מנוע מכני" w:date="2026-10-11T12:04:39Z">
        <w:r>
          <w:rPr>
            <w:rtl/>
          </w:rPr>
          <w:delText xml:space="preserve">דתימא</w:delText>
        </w:r>
      </w:del>
      <w:r>
        <w:rPr>
          <w:rtl/>
        </w:rPr>
        <w:t xml:space="preserve"> </w:t>
      </w:r>
      <w:r>
        <w:rPr>
          <w:rStyle w:val="2fb"/>
          <w:rtl/>
        </w:rPr>
        <w:t xml:space="preserve">ר"ש</w:t>
      </w:r>
      <w:r>
        <w:rPr>
          <w:rtl/>
        </w:rPr>
        <w:t xml:space="preserve"> היא.</w:t>
      </w:r>
    </w:p>
    <w:p w:rsidR="00E403F0" w:rsidRPr="00AD695E" w:rsidRDefault="00E403F0" w:rsidP="00E403F0">
      <w:pPr>
        <w:rPr>
          <w:rtl/>
        </w:rPr>
      </w:pPr>
    </w:p>
    <w:p>
      <w:pPr>
        <w:pStyle w:val="38"/>
        <w:rPr>
          <w:ins w:id="94226" w:author="מנוע מכני" w:date="2026-10-11T12:04:39Z"/>
        </w:rPr>
      </w:pPr>
      <w:r>
        <w:t xml:space="preserve">רבא:</w:t>
      </w:r>
    </w:p>
    <w:p w:rsidR="00E403F0" w:rsidRPr="00AD695E" w:rsidRDefault="00E403F0" w:rsidP="00E403F0">
      <w:pPr>
        <w:rPr>
          <w:rtl/>
        </w:rPr>
      </w:pPr>
      <w:del w:id="94227" w:author="מנוע מכני" w:date="2026-10-11T12:04:39Z">
        <w:r>
          <w:rPr>
            <w:rtl/>
          </w:rPr>
          <w:delText xml:space="preserve"> </w:delText>
        </w:r>
      </w:del>
      <w:ins w:id="92297" w:author="מנוע מכני" w:date="2026-10-11T12:04:39Z">
        <w:r>
          <w:rPr>
            <w:rtl/>
          </w:rPr>
          <w:t xml:space="preserve">מנין</w:t>
        </w:r>
      </w:ins>
      <w:del w:id="92298" w:author="מנוע מכני" w:date="2026-10-11T12:04:39Z">
        <w:r>
          <w:rPr>
            <w:rtl/>
          </w:rPr>
          <w:delText xml:space="preserve">מנא</w:delText>
        </w:r>
      </w:del>
      <w:r>
        <w:rPr>
          <w:rtl/>
        </w:rPr>
        <w:t xml:space="preserve"> אמינא לה? מדתנן: עגלה ערופה אינה כן, עד שלא נערפה - תצא ותרעה בעדר</w:t>
      </w:r>
      <w:ins w:id="92131" w:author="מנוע מכני" w:date="2026-10-11T12:04:39Z">
        <w:r>
          <w:rPr>
            <w:rtl/>
          </w:rPr>
          <w:t xml:space="preserve">,</w:t>
        </w:r>
      </w:ins>
      <w:del w:id="92132" w:author="מנוע מכני" w:date="2026-10-11T12:04:39Z">
        <w:r>
          <w:rPr>
            <w:rtl/>
          </w:rPr>
          <w:delText xml:space="preserve">;</w:delText>
        </w:r>
      </w:del>
    </w:p>
    <w:p w:rsidR="00E403F0" w:rsidRPr="00E87E21" w:rsidRDefault="00E403F0" w:rsidP="00E403F0">
      <w:pPr>
        <w:rPr>
          <w:spacing w:val="-4"/>
          <w:rtl/>
        </w:rPr>
      </w:pPr>
      <w:ins w:id="92507" w:author="מנוע מכני" w:date="2026-10-11T12:04:39Z">
        <w:r>
          <w:rPr>
            <w:spacing w:val="-4"/>
            <w:rtl/>
          </w:rPr>
          <w:t xml:space="preserve">ואם </w:t>
        </w:r>
      </w:ins>
      <w:del w:id="92508" w:author="מנוע מכני" w:date="2026-10-11T12:04:39Z">
        <w:r w:rsidRPr="00E87E21">
          <w:rPr>
            <w:spacing w:val="-4"/>
            <w:rtl/>
          </w:rPr>
          <w:delText xml:space="preserve">ואי </w:delText>
        </w:r>
      </w:del>
      <w:r w:rsidRPr="00E87E21">
        <w:rPr>
          <w:spacing w:val="-4"/>
          <w:rtl/>
        </w:rPr>
        <w:t xml:space="preserve">אמרת מחיים, </w:t>
      </w:r>
      <w:ins w:id="91567" w:author="מנוע מכני" w:date="2026-10-11T12:04:39Z">
        <w:r>
          <w:rPr>
            <w:spacing w:val="-4"/>
            <w:rtl/>
          </w:rPr>
          <w:t xml:space="preserve">למה</w:t>
        </w:r>
      </w:ins>
      <w:del w:id="91568" w:author="מנוע מכני" w:date="2026-10-11T12:04:39Z">
        <w:r w:rsidRPr="00E87E21">
          <w:rPr>
            <w:spacing w:val="-4"/>
            <w:rtl/>
          </w:rPr>
          <w:delText xml:space="preserve">אמאי</w:delText>
        </w:r>
      </w:del>
      <w:r w:rsidRPr="00E87E21">
        <w:rPr>
          <w:spacing w:val="-4"/>
          <w:rtl/>
        </w:rPr>
        <w:t xml:space="preserve"> תצא ותרעה בעדר? הא </w:t>
      </w:r>
      <w:ins w:id="90165" w:author="Claude - סמנטי" w:date="2026-10-11T12:21:47Z">
        <w:r>
          <w:rPr>
            <w:spacing w:val="-4"/>
            <w:rtl/>
          </w:rPr>
          <w:t xml:space="preserve">נאסרה</w:t>
        </w:r>
      </w:ins>
      <w:del w:id="90166" w:author="Claude - סמנטי" w:date="2026-10-11T12:21:47Z">
        <w:r w:rsidRPr="00E87E21">
          <w:rPr>
            <w:spacing w:val="-4"/>
            <w:rtl/>
          </w:rPr>
          <w:delText xml:space="preserve">איתסרא</w:delText>
        </w:r>
      </w:del>
      <w:r w:rsidRPr="00E87E21">
        <w:rPr>
          <w:spacing w:val="-4"/>
          <w:rtl/>
        </w:rPr>
        <w:t xml:space="preserve"> לה מחיים! תני: עד שלא נראית לעריפה.</w:t>
      </w:r>
    </w:p>
    <w:p>
      <w:pPr>
        <w:pStyle w:val="38"/>
        <w:rPr>
          <w:ins w:id="94228" w:author="מנוע מכני" w:date="2026-10-11T12:04:39Z"/>
        </w:rPr>
      </w:pPr>
      <w:r>
        <w:t xml:space="preserve">אימא סיפא:</w:t>
      </w:r>
    </w:p>
    <w:p w:rsidR="00E403F0" w:rsidRPr="00AD695E" w:rsidRDefault="00E403F0" w:rsidP="00E403F0">
      <w:pPr>
        <w:rPr>
          <w:rtl/>
        </w:rPr>
      </w:pPr>
      <w:del w:id="94229" w:author="מנוע מכני" w:date="2026-10-11T12:04:39Z">
        <w:r>
          <w:rPr>
            <w:rtl/>
          </w:rPr>
          <w:delText xml:space="preserve"> </w:delText>
        </w:r>
      </w:del>
      <w:r>
        <w:rPr>
          <w:rtl/>
        </w:rPr>
        <w:t xml:space="preserve">משנערפה - תקבר במקומה! </w:t>
      </w:r>
      <w:r w:rsidRPr="00217260">
        <w:rPr>
          <w:b/>
          <w:bCs/>
          <w:rtl/>
        </w:rPr>
        <w:t>תני: משנראית לעריפה.</w:t>
      </w:r>
    </w:p>
    <w:p>
      <w:pPr>
        <w:pStyle w:val="38"/>
        <w:rPr>
          <w:ins w:id="94230" w:author="מנוע מכני" w:date="2026-10-11T12:04:39Z"/>
        </w:rPr>
      </w:pPr>
      <w:r>
        <w:t>א</w:t>
      </w:r>
      <w:r>
        <w:t>"</w:t>
      </w:r>
      <w:r>
        <w:t>כ</w:t>
      </w:r>
      <w:r>
        <w:t xml:space="preserve"> אימא סיפא:</w:t>
      </w:r>
    </w:p>
    <w:p w:rsidR="00E403F0" w:rsidRPr="00AD695E" w:rsidRDefault="00E403F0" w:rsidP="00E403F0">
      <w:pPr>
        <w:rPr>
          <w:rtl/>
        </w:rPr>
      </w:pPr>
      <w:del w:id="94231" w:author="מנוע מכני" w:date="2026-10-11T12:04:39Z">
        <w:r>
          <w:rPr>
            <w:rtl/>
          </w:rPr>
          <w:delText xml:space="preserve"> </w:delText>
        </w:r>
      </w:del>
      <w:r>
        <w:rPr>
          <w:rtl/>
        </w:rPr>
        <w:t xml:space="preserve">שעל הספק באה מתחלה, כיפרה ספיקה והלכה לה</w:t>
      </w:r>
      <w:ins w:id="92133" w:author="מנוע מכני" w:date="2026-10-11T12:04:39Z">
        <w:r>
          <w:rPr>
            <w:rtl/>
          </w:rPr>
          <w:t xml:space="preserve">,</w:t>
        </w:r>
      </w:ins>
      <w:del w:id="92134" w:author="מנוע מכני" w:date="2026-10-11T12:04:39Z">
        <w:r>
          <w:rPr>
            <w:rtl/>
          </w:rPr>
          <w:delText xml:space="preserve">;</w:delText>
        </w:r>
      </w:del>
    </w:p>
    <w:p w:rsidR="00E403F0" w:rsidRPr="00AD695E" w:rsidRDefault="00E403F0" w:rsidP="00E403F0">
      <w:pPr>
        <w:rPr>
          <w:rtl/>
        </w:rPr>
      </w:pPr>
      <w:ins w:id="92509" w:author="מנוע מכני" w:date="2026-10-11T12:04:39Z">
        <w:r>
          <w:rPr>
            <w:rtl/>
          </w:rPr>
          <w:t xml:space="preserve">ואם </w:t>
        </w:r>
      </w:ins>
      <w:del w:id="92510" w:author="מנוע מכני" w:date="2026-10-11T12:04:39Z">
        <w:r>
          <w:rPr>
            <w:rtl/>
          </w:rPr>
          <w:delText xml:space="preserve">ואי </w:delText>
        </w:r>
      </w:del>
      <w:r>
        <w:rPr>
          <w:rtl/>
        </w:rPr>
        <w:t xml:space="preserve">מחיים, עדיין </w:t>
      </w:r>
      <w:r>
        <w:rPr>
          <w:rtl/>
        </w:rPr>
        <w:t xml:space="preserve">לא</w:t>
      </w:r>
      <w:r>
        <w:rPr>
          <w:rtl/>
        </w:rPr>
        <w:t xml:space="preserve"> כיפרה ספיקתה! </w:t>
      </w:r>
    </w:p>
    <w:p>
      <w:pPr>
        <w:pStyle w:val="38"/>
        <w:rPr>
          <w:ins w:id="94232" w:author="מנוע מכני" w:date="2026-10-11T12:04:39Z"/>
        </w:rPr>
      </w:pPr>
      <w:r>
        <w:t xml:space="preserve">תנאי היא, </w:t>
      </w:r>
      <w:r>
        <w:t xml:space="preserve">דתניא</w:t>
      </w:r>
      <w:r>
        <w:t xml:space="preserve">:</w:t>
      </w:r>
    </w:p>
    <w:p w:rsidR="00E403F0" w:rsidRPr="00AD695E" w:rsidRDefault="00E403F0" w:rsidP="00E403F0">
      <w:pPr>
        <w:rPr>
          <w:rtl/>
        </w:rPr>
      </w:pPr>
      <w:del w:id="94233" w:author="מנוע מכני" w:date="2026-10-11T12:04:39Z">
        <w:r>
          <w:rPr>
            <w:rtl/>
          </w:rPr>
          <w:delText xml:space="preserve"> </w:delText>
        </w:r>
      </w:del>
      <w:r>
        <w:rPr>
          <w:rtl/>
        </w:rPr>
        <w:t xml:space="preserve">נאמר מכשיר ומכפר בפנים, ונאמר מכשיר ומכפר בחוץ, </w:t>
      </w:r>
    </w:p>
    <w:p w:rsidR="00E403F0" w:rsidRPr="00AD695E" w:rsidRDefault="00E403F0" w:rsidP="00E403F0">
      <w:pPr>
        <w:rPr>
          <w:rtl/>
        </w:rPr>
      </w:pPr>
      <w:r>
        <w:rPr>
          <w:rtl/>
        </w:rPr>
        <w:t>מה מכשיר ומכפר האמור בפנים עשה בו מכשיר כמכפר, אף מכשיר ומכפר האמור בחוץ עשה מכשיר כמכפר.</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89" w:author="קלוד" w:date="2026-10-11T09:07:19Z"/>
        </w:rPr>
      </w:pPr>
      <w:ins w:id="20188" w:author="קלוד" w:date="2026-10-11T09:07:19Z">
        <w:r>
          <w:t xml:space="preserve">משנה ג</w:t>
        </w:r>
      </w:ins>
    </w:p>
    <w:p w:rsidR="00E403F0" w:rsidRPr="00D65BEC" w:rsidRDefault="00E403F0" w:rsidP="00E403F0">
      <w:pPr>
        <w:pStyle w:val="afff9"/>
        <w:rPr>
          <w:del w:id="20119" w:author="קלוד" w:date="2026-10-11T09:07:19Z"/>
          <w:rtl/>
        </w:rPr>
      </w:pPr>
      <w:del w:id="20118" w:author="קלוד" w:date="2026-10-11T09:07:19Z">
        <w:r w:rsidRPr="00D65BEC">
          <w:rPr>
            <w:rtl/>
          </w:rPr>
          <w:delText xml:space="preserve">מתני'.</w:delText>
        </w:r>
      </w:del>
    </w:p>
    <w:p w:rsidR="00E403F0" w:rsidRPr="00D64BA8" w:rsidRDefault="00E403F0" w:rsidP="00E403F0">
      <w:pPr>
        <w:pStyle w:val="afff9"/>
        <w:spacing w:before="120"/>
        <w:rPr>
          <w:spacing w:val="8"/>
          <w:rtl/>
        </w:rPr>
        <w:pPrChange w:id="90028" w:author="קלוד" w:date="2026-10-11T12:09:42Z">
          <w:pPr>
            <w:pStyle w:val="afff9"/>
          </w:pPr>
        </w:pPrChange>
      </w:pPr>
      <w:r>
        <w:rPr>
          <w:rStyle w:val="TanaimMishna"/>
          <w:spacing w:val="8"/>
          <w:rtl/>
          <w:rPrChange w:id="95629" w:author="Claude" w:date="2026-10-11T09:07:45Z">
            <w:rPr>
              <w:spacing w:val="8"/>
              <w:rtl/>
            </w:rPr>
          </w:rPrChange>
        </w:rPr>
        <w:t xml:space="preserve">ר"א</w:t>
      </w:r>
      <w:r>
        <w:rPr>
          <w:spacing w:val="8"/>
          <w:rtl/>
        </w:rPr>
        <w:t xml:space="preserve"> אומר</w:t>
      </w:r>
      <w:r>
        <w:rPr>
          <w:rStyle w:val="TanaimMishna"/>
          <w:spacing w:val="8"/>
          <w:rtl/>
          <w:rPrChange w:id="95630" w:author="Claude" w:date="2026-10-11T09:07:45Z">
            <w:rPr>
              <w:spacing w:val="8"/>
              <w:rtl/>
            </w:rPr>
          </w:rPrChange>
        </w:rPr>
        <w:t xml:space="preserve">:</w:t>
      </w:r>
      <w:r>
        <w:rPr>
          <w:spacing w:val="8"/>
          <w:rtl/>
        </w:rPr>
        <w:t xml:space="preserve"> מתנדב אדם אשם תלוי בכל יום ובכל עת שירצה, הוא היה נקרא אשם חסידים;</w:t>
      </w:r>
    </w:p>
    <w:p w:rsidR="00E403F0" w:rsidRPr="00D65BEC" w:rsidRDefault="00E403F0" w:rsidP="00E403F0">
      <w:pPr>
        <w:pStyle w:val="afff9"/>
        <w:rPr>
          <w:rtl/>
        </w:rPr>
      </w:pPr>
      <w:r w:rsidRPr="00D65BEC">
        <w:rPr>
          <w:rtl/>
        </w:rPr>
        <w:t>אמרו עליו על בבא בן בוטא שהיה מתנדב אשם תלוי בכל יום, חוץ מאחר יום כיפורים יום אחד, אמר: המעון הזה, אילו היו מניחין לי הייתי מביא, אלא אומרים לי המתין עד שתכנס [לבית] הספק;</w:t>
      </w:r>
    </w:p>
    <w:p w:rsidR="00E403F0" w:rsidRPr="00D65BEC" w:rsidRDefault="00E403F0" w:rsidP="00E403F0">
      <w:pPr>
        <w:pStyle w:val="afff9"/>
        <w:rPr>
          <w:rtl/>
        </w:rPr>
      </w:pPr>
      <w:r w:rsidRPr="00D65BEC">
        <w:rPr>
          <w:rtl/>
        </w:rPr>
        <w:t>וחכ"א: אין מביא אשם תלוי אלא על שזדונו כרת ושגגתו חטאת.</w:t>
      </w:r>
    </w:p>
    <w:p w:rsidR="00E403F0" w:rsidRPr="00D65BEC" w:rsidRDefault="00E403F0" w:rsidP="00E403F0">
      <w:pPr>
        <w:pStyle w:val="afff9"/>
        <w:rPr>
          <w:rtl/>
        </w:rPr>
      </w:pPr>
    </w:p>
    <w:p w:rsidR="00E403F0" w:rsidRPr="00D65BEC" w:rsidRDefault="00E403F0" w:rsidP="00E403F0">
      <w:pPr>
        <w:pStyle w:val="afff9"/>
        <w:rPr>
          <w:rtl/>
        </w:rPr>
      </w:pPr>
      <w:r w:rsidRPr="00D65BEC">
        <w:rPr>
          <w:rtl/>
        </w:rPr>
        <w:t>חייבי חטאות ואשמות ודאין שעבר עליהן יום הכיפורים - חייבין להביא לאחר יום הכיפורים, וחייבי אשמות תלויין - פטורין.</w:t>
      </w:r>
    </w:p>
    <w:p w:rsidR="00E403F0" w:rsidRPr="00D65BEC" w:rsidRDefault="00E403F0" w:rsidP="00E403F0">
      <w:pPr>
        <w:pStyle w:val="afff9"/>
        <w:rPr>
          <w:rtl/>
        </w:rPr>
      </w:pPr>
      <w:r w:rsidRPr="00D65BEC">
        <w:rPr>
          <w:rtl/>
        </w:rPr>
        <w:t>מי שבא בידו ספק עבירה ביוה"כ אפילו עם חשיכה  פטור, שכל היום מכפר.</w:t>
      </w:r>
    </w:p>
    <w:p w:rsidR="00E403F0" w:rsidRPr="00D65BEC" w:rsidRDefault="00E403F0" w:rsidP="00E403F0">
      <w:pPr>
        <w:pStyle w:val="afff9"/>
        <w:rPr>
          <w:rtl/>
        </w:rPr>
      </w:pPr>
      <w:r w:rsidRPr="00D65BEC">
        <w:rPr>
          <w:rtl/>
        </w:rPr>
        <w:t>האשה שיש עליה חטאת העוף ספק ועבר עליה יוה"כ חייבת להביא לאחר יום הכיפורים, מפני שהיא מכשרת לאכול בזבחים.</w:t>
      </w:r>
    </w:p>
    <w:p w:rsidR="00E403F0" w:rsidRPr="00D65BEC" w:rsidRDefault="00E403F0" w:rsidP="00E403F0">
      <w:pPr>
        <w:pStyle w:val="afff9"/>
        <w:rPr>
          <w:rtl/>
        </w:rPr>
      </w:pPr>
      <w:r w:rsidRPr="00D65BEC">
        <w:rPr>
          <w:rtl/>
        </w:rPr>
        <w:t>חטאת העוף הבאה על הספק, אם משנמלקה נודע - תקבר.</w:t>
      </w:r>
    </w:p>
    <w:p w:rsidR="00E403F0" w:rsidRPr="00AD695E" w:rsidRDefault="00E403F0" w:rsidP="00E403F0">
      <w:pPr>
        <w:jc w:val="center"/>
        <w:rPr>
          <w:rtl/>
        </w:rPr>
      </w:pPr>
      <w:r w:rsidRPr="00E5675B">
        <w:rPr>
          <w:rFonts w:ascii="BA חניכי הישיבות" w:hAnsi="BA חניכי הישיבות" w:cs="BA חניכי הישיבות"/>
          <w:rtl/>
        </w:rPr>
        <w:lastRenderedPageBreak/>
        <w:t>׻</w:t>
      </w:r>
    </w:p>
    <w:p>
      <w:pPr>
        <w:pStyle w:val="afffff8"/>
        <w:rPr>
          <w:ins w:id="90037" w:author="קלוד" w:date="2026-10-11T12:26:18Z"/>
        </w:rPr>
      </w:pPr>
      <w:ins w:id="90038" w:author="קלוד" w:date="2026-10-11T12:26:18Z">
        <w:r>
          <w:rPr>
            <w:color w:val="7B3F00"/>
          </w:rPr>
          <w:t xml:space="preserve">אשם תלוי בנדבה - טעם ר"א וטעם חכמים</w:t>
        </w:r>
      </w:ins>
    </w:p>
    <w:p>
      <w:pPr>
        <w:pStyle w:val="38"/>
        <w:rPr>
          <w:ins w:id="94234" w:author="מנוע מכני" w:date="2026-10-11T12:04:39Z"/>
        </w:rPr>
      </w:pPr>
      <w:r>
        <w:t xml:space="preserve">מ"ט</w:t>
      </w:r>
      <w:r>
        <w:t xml:space="preserve"> דר' אליעזר?</w:t>
      </w:r>
    </w:p>
    <w:p w:rsidR="00E403F0" w:rsidRPr="00AD695E" w:rsidRDefault="00E403F0" w:rsidP="00E403F0">
      <w:pPr>
        <w:rPr>
          <w:rtl/>
        </w:rPr>
      </w:pPr>
      <w:del w:id="94235" w:author="מנוע מכני" w:date="2026-10-11T12:04:39Z">
        <w:r>
          <w:rPr>
            <w:rtl/>
          </w:rPr>
          <w:delText xml:space="preserve"> </w:delText>
        </w:r>
      </w:del>
      <w:ins w:id="92511" w:author="מנוע מכני" w:date="2026-10-11T12:04:39Z">
        <w:r>
          <w:rPr>
            <w:rtl/>
          </w:rPr>
          <w:t xml:space="preserve">אם </w:t>
        </w:r>
      </w:ins>
      <w:del w:id="92512" w:author="מנוע מכני" w:date="2026-10-11T12:04:39Z">
        <w:r>
          <w:rPr>
            <w:rtl/>
          </w:rPr>
          <w:delText xml:space="preserve">אי </w:delText>
        </w:r>
      </w:del>
      <w:r>
        <w:rPr>
          <w:rtl/>
        </w:rPr>
        <w:t xml:space="preserve">ס"ד</w:t>
      </w:r>
      <w:r>
        <w:rPr>
          <w:rtl/>
        </w:rPr>
        <w:t xml:space="preserve"> חובה היא, מתיידע </w:t>
      </w:r>
      <w:ins w:id="91571" w:author="מנוע מכני" w:date="2026-10-11T12:04:39Z">
        <w:r>
          <w:rPr>
            <w:rtl/>
          </w:rPr>
          <w:t xml:space="preserve">לו</w:t>
        </w:r>
      </w:ins>
      <w:del w:id="91572" w:author="מנוע מכני" w:date="2026-10-11T12:04:39Z">
        <w:r>
          <w:rPr>
            <w:rtl/>
          </w:rPr>
          <w:delText xml:space="preserve">ליה</w:delText>
        </w:r>
      </w:del>
      <w:r>
        <w:rPr>
          <w:rtl/>
        </w:rPr>
        <w:t xml:space="preserve"> </w:t>
      </w:r>
      <w:ins w:id="91569" w:author="מנוע מכני" w:date="2026-10-11T12:04:39Z">
        <w:r>
          <w:rPr>
            <w:rtl/>
          </w:rPr>
          <w:t xml:space="preserve">למה</w:t>
        </w:r>
      </w:ins>
      <w:del w:id="91570" w:author="מנוע מכני" w:date="2026-10-11T12:04:39Z">
        <w:r>
          <w:rPr>
            <w:rtl/>
          </w:rPr>
          <w:delText xml:space="preserve">אמאי</w:delText>
        </w:r>
      </w:del>
      <w:r>
        <w:rPr>
          <w:rtl/>
        </w:rPr>
        <w:t xml:space="preserve"> </w:t>
      </w:r>
      <w:ins w:id="92965" w:author="מנוע מכני" w:date="2026-10-11T12:04:39Z">
        <w:r>
          <w:rPr>
            <w:rtl/>
          </w:rPr>
          <w:t xml:space="preserve">מביא</w:t>
        </w:r>
      </w:ins>
      <w:del w:id="92966" w:author="מנוע מכני" w:date="2026-10-11T12:04:39Z">
        <w:r>
          <w:rPr>
            <w:rtl/>
          </w:rPr>
          <w:delText xml:space="preserve">מייתי</w:delText>
        </w:r>
      </w:del>
      <w:r>
        <w:rPr>
          <w:rtl/>
        </w:rPr>
        <w:t xml:space="preserve"> חטאת? אלא </w:t>
      </w:r>
      <w:r>
        <w:rPr>
          <w:rtl/>
        </w:rPr>
        <w:t xml:space="preserve">ש"מ</w:t>
      </w:r>
      <w:r>
        <w:rPr>
          <w:rtl/>
        </w:rPr>
        <w:t xml:space="preserve"> נדבה היא.</w:t>
      </w:r>
    </w:p>
    <w:p>
      <w:pPr>
        <w:pStyle w:val="38"/>
        <w:rPr>
          <w:ins w:id="94236" w:author="מנוע מכני" w:date="2026-10-11T12:04:39Z"/>
        </w:rPr>
      </w:pPr>
      <w:r>
        <w:t xml:space="preserve">ורבנן?</w:t>
      </w:r>
    </w:p>
    <w:p w:rsidR="00E403F0" w:rsidRPr="00AD695E" w:rsidRDefault="00E403F0" w:rsidP="00E403F0">
      <w:pPr>
        <w:rPr>
          <w:rtl/>
        </w:rPr>
      </w:pPr>
      <w:del w:id="94237" w:author="מנוע מכני" w:date="2026-10-11T12:04:39Z">
        <w:r>
          <w:rPr>
            <w:rtl/>
          </w:rPr>
          <w:delText xml:space="preserve"> </w:delText>
        </w:r>
      </w:del>
      <w:r>
        <w:rPr>
          <w:rtl/>
        </w:rPr>
        <w:t xml:space="preserve">עולה ושלמים הוא </w:t>
      </w:r>
      <w:ins w:id="92969" w:author="מנוע מכני" w:date="2026-10-11T12:04:39Z">
        <w:r>
          <w:rPr>
            <w:rtl/>
          </w:rPr>
          <w:t xml:space="preserve">דבאו</w:t>
        </w:r>
      </w:ins>
      <w:del w:id="92970" w:author="מנוע מכני" w:date="2026-10-11T12:04:39Z">
        <w:r>
          <w:rPr>
            <w:rtl/>
          </w:rPr>
          <w:delText xml:space="preserve">דאתו</w:delText>
        </w:r>
      </w:del>
      <w:r>
        <w:rPr>
          <w:rtl/>
        </w:rPr>
        <w:t xml:space="preserve"> בנדר ונדבה, אבל חטאת ואשם חובה </w:t>
      </w:r>
      <w:ins w:id="91573" w:author="מנוע מכני" w:date="2026-10-11T12:04:39Z">
        <w:r>
          <w:rPr>
            <w:rtl/>
          </w:rPr>
          <w:t xml:space="preserve">הם</w:t>
        </w:r>
      </w:ins>
      <w:del w:id="91574" w:author="מנוע מכני" w:date="2026-10-11T12:04:39Z">
        <w:r>
          <w:rPr>
            <w:rtl/>
          </w:rPr>
          <w:delText xml:space="preserve">נינהו</w:delText>
        </w:r>
      </w:del>
      <w:r>
        <w:rPr>
          <w:rtl/>
        </w:rPr>
        <w:t xml:space="preserve">, ואשם תלוי היינו טעמא </w:t>
      </w:r>
      <w:ins w:id="92967" w:author="מנוע מכני" w:date="2026-10-11T12:04:39Z">
        <w:r>
          <w:rPr>
            <w:rtl/>
          </w:rPr>
          <w:t xml:space="preserve">דמביא</w:t>
        </w:r>
      </w:ins>
      <w:del w:id="92968" w:author="מנוע מכני" w:date="2026-10-11T12:04:39Z">
        <w:r>
          <w:rPr>
            <w:rtl/>
          </w:rPr>
          <w:delText xml:space="preserve">דמייתי</w:delText>
        </w:r>
      </w:del>
      <w:r>
        <w:rPr>
          <w:rtl/>
        </w:rPr>
        <w:t xml:space="preserve"> מקמי דמתיידע </w:t>
      </w:r>
      <w:ins w:id="91575" w:author="מנוע מכני" w:date="2026-10-11T12:04:39Z">
        <w:r>
          <w:rPr>
            <w:rtl/>
          </w:rPr>
          <w:t xml:space="preserve">לו</w:t>
        </w:r>
      </w:ins>
      <w:del w:id="91576" w:author="מנוע מכני" w:date="2026-10-11T12:04:39Z">
        <w:r>
          <w:rPr>
            <w:rtl/>
          </w:rPr>
          <w:delText xml:space="preserve">ליה</w:delText>
        </w:r>
      </w:del>
      <w:r>
        <w:rPr>
          <w:rtl/>
        </w:rPr>
        <w:t xml:space="preserve">, להגן עליו, דהתורה חסה על גופן של ישראל.</w:t>
      </w:r>
    </w:p>
    <w:p>
      <w:pPr>
        <w:pStyle w:val="38"/>
        <w:rPr>
          <w:ins w:id="94238" w:author="מנוע מכני" w:date="2026-10-11T12:04:39Z"/>
        </w:rPr>
      </w:pPr>
      <w:r>
        <w:t xml:space="preserve">א"ל</w:t>
      </w:r>
      <w:r>
        <w:t xml:space="preserve"> ר"</w:t>
      </w:r>
      <w:r>
        <w:t>א בריה דרבא לר</w:t>
      </w:r>
      <w:r>
        <w:t>"</w:t>
      </w:r>
      <w:r>
        <w:t>א</w:t>
      </w:r>
      <w:r>
        <w:t xml:space="preserve">:</w:t>
      </w:r>
    </w:p>
    <w:p w:rsidR="00E403F0" w:rsidRPr="00AD695E" w:rsidRDefault="00E403F0" w:rsidP="00E403F0">
      <w:pPr>
        <w:rPr>
          <w:rtl/>
        </w:rPr>
      </w:pPr>
      <w:del w:id="94239" w:author="מנוע מכני" w:date="2026-10-11T12:04:39Z">
        <w:r>
          <w:rPr>
            <w:rtl/>
          </w:rPr>
          <w:delText xml:space="preserve"> </w:delText>
        </w:r>
      </w:del>
      <w:ins w:id="91577" w:author="מנוע מכני" w:date="2026-10-11T12:04:39Z">
        <w:r>
          <w:rPr>
            <w:rtl/>
          </w:rPr>
          <w:t xml:space="preserve">שמא</w:t>
        </w:r>
      </w:ins>
      <w:del w:id="91578" w:author="מנוע מכני" w:date="2026-10-11T12:04:39Z">
        <w:r>
          <w:rPr>
            <w:rtl/>
          </w:rPr>
          <w:delText xml:space="preserve">דילמא</w:delText>
        </w:r>
      </w:del>
      <w:r>
        <w:rPr>
          <w:rtl/>
        </w:rPr>
        <w:t xml:space="preserve"> אשם תלוי כעולה ושלמים, מה עולה ושלמים </w:t>
      </w:r>
      <w:ins w:id="92971" w:author="מנוע מכני" w:date="2026-10-11T12:04:39Z">
        <w:r>
          <w:rPr>
            <w:rtl/>
          </w:rPr>
          <w:t xml:space="preserve">דבאו</w:t>
        </w:r>
      </w:ins>
      <w:del w:id="92972" w:author="מנוע מכני" w:date="2026-10-11T12:04:39Z">
        <w:r>
          <w:rPr>
            <w:rtl/>
          </w:rPr>
          <w:delText xml:space="preserve">דאתו</w:delText>
        </w:r>
      </w:del>
      <w:r>
        <w:rPr>
          <w:rtl/>
        </w:rPr>
        <w:t xml:space="preserve"> בחובה </w:t>
      </w:r>
      <w:ins w:id="92973" w:author="מנוע מכני" w:date="2026-10-11T12:04:39Z">
        <w:r>
          <w:rPr>
            <w:rtl/>
          </w:rPr>
          <w:t xml:space="preserve">ובאו</w:t>
        </w:r>
      </w:ins>
      <w:del w:id="92974" w:author="מנוע מכני" w:date="2026-10-11T12:04:39Z">
        <w:r>
          <w:rPr>
            <w:rtl/>
          </w:rPr>
          <w:delText xml:space="preserve">ואתו</w:delText>
        </w:r>
      </w:del>
      <w:r>
        <w:rPr>
          <w:rtl/>
        </w:rPr>
        <w:t xml:space="preserve"> בנדבה, אשם תלוי </w:t>
      </w:r>
      <w:ins w:id="90777" w:author="מנוע מכני" w:date="2026-10-11T12:04:39Z">
        <w:r>
          <w:rPr>
            <w:rtl/>
          </w:rPr>
          <w:t xml:space="preserve">גם</w:t>
        </w:r>
      </w:ins>
      <w:del w:id="90778" w:author="מנוע מכני" w:date="2026-10-11T12:04:39Z">
        <w:r>
          <w:rPr>
            <w:rtl/>
          </w:rPr>
          <w:delText xml:space="preserve">נמי</w:delText>
        </w:r>
      </w:del>
      <w:r>
        <w:rPr>
          <w:rtl/>
        </w:rPr>
        <w:t xml:space="preserve"> דאתי בחובה אתי </w:t>
      </w:r>
      <w:ins w:id="90779" w:author="מנוע מכני" w:date="2026-10-11T12:04:39Z">
        <w:r>
          <w:rPr>
            <w:rtl/>
          </w:rPr>
          <w:t xml:space="preserve">גם</w:t>
        </w:r>
      </w:ins>
      <w:del w:id="90780" w:author="מנוע מכני" w:date="2026-10-11T12:04:39Z">
        <w:r>
          <w:rPr>
            <w:rtl/>
          </w:rPr>
          <w:delText xml:space="preserve">נמי</w:delText>
        </w:r>
      </w:del>
      <w:r>
        <w:rPr>
          <w:rtl/>
        </w:rPr>
        <w:t xml:space="preserve"> בנדבה! </w:t>
      </w:r>
    </w:p>
    <w:p>
      <w:pPr>
        <w:pStyle w:val="38"/>
        <w:rPr>
          <w:ins w:id="94240" w:author="מנוע מכני" w:date="2026-10-11T12:04:39Z"/>
        </w:rPr>
      </w:pPr>
      <w:r>
        <w:t xml:space="preserve">א"ל</w:t>
      </w:r>
      <w:r>
        <w:t xml:space="preserve">:</w:t>
      </w:r>
    </w:p>
    <w:p w:rsidR="00E403F0" w:rsidRPr="00AD695E" w:rsidRDefault="00E403F0" w:rsidP="00E403F0">
      <w:pPr>
        <w:rPr>
          <w:rtl/>
        </w:rPr>
      </w:pPr>
      <w:del w:id="94241" w:author="מנוע מכני" w:date="2026-10-11T12:04:39Z">
        <w:r>
          <w:rPr>
            <w:rtl/>
          </w:rPr>
          <w:delText xml:space="preserve"> </w:delText>
        </w:r>
      </w:del>
      <w:r>
        <w:rPr>
          <w:rtl/>
        </w:rPr>
        <w:t xml:space="preserve">עולה ושלמים עיקר בנדבה כתיבי, אשם תלוי עיקר בחובה כתיב.</w:t>
      </w:r>
    </w:p>
    <w:p w:rsidR="00E403F0" w:rsidRPr="00AD695E" w:rsidRDefault="00E403F0" w:rsidP="00E403F0">
      <w:pPr>
        <w:pStyle w:val="afff3"/>
        <w:framePr w:wrap="around"/>
        <w:spacing w:line="240" w:lineRule="exact"/>
        <w:rPr>
          <w:rtl/>
        </w:rPr>
      </w:pPr>
      <w:r w:rsidRPr="009239E9">
        <w:rPr>
          <w:rFonts w:hint="cs"/>
          <w:szCs w:val="18"/>
          <w:rtl/>
        </w:rPr>
        <w:t>כה:</w:t>
      </w:r>
    </w:p>
    <w:p>
      <w:pPr>
        <w:pStyle w:val="38"/>
        <w:rPr>
          <w:ins w:id="94242" w:author="מנוע מכני" w:date="2026-10-11T12:04:39Z"/>
        </w:rPr>
      </w:pPr>
      <w:r>
        <w:t>תני ר</w:t>
      </w:r>
      <w:r>
        <w:t>"</w:t>
      </w:r>
      <w:r>
        <w:t xml:space="preserve">ח </w:t>
      </w:r>
      <w:ins w:id="91579" w:author="מנוע מכני" w:date="2026-10-11T12:04:39Z">
        <w:r>
          <w:t xml:space="preserve">לפניו</w:t>
        </w:r>
      </w:ins>
      <w:del w:id="91580" w:author="מנוע מכני" w:date="2026-10-11T12:04:39Z">
        <w:r>
          <w:delText xml:space="preserve">קמיה</w:delText>
        </w:r>
      </w:del>
      <w:r>
        <w:t xml:space="preserve"> דרבא</w:t>
      </w:r>
      <w:r>
        <w:t xml:space="preserve">:</w:t>
      </w:r>
    </w:p>
    <w:p w:rsidR="00E403F0" w:rsidRPr="00AD695E" w:rsidRDefault="00E403F0" w:rsidP="00E403F0">
      <w:pPr>
        <w:rPr>
          <w:rtl/>
        </w:rPr>
      </w:pPr>
      <w:del w:id="94243" w:author="מנוע מכני" w:date="2026-10-11T12:04:39Z">
        <w:r>
          <w:rPr>
            <w:rtl/>
          </w:rPr>
          <w:delText xml:space="preserve"> </w:delText>
        </w:r>
      </w:del>
      <w:r>
        <w:rPr>
          <w:rtl/>
        </w:rPr>
        <w:t xml:space="preserve">אשם תלוי בא על הנבלה.</w:t>
      </w:r>
    </w:p>
    <w:p>
      <w:pPr>
        <w:pStyle w:val="38"/>
        <w:rPr>
          <w:ins w:id="94244" w:author="מנוע מכני" w:date="2026-10-11T12:04:39Z"/>
        </w:rPr>
      </w:pPr>
      <w:r>
        <w:t xml:space="preserve">אמר</w:t>
      </w:r>
      <w:r>
        <w:t xml:space="preserve"> </w:t>
      </w:r>
      <w:ins w:id="91581" w:author="מנוע מכני" w:date="2026-10-11T12:04:39Z">
        <w:r>
          <w:t xml:space="preserve">לו</w:t>
        </w:r>
      </w:ins>
      <w:del w:id="91582" w:author="מנוע מכני" w:date="2026-10-11T12:04:39Z">
        <w:r>
          <w:delText xml:space="preserve">ליה</w:delText>
        </w:r>
      </w:del>
      <w:r>
        <w:t xml:space="preserve">:</w:t>
      </w:r>
    </w:p>
    <w:p w:rsidR="00E403F0" w:rsidRPr="00AD695E" w:rsidRDefault="00E403F0" w:rsidP="00E403F0">
      <w:pPr>
        <w:rPr>
          <w:rtl/>
        </w:rPr>
      </w:pPr>
      <w:del w:id="94245" w:author="מנוע מכני" w:date="2026-10-11T12:04:39Z">
        <w:r>
          <w:rPr>
            <w:rtl/>
          </w:rPr>
          <w:delText xml:space="preserve"> </w:delText>
        </w:r>
      </w:del>
      <w:r>
        <w:rPr>
          <w:rtl/>
        </w:rPr>
        <w:t xml:space="preserve">והאנן </w:t>
      </w:r>
      <w:r>
        <w:rPr>
          <w:rtl/>
        </w:rPr>
        <w:t xml:space="preserve">תנן</w:t>
      </w:r>
      <w:r>
        <w:rPr>
          <w:rtl/>
        </w:rPr>
        <w:t xml:space="preserve">, וחכמים אומרים: אינו מביא אשם תלוי אלא על דבר שזדונו כרת ושגגתו חטאת! </w:t>
      </w:r>
      <w:ins w:id="92513" w:author="מנוע מכני" w:date="2026-10-11T12:04:39Z">
        <w:r>
          <w:rPr>
            <w:rtl/>
          </w:rPr>
          <w:t xml:space="preserve">ואם </w:t>
        </w:r>
      </w:ins>
      <w:del w:id="92514" w:author="מנוע מכני" w:date="2026-10-11T12:04:39Z">
        <w:r>
          <w:rPr>
            <w:rtl/>
          </w:rPr>
          <w:delText xml:space="preserve">ואי </w:delText>
        </w:r>
      </w:del>
      <w:r>
        <w:rPr>
          <w:rStyle w:val="2fb"/>
          <w:rtl/>
        </w:rPr>
        <w:t xml:space="preserve">ר' אליעזר</w:t>
      </w:r>
      <w:r>
        <w:rPr>
          <w:rtl/>
        </w:rPr>
        <w:t xml:space="preserve">, בנדבה </w:t>
      </w:r>
      <w:ins w:id="90781" w:author="מנוע מכני" w:date="2026-10-11T12:04:39Z">
        <w:r>
          <w:rPr>
            <w:rtl/>
          </w:rPr>
          <w:t xml:space="preserve">גם</w:t>
        </w:r>
      </w:ins>
      <w:del w:id="90782" w:author="מנוע מכני" w:date="2026-10-11T12:04:39Z">
        <w:r>
          <w:rPr>
            <w:rtl/>
          </w:rPr>
          <w:delText xml:space="preserve">נמי</w:delText>
        </w:r>
      </w:del>
      <w:r>
        <w:rPr>
          <w:rtl/>
        </w:rPr>
        <w:t xml:space="preserve"> אתי! </w:t>
      </w:r>
    </w:p>
    <w:p>
      <w:pPr>
        <w:pStyle w:val="38"/>
        <w:rPr>
          <w:ins w:id="94246" w:author="מנוע מכני" w:date="2026-10-11T12:04:39Z"/>
        </w:rPr>
      </w:pPr>
      <w:r>
        <w:t xml:space="preserve">אמר</w:t>
      </w:r>
      <w:r>
        <w:t xml:space="preserve"> </w:t>
      </w:r>
      <w:ins w:id="91583" w:author="מנוע מכני" w:date="2026-10-11T12:04:39Z">
        <w:r>
          <w:t xml:space="preserve">לו</w:t>
        </w:r>
      </w:ins>
      <w:del w:id="91584" w:author="מנוע מכני" w:date="2026-10-11T12:04:39Z">
        <w:r>
          <w:delText xml:space="preserve">ליה</w:delText>
        </w:r>
      </w:del>
      <w:r>
        <w:t xml:space="preserve">:</w:t>
      </w:r>
    </w:p>
    <w:p w:rsidR="00E403F0" w:rsidRPr="00AD695E" w:rsidRDefault="00E403F0" w:rsidP="00E403F0">
      <w:pPr>
        <w:rPr>
          <w:rtl/>
        </w:rPr>
      </w:pPr>
      <w:del w:id="94247" w:author="מנוע מכני" w:date="2026-10-11T12:04:39Z">
        <w:r>
          <w:rPr>
            <w:rtl/>
          </w:rPr>
          <w:delText xml:space="preserve"> </w:delText>
        </w:r>
      </w:del>
      <w:r>
        <w:rPr>
          <w:rtl/>
        </w:rPr>
        <w:t xml:space="preserve">מ"ט</w:t>
      </w:r>
      <w:r>
        <w:rPr>
          <w:rtl/>
        </w:rPr>
        <w:t xml:space="preserve"> </w:t>
      </w:r>
      <w:r>
        <w:rPr>
          <w:rtl/>
        </w:rPr>
        <w:t xml:space="preserve">לא</w:t>
      </w:r>
      <w:r>
        <w:rPr>
          <w:rtl/>
        </w:rPr>
        <w:t xml:space="preserve"> מתנית? </w:t>
      </w:r>
      <w:ins w:id="92299" w:author="מנוע מכני" w:date="2026-10-11T12:04:39Z">
        <w:r>
          <w:rPr>
            <w:rtl/>
          </w:rPr>
          <w:t xml:space="preserve">פעמים</w:t>
        </w:r>
      </w:ins>
      <w:del w:id="92300" w:author="מנוע מכני" w:date="2026-10-11T12:04:39Z">
        <w:r>
          <w:rPr>
            <w:rtl/>
          </w:rPr>
          <w:delText xml:space="preserve">זימנין</w:delText>
        </w:r>
      </w:del>
      <w:r>
        <w:rPr>
          <w:rtl/>
        </w:rPr>
        <w:t xml:space="preserve"> סגיאין תניתה קמי מר, ומנו? </w:t>
      </w:r>
      <w:r>
        <w:rPr>
          <w:rStyle w:val="2fb"/>
          <w:rtl/>
        </w:rPr>
        <w:t xml:space="preserve">רבה</w:t>
      </w:r>
      <w:r>
        <w:rPr>
          <w:rtl/>
        </w:rPr>
        <w:t xml:space="preserve">, ואמר לי: הא מני? </w:t>
      </w:r>
      <w:ins w:id="90189" w:author="מנוע מכני" w:date="2026-10-11T12:04:39Z">
        <w:r>
          <w:rPr>
            <w:rStyle w:val="2fb"/>
            <w:rtl/>
          </w:rPr>
          <w:t xml:space="preserve">ר"א</w:t>
        </w:r>
      </w:ins>
      <w:del w:id="90190" w:author="מנוע מכני" w:date="2026-10-11T12:04:39Z">
        <w:r>
          <w:rPr>
            <w:rtl/>
          </w:rPr>
          <w:delText xml:space="preserve">רבי אליעזר</w:delText>
        </w:r>
      </w:del>
      <w:r>
        <w:rPr>
          <w:rtl/>
        </w:rPr>
        <w:t xml:space="preserve"> היא דאמרו לו, </w:t>
      </w:r>
      <w:r>
        <w:rPr>
          <w:rtl/>
        </w:rPr>
        <w:t xml:space="preserve">דתנן</w:t>
      </w:r>
      <w:r>
        <w:rPr>
          <w:rtl/>
        </w:rPr>
        <w:t xml:space="preserve">: אלא אומרים לו המתן עד שתכנס לבית הספק.</w:t>
      </w:r>
    </w:p>
    <w:p>
      <w:pPr>
        <w:pStyle w:val="38"/>
        <w:rPr>
          <w:ins w:id="94248" w:author="מנוע מכני" w:date="2026-10-11T12:04:39Z"/>
        </w:rPr>
      </w:pPr>
      <w:r>
        <w:t xml:space="preserve">רבא:</w:t>
      </w:r>
    </w:p>
    <w:p w:rsidR="00E403F0" w:rsidRPr="00AD695E" w:rsidRDefault="00E403F0" w:rsidP="00E403F0">
      <w:pPr>
        <w:rPr>
          <w:rtl/>
        </w:rPr>
      </w:pPr>
      <w:del w:id="94249" w:author="מנוע מכני" w:date="2026-10-11T12:04:39Z">
        <w:r>
          <w:rPr>
            <w:rtl/>
          </w:rPr>
          <w:delText xml:space="preserve"> </w:delText>
        </w:r>
      </w:del>
      <w:ins w:id="90191" w:author="מנוע מכני" w:date="2026-10-11T12:04:39Z">
        <w:r>
          <w:rPr>
            <w:rtl/>
          </w:rPr>
          <w:t xml:space="preserve">מ"ט</w:t>
        </w:r>
      </w:ins>
      <w:del w:id="90192" w:author="מנוע מכני" w:date="2026-10-11T12:04:39Z">
        <w:r>
          <w:rPr>
            <w:rtl/>
          </w:rPr>
          <w:delText xml:space="preserve">מאי טעמא</w:delText>
        </w:r>
      </w:del>
      <w:r>
        <w:rPr>
          <w:rtl/>
        </w:rPr>
        <w:t xml:space="preserve"> דאמרו לו?: </w:t>
      </w:r>
      <w:r>
        <w:rPr>
          <w:rFonts w:hint="cs"/>
          <w:rtl/>
        </w:rPr>
        <w:t>'</w:t>
      </w:r>
      <w:r>
        <w:rPr>
          <w:rStyle w:val="afffff0"/>
          <w:rtl/>
        </w:rPr>
        <w:t xml:space="preserve">אשר </w:t>
      </w:r>
      <w:r>
        <w:rPr>
          <w:rStyle w:val="afffff0"/>
          <w:rtl/>
        </w:rPr>
        <w:t xml:space="preserve">לא</w:t>
      </w:r>
      <w:r>
        <w:rPr>
          <w:rStyle w:val="afffff0"/>
          <w:rtl/>
        </w:rPr>
        <w:t xml:space="preserve"> תעשינה</w:t>
      </w:r>
      <w:ins w:id="92135" w:author="מנוע מכני" w:date="2026-10-11T12:04:39Z">
        <w:r>
          <w:rPr>
            <w:rStyle w:val="afffff0"/>
            <w:rtl/>
          </w:rPr>
          <w:t xml:space="preserve"> </w:t>
        </w:r>
      </w:ins>
      <w:del w:id="92136" w:author="מנוע מכני" w:date="2026-10-11T12:04:39Z">
        <w:r>
          <w:rPr>
            <w:rtl/>
          </w:rPr>
          <w:delText xml:space="preserve">  </w:delText>
        </w:r>
      </w:del>
      <w:r>
        <w:rPr>
          <w:rStyle w:val="afffff0"/>
          <w:rtl/>
        </w:rPr>
        <w:t xml:space="preserve">ואשם</w:t>
      </w:r>
      <w:r>
        <w:rPr>
          <w:rFonts w:hint="cs"/>
          <w:rtl/>
        </w:rPr>
        <w:t>'</w:t>
      </w:r>
      <w:r>
        <w:rPr>
          <w:rtl/>
        </w:rPr>
        <w:t>.</w:t>
      </w:r>
    </w:p>
    <w:p>
      <w:pPr>
        <w:pStyle w:val="38"/>
        <w:rPr>
          <w:ins w:id="94250" w:author="מנוע מכני" w:date="2026-10-11T12:04:39Z"/>
        </w:rPr>
      </w:pPr>
      <w:del w:id="94527" w:author="מנוע מכני" w:date="2026-10-11T12:04:39Z">
        <w:r w:rsidRPr="002B4E05">
          <w:delText xml:space="preserve">אמר </w:delText>
        </w:r>
      </w:del>
      <w:r w:rsidRPr="002B4E05">
        <w:t xml:space="preserve">רבא:</w:t>
      </w:r>
    </w:p>
    <w:p w:rsidR="00E403F0" w:rsidRPr="002B4E05" w:rsidRDefault="00E403F0" w:rsidP="00E403F0">
      <w:pPr>
        <w:rPr>
          <w:spacing w:val="-2"/>
          <w:rtl/>
        </w:rPr>
      </w:pPr>
      <w:del w:id="94251" w:author="מנוע מכני" w:date="2026-10-11T12:04:39Z">
        <w:r w:rsidRPr="002B4E05">
          <w:rPr>
            <w:spacing w:val="-2"/>
            <w:rtl/>
          </w:rPr>
          <w:delText xml:space="preserve"> </w:delText>
        </w:r>
      </w:del>
      <w:r w:rsidRPr="002B4E05">
        <w:rPr>
          <w:spacing w:val="-2"/>
          <w:rtl/>
        </w:rPr>
        <w:t xml:space="preserve">מ"ט</w:t>
      </w:r>
      <w:r w:rsidRPr="002B4E05">
        <w:rPr>
          <w:spacing w:val="-2"/>
          <w:rtl/>
        </w:rPr>
        <w:t xml:space="preserve"> דרבנן </w:t>
      </w:r>
      <w:ins w:id="90783" w:author="מנוע מכני" w:date="2026-10-11T12:04:39Z">
        <w:r>
          <w:rPr>
            <w:spacing w:val="-2"/>
            <w:rtl/>
          </w:rPr>
          <w:t xml:space="preserve">דאמרו</w:t>
        </w:r>
      </w:ins>
      <w:del w:id="90784" w:author="מנוע מכני" w:date="2026-10-11T12:04:39Z">
        <w:r w:rsidRPr="002B4E05">
          <w:rPr>
            <w:spacing w:val="-2"/>
            <w:rtl/>
          </w:rPr>
          <w:delText xml:space="preserve">דאמרי</w:delText>
        </w:r>
      </w:del>
      <w:r w:rsidRPr="002B4E05">
        <w:rPr>
          <w:spacing w:val="-2"/>
          <w:rtl/>
        </w:rPr>
        <w:t xml:space="preserve">: אין מביאין אשם תלוי אלא על דבר שזדונו כרת ושגגתו חטאת? </w:t>
      </w:r>
    </w:p>
    <w:p w:rsidR="00E403F0" w:rsidRPr="00AD695E" w:rsidRDefault="00E403F0" w:rsidP="00E403F0">
      <w:pPr>
        <w:rPr>
          <w:rtl/>
        </w:rPr>
      </w:pPr>
      <w:r>
        <w:rPr>
          <w:rtl/>
        </w:rPr>
        <w:t xml:space="preserve">ילפי מצות מצות מחטאת חלב, מה להלן שזדונו כרת ושגגתו חטאת, אף כאן </w:t>
      </w:r>
    </w:p>
    <w:p w:rsidR="00E403F0" w:rsidRPr="00AD695E" w:rsidRDefault="00E403F0" w:rsidP="00E403F0">
      <w:pPr>
        <w:rPr>
          <w:rtl/>
        </w:rPr>
      </w:pPr>
    </w:p>
    <w:p>
      <w:pPr>
        <w:pStyle w:val="afffff8"/>
        <w:rPr>
          <w:ins w:id="90035" w:author="קלוד" w:date="2026-10-11T12:26:18Z"/>
        </w:rPr>
      </w:pPr>
      <w:ins w:id="90036" w:author="קלוד" w:date="2026-10-11T12:26:18Z">
        <w:r>
          <w:rPr>
            <w:color w:val="7B3F00"/>
          </w:rPr>
          <w:t xml:space="preserve">אשם תלוי - אינו מכפר כפרה גמורה</w:t>
        </w:r>
      </w:ins>
    </w:p>
    <w:p>
      <w:pPr>
        <w:pStyle w:val="38"/>
        <w:rPr>
          <w:ins w:id="94252" w:author="מנוע מכני" w:date="2026-10-11T12:04:39Z"/>
        </w:rPr>
      </w:pPr>
      <w:r w:rsidRPr="00217260">
        <w:t>תנו רבנן</w:t>
      </w:r>
      <w:r>
        <w:t xml:space="preserve">:</w:t>
      </w:r>
    </w:p>
    <w:p w:rsidR="00E403F0" w:rsidRPr="00AD695E" w:rsidRDefault="00E403F0" w:rsidP="00E403F0">
      <w:pPr>
        <w:rPr>
          <w:rtl/>
        </w:rPr>
      </w:pPr>
      <w:del w:id="94253" w:author="מנוע מכני" w:date="2026-10-11T12:04:39Z">
        <w:r>
          <w:rPr>
            <w:rtl/>
          </w:rPr>
          <w:delText xml:space="preserve"> </w:delText>
        </w:r>
      </w:del>
      <w:r>
        <w:rPr>
          <w:rtl/>
        </w:rPr>
        <w:t xml:space="preserve">חמשה אשמות מכפרין, אשם תלוי אין מכפר כפרה גמורה.</w:t>
      </w:r>
    </w:p>
    <w:p>
      <w:pPr>
        <w:pStyle w:val="38"/>
        <w:rPr>
          <w:ins w:id="94254" w:author="מנוע מכני" w:date="2026-10-11T12:04:39Z"/>
        </w:rPr>
      </w:pPr>
      <w:del w:id="94528" w:author="מנוע מכני" w:date="2026-10-11T12:04:39Z">
        <w:r>
          <w:delText xml:space="preserve">אמר </w:delText>
        </w:r>
      </w:del>
      <w:r>
        <w:t xml:space="preserve">רב יוסף, </w:t>
      </w:r>
      <w:r>
        <w:t xml:space="preserve">ה"ק</w:t>
      </w:r>
      <w:r>
        <w:t xml:space="preserve">:</w:t>
      </w:r>
    </w:p>
    <w:p w:rsidR="00E403F0" w:rsidRPr="00AD695E" w:rsidRDefault="00E403F0" w:rsidP="00E403F0">
      <w:pPr>
        <w:rPr>
          <w:rtl/>
        </w:rPr>
      </w:pPr>
      <w:del w:id="94255" w:author="מנוע מכני" w:date="2026-10-11T12:04:39Z">
        <w:r>
          <w:rPr>
            <w:rtl/>
          </w:rPr>
          <w:delText xml:space="preserve"> </w:delText>
        </w:r>
      </w:del>
      <w:r>
        <w:rPr>
          <w:rtl/>
        </w:rPr>
        <w:t xml:space="preserve">חמשה אשמות מכפרין כפרה גמורה, ואשם תלוי אין מכפר כפרה גמורה, ודלא </w:t>
      </w:r>
      <w:r>
        <w:rPr>
          <w:rStyle w:val="2fb"/>
          <w:rtl/>
        </w:rPr>
        <w:t xml:space="preserve">כר"</w:t>
      </w:r>
      <w:r>
        <w:rPr>
          <w:rStyle w:val="2fb"/>
          <w:rFonts w:hint="cs"/>
          <w:rtl/>
        </w:rPr>
        <w:t>א</w:t>
      </w:r>
      <w:r>
        <w:rPr>
          <w:rtl/>
        </w:rPr>
        <w:t>, דאמר: אשם תלוי בא על הנבלה.</w:t>
      </w:r>
    </w:p>
    <w:p>
      <w:pPr>
        <w:pStyle w:val="38"/>
        <w:rPr>
          <w:ins w:id="94256" w:author="מנוע מכני" w:date="2026-10-11T12:04:39Z"/>
        </w:rPr>
      </w:pPr>
      <w:r>
        <w:t xml:space="preserve">רבינא </w:t>
      </w:r>
      <w:r>
        <w:t xml:space="preserve">אמר</w:t>
      </w:r>
      <w:r>
        <w:t xml:space="preserve">, </w:t>
      </w:r>
      <w:r>
        <w:t>ה</w:t>
      </w:r>
      <w:r>
        <w:t>"</w:t>
      </w:r>
      <w:r>
        <w:t>ק</w:t>
      </w:r>
      <w:r>
        <w:t xml:space="preserve">:</w:t>
      </w:r>
    </w:p>
    <w:p w:rsidR="00E403F0" w:rsidRPr="00AD695E" w:rsidRDefault="00E403F0" w:rsidP="00E403F0">
      <w:pPr>
        <w:rPr>
          <w:rtl/>
        </w:rPr>
      </w:pPr>
      <w:del w:id="94257" w:author="מנוע מכני" w:date="2026-10-11T12:04:39Z">
        <w:r>
          <w:rPr>
            <w:rtl/>
          </w:rPr>
          <w:delText xml:space="preserve"> </w:delText>
        </w:r>
      </w:del>
      <w:r>
        <w:rPr>
          <w:rtl/>
        </w:rPr>
        <w:t xml:space="preserve">חמשה אשמות אין אחר מכפר כפרתן, דכי מתיידע </w:t>
      </w:r>
      <w:ins w:id="91585" w:author="מנוע מכני" w:date="2026-10-11T12:04:39Z">
        <w:r>
          <w:rPr>
            <w:rtl/>
          </w:rPr>
          <w:t xml:space="preserve">לו</w:t>
        </w:r>
      </w:ins>
      <w:del w:id="91586" w:author="מנוע מכני" w:date="2026-10-11T12:04:39Z">
        <w:r>
          <w:rPr>
            <w:rtl/>
          </w:rPr>
          <w:delText xml:space="preserve">ליה</w:delText>
        </w:r>
      </w:del>
      <w:r>
        <w:rPr>
          <w:rtl/>
        </w:rPr>
        <w:t xml:space="preserve"> </w:t>
      </w:r>
      <w:ins w:id="92975" w:author="מנוע מכני" w:date="2026-10-11T12:04:39Z">
        <w:r>
          <w:rPr>
            <w:rtl/>
          </w:rPr>
          <w:t xml:space="preserve">מביא</w:t>
        </w:r>
      </w:ins>
      <w:del w:id="92976" w:author="מנוע מכני" w:date="2026-10-11T12:04:39Z">
        <w:r>
          <w:rPr>
            <w:rtl/>
          </w:rPr>
          <w:delText xml:space="preserve">מייתי</w:delText>
        </w:r>
      </w:del>
      <w:r>
        <w:rPr>
          <w:rtl/>
        </w:rPr>
        <w:t xml:space="preserve">, אשם תלוי אחר מכפר כפרתו, דלכי מתיידע </w:t>
      </w:r>
      <w:r>
        <w:rPr>
          <w:rtl/>
        </w:rPr>
        <w:t xml:space="preserve">לא</w:t>
      </w:r>
      <w:r>
        <w:rPr>
          <w:rtl/>
        </w:rPr>
        <w:t xml:space="preserve"> </w:t>
      </w:r>
      <w:ins w:id="92977" w:author="מנוע מכני" w:date="2026-10-11T12:04:39Z">
        <w:r>
          <w:rPr>
            <w:rtl/>
          </w:rPr>
          <w:t xml:space="preserve">מביא</w:t>
        </w:r>
      </w:ins>
      <w:del w:id="92978" w:author="מנוע מכני" w:date="2026-10-11T12:04:39Z">
        <w:r>
          <w:rPr>
            <w:rtl/>
          </w:rPr>
          <w:delText xml:space="preserve">מייתי</w:delText>
        </w:r>
      </w:del>
      <w:r>
        <w:rPr>
          <w:rtl/>
        </w:rPr>
        <w:t xml:space="preserve">, </w:t>
      </w:r>
    </w:p>
    <w:p>
      <w:pPr>
        <w:pStyle w:val="38"/>
        <w:rPr>
          <w:ins w:id="94258" w:author="מנוע מכני" w:date="2026-10-11T12:04:39Z"/>
        </w:rPr>
      </w:pPr>
      <w:r w:rsidRPr="00A757C8">
        <w:t xml:space="preserve">כדתנן:</w:t>
      </w:r>
    </w:p>
    <w:p w:rsidR="00E403F0" w:rsidRPr="00AD695E" w:rsidRDefault="00E403F0" w:rsidP="00E403F0">
      <w:pPr>
        <w:rPr>
          <w:rtl/>
        </w:rPr>
      </w:pPr>
      <w:del w:id="94259" w:author="מנוע מכני" w:date="2026-10-11T12:04:39Z">
        <w:r w:rsidRPr="00A757C8">
          <w:rPr>
            <w:rtl/>
          </w:rPr>
          <w:delText xml:space="preserve"> </w:delText>
        </w:r>
      </w:del>
      <w:r w:rsidRPr="00A757C8">
        <w:rPr>
          <w:rtl/>
        </w:rPr>
        <w:t xml:space="preserve">חייבי חטאות ואשמות ודאין שעבר עליהן יה"כ חייבין להביא אחר יה"כ, חייבי אשמות תלויין - פטורין.</w:t>
      </w:r>
    </w:p>
    <w:p w:rsidR="00E403F0" w:rsidRPr="00AD695E" w:rsidRDefault="00E403F0" w:rsidP="00E403F0">
      <w:pPr>
        <w:jc w:val="center"/>
        <w:rPr>
          <w:del w:id="90068" w:author="מנוע עיצוב" w:date="2026-10-11T12:09:26Z"/>
          <w:rtl/>
        </w:rPr>
      </w:pPr>
      <w:del w:id="9006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65" w:author="קלוד" w:date="2026-10-11T09:07:19Z">
          <w:pPr>
            <w:pStyle w:val="affff1"/>
            <w:rPr>
              <w:rtl/>
            </w:rPr>
          </w:pPr>
        </w:pPrChange>
      </w:pPr>
      <w:ins w:id="9835" w:author="מספור קטעי משנה" w:date="2026-10-11T09:35:06Z">
        <w:r>
          <w:rPr>
            <w:rStyle w:val="MisparKeta"/>
          </w:rPr>
          <w:t xml:space="preserve">ב. </w:t>
        </w:r>
      </w:ins>
      <w:r>
        <w:rPr>
          <w:rtl/>
        </w:rPr>
        <w:t xml:space="preserve">חייבי חטאות ואשמות ודאין </w:t>
      </w:r>
      <w:r>
        <w:rPr>
          <w:rFonts w:hint="cs"/>
          <w:rtl/>
        </w:rPr>
        <w:t>שעבר עליהן יוה</w:t>
      </w:r>
      <w:r>
        <w:rPr>
          <w:rtl/>
        </w:rPr>
        <w:t>"</w:t>
      </w:r>
      <w:r>
        <w:rPr>
          <w:rFonts w:hint="cs"/>
          <w:rtl/>
        </w:rPr>
        <w:t>כ חייבין להביא אחר יוה</w:t>
      </w:r>
      <w:r>
        <w:rPr>
          <w:rtl/>
        </w:rPr>
        <w:t>"</w:t>
      </w:r>
      <w:r>
        <w:rPr>
          <w:rFonts w:hint="cs"/>
          <w:rtl/>
        </w:rPr>
        <w:t xml:space="preserve">כ </w:t>
      </w:r>
    </w:p>
    <w:p w:rsidR="00E403F0" w:rsidRPr="00AD695E" w:rsidRDefault="00E403F0" w:rsidP="00E403F0">
      <w:pPr>
        <w:rPr>
          <w:rtl/>
        </w:rPr>
      </w:pPr>
      <w:r w:rsidRPr="00A757C8">
        <w:rPr>
          <w:rtl/>
        </w:rPr>
        <w:t>קתני: חייבי חטאות ואשמות ודאין שעבר עליהן יוה"כ חייבין להביא לאחר יה"כ, חייבי אשמות תלויין פטורין.</w:t>
      </w:r>
    </w:p>
    <w:p>
      <w:pPr>
        <w:pStyle w:val="38"/>
        <w:rPr>
          <w:ins w:id="94260" w:author="מנוע מכני" w:date="2026-10-11T12:04:39Z"/>
        </w:rPr>
      </w:pPr>
      <w:r w:rsidRPr="00217260">
        <w:t>מנ</w:t>
      </w:r>
      <w:r w:rsidRPr="00217260">
        <w:t>ה</w:t>
      </w:r>
      <w:r w:rsidRPr="00217260">
        <w:t>"</w:t>
      </w:r>
      <w:r w:rsidRPr="00217260">
        <w:t>מ</w:t>
      </w:r>
      <w:r>
        <w:t xml:space="preserve">:</w:t>
      </w:r>
    </w:p>
    <w:p>
      <w:pPr>
        <w:pStyle w:val="afffff8"/>
        <w:rPr>
          <w:ins w:id="90033" w:author="קלוד" w:date="2026-10-11T12:26:18Z"/>
        </w:rPr>
      </w:pPr>
      <w:ins w:id="90034" w:author="קלוד" w:date="2026-10-11T12:26:18Z">
        <w:r>
          <w:rPr>
            <w:color w:val="7B3F00"/>
          </w:rPr>
          <w:t xml:space="preserve">יוה"כ מכפר על חטאים דבני קרבן - 'לכל חטאתם'</w:t>
        </w:r>
      </w:ins>
    </w:p>
    <w:p w:rsidR="00E403F0" w:rsidRPr="00AD695E" w:rsidRDefault="00E403F0" w:rsidP="00E403F0">
      <w:pPr>
        <w:rPr>
          <w:rtl/>
        </w:rPr>
      </w:pPr>
      <w:del w:id="94261" w:author="מנוע מכני" w:date="2026-10-11T12:04:39Z">
        <w:r>
          <w:rPr>
            <w:rFonts w:hint="cs"/>
            <w:rtl/>
          </w:rPr>
          <w:delText xml:space="preserve"> </w:delText>
        </w:r>
      </w:del>
      <w:r>
        <w:rPr>
          <w:rFonts w:hint="cs"/>
          <w:rtl/>
        </w:rPr>
        <w:t xml:space="preserve">א. כשבא </w:t>
      </w:r>
      <w:r>
        <w:rPr>
          <w:rStyle w:val="2fb"/>
          <w:rFonts w:hint="cs"/>
          <w:rtl/>
        </w:rPr>
        <w:t xml:space="preserve">ר</w:t>
      </w:r>
      <w:r>
        <w:rPr>
          <w:rStyle w:val="2fb"/>
          <w:rtl/>
        </w:rPr>
        <w:t>"</w:t>
      </w:r>
      <w:r>
        <w:rPr>
          <w:rStyle w:val="2fb"/>
          <w:rFonts w:hint="cs"/>
          <w:rtl/>
        </w:rPr>
        <w:t xml:space="preserve">ד</w:t>
      </w:r>
      <w:r>
        <w:rPr>
          <w:rFonts w:hint="cs"/>
          <w:rtl/>
        </w:rPr>
        <w:t xml:space="preserve"> </w:t>
      </w:r>
      <w:r>
        <w:rPr>
          <w:rStyle w:val="2fb"/>
          <w:rFonts w:hint="cs"/>
          <w:rtl/>
        </w:rPr>
        <w:t xml:space="preserve">מר</w:t>
      </w:r>
      <w:r>
        <w:rPr>
          <w:rStyle w:val="2fb"/>
          <w:rtl/>
        </w:rPr>
        <w:t>"</w:t>
      </w:r>
      <w:r>
        <w:rPr>
          <w:rStyle w:val="2fb"/>
          <w:rFonts w:hint="cs"/>
          <w:rtl/>
        </w:rPr>
        <w:t xml:space="preserve">א</w:t>
      </w:r>
      <w:r>
        <w:rPr>
          <w:rFonts w:hint="cs"/>
          <w:rtl/>
        </w:rPr>
        <w:t xml:space="preserve"> </w:t>
      </w:r>
      <w:r>
        <w:rPr>
          <w:rStyle w:val="2fb"/>
          <w:rFonts w:hint="cs"/>
          <w:rtl/>
        </w:rPr>
        <w:t xml:space="preserve">מר</w:t>
      </w:r>
      <w:r>
        <w:rPr>
          <w:rStyle w:val="2fb"/>
          <w:rtl/>
        </w:rPr>
        <w:t>"</w:t>
      </w:r>
      <w:r>
        <w:rPr>
          <w:rStyle w:val="2fb"/>
          <w:rFonts w:hint="cs"/>
          <w:rtl/>
        </w:rPr>
        <w:t>ח</w:t>
      </w:r>
      <w:r>
        <w:rPr>
          <w:rtl/>
        </w:rPr>
        <w:t xml:space="preserve"> </w:t>
      </w:r>
      <w:r>
        <w:rPr>
          <w:rFonts w:hint="cs"/>
          <w:rtl/>
        </w:rPr>
        <w:t>'</w:t>
      </w:r>
      <w:ins w:id="90467" w:author="Claude - סמנטי" w:date="2026-10-11T12:21:47Z">
        <w:r>
          <w:rPr>
            <w:rStyle w:val="afffff0"/>
            <w:rtl/>
          </w:rPr>
          <w:t xml:space="preserve">וְכִפֶּר עַל הַקּוֹדֶשׁ מִטּוּמְאֹת בְּנֵי יִשְׂרָאֵל וּמִפִּשְׁעֵיהֶם לְכָל חַטֹּאתָם</w:t>
        </w:r>
      </w:ins>
      <w:del w:id="90468" w:author="Claude - סמנטי" w:date="2026-10-11T12:21:47Z">
        <w:r>
          <w:rPr>
            <w:rtl/>
          </w:rPr>
          <w:delText xml:space="preserve">וכפר על הקודש מטומאת בני ישראל ומפשעיהם לכל </w:delText>
        </w:r>
        <w:r w:rsidRPr="002B4E05">
          <w:rPr>
            <w:spacing w:val="-2"/>
            <w:rtl/>
          </w:rPr>
          <w:delText xml:space="preserve">חטאתם</w:delText>
        </w:r>
      </w:del>
      <w:r w:rsidRPr="002B4E05">
        <w:rPr>
          <w:rFonts w:hint="cs"/>
          <w:spacing w:val="-2"/>
          <w:rtl/>
        </w:rPr>
        <w:t>'</w:t>
      </w:r>
      <w:r w:rsidRPr="002B4E05">
        <w:rPr>
          <w:spacing w:val="-2"/>
          <w:rtl/>
        </w:rPr>
        <w:t xml:space="preserve">, חטאים דומיא דפשעים, </w:t>
      </w:r>
      <w:ins w:id="90785" w:author="מנוע מכני" w:date="2026-10-11T12:04:39Z">
        <w:r>
          <w:rPr>
            <w:spacing w:val="-2"/>
            <w:rtl/>
          </w:rPr>
          <w:t xml:space="preserve">דלא</w:t>
        </w:r>
      </w:ins>
      <w:del w:id="90786" w:author="מנוע מכני" w:date="2026-10-11T12:04:39Z">
        <w:r w:rsidRPr="002B4E05">
          <w:rPr>
            <w:spacing w:val="-2"/>
            <w:rtl/>
          </w:rPr>
          <w:delText xml:space="preserve">דלאו</w:delText>
        </w:r>
      </w:del>
      <w:r w:rsidRPr="002B4E05">
        <w:rPr>
          <w:spacing w:val="-2"/>
          <w:rtl/>
        </w:rPr>
        <w:t xml:space="preserve"> בני קרבן</w:t>
      </w:r>
      <w:r w:rsidRPr="002B4E05">
        <w:rPr>
          <w:rFonts w:hint="cs"/>
          <w:spacing w:val="-2"/>
          <w:rtl/>
        </w:rPr>
        <w:t xml:space="preserve"> מכפר</w:t>
      </w:r>
      <w:r w:rsidRPr="002B4E05">
        <w:rPr>
          <w:spacing w:val="-2"/>
          <w:rtl/>
        </w:rPr>
        <w:t xml:space="preserve">, אבל חטאים בני קרבן </w:t>
      </w:r>
      <w:r w:rsidRPr="002B4E05">
        <w:rPr>
          <w:spacing w:val="-2"/>
          <w:rtl/>
        </w:rPr>
        <w:t xml:space="preserve">לא</w:t>
      </w:r>
      <w:r w:rsidRPr="002B4E05">
        <w:rPr>
          <w:spacing w:val="-2"/>
          <w:rtl/>
        </w:rPr>
        <w:t xml:space="preserve"> מכפר.</w:t>
      </w:r>
    </w:p>
    <w:p>
      <w:pPr>
        <w:pStyle w:val="38"/>
        <w:rPr>
          <w:ins w:id="94262" w:author="מנוע מכני" w:date="2026-10-11T12:04:39Z"/>
        </w:rPr>
      </w:pPr>
      <w:r w:rsidRPr="00217260">
        <w:t>ב.</w:t>
      </w:r>
      <w:r>
        <w:t xml:space="preserve"> </w:t>
      </w:r>
      <w:r>
        <w:t xml:space="preserve">א"ל</w:t>
      </w:r>
      <w:r>
        <w:t xml:space="preserve"> אביי:</w:t>
      </w:r>
    </w:p>
    <w:p w:rsidR="00E403F0" w:rsidRPr="00AD695E" w:rsidRDefault="00E403F0" w:rsidP="00E403F0">
      <w:pPr>
        <w:rPr>
          <w:rtl/>
        </w:rPr>
      </w:pPr>
      <w:del w:id="94263" w:author="מנוע מכני" w:date="2026-10-11T12:04:39Z">
        <w:r>
          <w:rPr>
            <w:rtl/>
          </w:rPr>
          <w:delText xml:space="preserve"> </w:delText>
        </w:r>
      </w:del>
      <w:r>
        <w:rPr>
          <w:rtl/>
        </w:rPr>
        <w:t xml:space="preserve">והא כי כתיב בשעיר הנעשה בפנים הוא דכתיב, דלא מכפר על עבירות דמצוה ידועה, אבל שעיר המשתלח דמכפר על עבירות דמצוה ידועה, אימא לך: </w:t>
      </w:r>
      <w:ins w:id="90193" w:author="מנוע מכני" w:date="2026-10-11T12:04:39Z">
        <w:r>
          <w:rPr>
            <w:rtl/>
          </w:rPr>
          <w:t xml:space="preserve">אפי'</w:t>
        </w:r>
      </w:ins>
      <w:del w:id="90194" w:author="מנוע מכני" w:date="2026-10-11T12:04:39Z">
        <w:r>
          <w:rPr>
            <w:rtl/>
          </w:rPr>
          <w:delText xml:space="preserve">אפילו</w:delText>
        </w:r>
      </w:del>
      <w:r>
        <w:rPr>
          <w:rtl/>
        </w:rPr>
        <w:t xml:space="preserve"> על חטאים דבני קרבן </w:t>
      </w:r>
      <w:ins w:id="91587" w:author="מנוע מכני" w:date="2026-10-11T12:04:39Z">
        <w:r>
          <w:rPr>
            <w:rtl/>
          </w:rPr>
          <w:t xml:space="preserve">הם</w:t>
        </w:r>
      </w:ins>
      <w:del w:id="91588" w:author="מנוע מכני" w:date="2026-10-11T12:04:39Z">
        <w:r>
          <w:rPr>
            <w:rtl/>
          </w:rPr>
          <w:delText xml:space="preserve">נינהו</w:delText>
        </w:r>
      </w:del>
      <w:r>
        <w:rPr>
          <w:rtl/>
        </w:rPr>
        <w:t xml:space="preserve"> מכפר! </w:t>
      </w:r>
    </w:p>
    <w:p>
      <w:pPr>
        <w:pStyle w:val="38"/>
        <w:rPr>
          <w:ins w:id="94264" w:author="מנוע מכני" w:date="2026-10-11T12:04:39Z"/>
        </w:rPr>
      </w:pPr>
      <w:r>
        <w:tab/>
      </w:r>
      <w:r w:rsidRPr="00217260">
        <w:t xml:space="preserve">אלא </w:t>
      </w:r>
      <w:r w:rsidRPr="00217260">
        <w:t xml:space="preserve">אמר</w:t>
      </w:r>
    </w:p>
    <w:p w:rsidR="00E403F0" w:rsidRPr="00AD695E" w:rsidRDefault="00E403F0" w:rsidP="00E403F0">
      <w:pPr>
        <w:rPr>
          <w:rtl/>
        </w:rPr>
      </w:pPr>
      <w:del w:id="94265" w:author="מנוע מכני" w:date="2026-10-11T12:04:39Z">
        <w:r w:rsidRPr="00217260">
          <w:rPr>
            <w:b/>
            <w:bCs/>
            <w:rtl/>
          </w:rPr>
          <w:delText xml:space="preserve"> </w:delText>
        </w:r>
      </w:del>
      <w:r w:rsidRPr="00217260">
        <w:rPr>
          <w:rStyle w:val="2fb"/>
          <w:b/>
          <w:bCs/>
          <w:rtl/>
        </w:rPr>
        <w:t xml:space="preserve">אביי</w:t>
      </w:r>
      <w:r>
        <w:rPr>
          <w:rtl/>
        </w:rPr>
        <w:t>, מ</w:t>
      </w:r>
      <w:r>
        <w:rPr>
          <w:rFonts w:hint="cs"/>
          <w:rtl/>
        </w:rPr>
        <w:t>'</w:t>
      </w:r>
      <w:ins w:id="90469" w:author="Claude - סמנטי" w:date="2026-10-11T12:21:47Z">
        <w:r>
          <w:rPr>
            <w:rStyle w:val="afffff0"/>
            <w:rtl/>
          </w:rPr>
          <w:t xml:space="preserve">וְהִתְוַדָּה עָלָיו אֶת כָּל עֲוֹנוֹת בְּנֵי יִשְׂרָאֵל וְאֶת כָּל פִּשְׁעֵיהֶם לְכָל חַטֹּאתָם</w:t>
        </w:r>
      </w:ins>
      <w:del w:id="90470" w:author="Claude - סמנטי" w:date="2026-10-11T12:21:47Z">
        <w:r>
          <w:rPr>
            <w:rtl/>
          </w:rPr>
          <w:delText xml:space="preserve">והתודה עליו את כל עונות בני ישראל ואת כל פשעיהם לכל חטאתם</w:delText>
        </w:r>
      </w:del>
      <w:r>
        <w:rPr>
          <w:rFonts w:hint="cs"/>
          <w:rtl/>
        </w:rPr>
        <w:t>'</w:t>
      </w:r>
      <w:r>
        <w:rPr>
          <w:rtl/>
        </w:rPr>
        <w:t xml:space="preserve"> - חטאים דומיא דפשעים, </w:t>
      </w:r>
      <w:ins w:id="90787" w:author="מנוע מכני" w:date="2026-10-11T12:04:39Z">
        <w:r>
          <w:rPr>
            <w:rtl/>
          </w:rPr>
          <w:t xml:space="preserve">דלא</w:t>
        </w:r>
      </w:ins>
      <w:del w:id="90788" w:author="מנוע מכני" w:date="2026-10-11T12:04:39Z">
        <w:r>
          <w:rPr>
            <w:rtl/>
          </w:rPr>
          <w:delText xml:space="preserve">דלאו</w:delText>
        </w:r>
      </w:del>
      <w:r>
        <w:rPr>
          <w:rtl/>
        </w:rPr>
        <w:t xml:space="preserve"> בני קרבן, </w:t>
      </w:r>
    </w:p>
    <w:p w:rsidR="00E403F0" w:rsidRPr="00AD695E" w:rsidRDefault="00E403F0" w:rsidP="00E403F0">
      <w:pPr>
        <w:rPr>
          <w:rtl/>
        </w:rPr>
      </w:pPr>
      <w:r>
        <w:rPr>
          <w:rtl/>
        </w:rPr>
        <w:tab/>
        <w:t xml:space="preserve">אבל חטאים דבני קרבן </w:t>
      </w:r>
      <w:ins w:id="91589" w:author="מנוע מכני" w:date="2026-10-11T12:04:39Z">
        <w:r>
          <w:rPr>
            <w:rtl/>
          </w:rPr>
          <w:t xml:space="preserve">הם</w:t>
        </w:r>
      </w:ins>
      <w:del w:id="91590" w:author="מנוע מכני" w:date="2026-10-11T12:04:39Z">
        <w:r>
          <w:rPr>
            <w:rtl/>
          </w:rPr>
          <w:tab/>
          <w:delText xml:space="preserve">נינהו</w:delText>
        </w:r>
      </w:del>
      <w:r>
        <w:rPr>
          <w:rtl/>
        </w:rPr>
        <w:tab/>
        <w:t xml:space="preserve"> </w:t>
      </w:r>
      <w:r>
        <w:rPr>
          <w:rtl/>
        </w:rPr>
        <w:tab/>
        <w:t xml:space="preserve">לא</w:t>
      </w:r>
      <w:r>
        <w:rPr>
          <w:rtl/>
        </w:rPr>
        <w:tab/>
        <w:t xml:space="preserve"> מכפר, </w:t>
      </w:r>
    </w:p>
    <w:p w:rsidR="00E403F0" w:rsidRPr="00AD695E" w:rsidRDefault="00E403F0" w:rsidP="00E403F0">
      <w:pPr>
        <w:rPr>
          <w:rtl/>
        </w:rPr>
      </w:pPr>
      <w:r>
        <w:rPr>
          <w:rtl/>
        </w:rPr>
        <w:tab/>
        <w:t xml:space="preserve">ומיעטיה קרא בשעיר המשתלח, למימרא, דעל חטאים דבני קרבן </w:t>
      </w:r>
      <w:ins w:id="91591" w:author="מנוע מכני" w:date="2026-10-11T12:04:39Z">
        <w:r>
          <w:rPr>
            <w:rtl/>
          </w:rPr>
          <w:t xml:space="preserve">הם</w:t>
        </w:r>
      </w:ins>
      <w:del w:id="91592" w:author="מנוע מכני" w:date="2026-10-11T12:04:39Z">
        <w:r>
          <w:rPr>
            <w:rtl/>
          </w:rPr>
          <w:tab/>
          <w:delText xml:space="preserve">נינהו</w:delText>
        </w:r>
      </w:del>
      <w:r>
        <w:rPr>
          <w:rtl/>
        </w:rPr>
        <w:tab/>
        <w:t xml:space="preserve"> </w:t>
      </w:r>
      <w:r>
        <w:rPr>
          <w:rtl/>
        </w:rPr>
        <w:tab/>
        <w:t xml:space="preserve">לא</w:t>
      </w:r>
      <w:r>
        <w:rPr>
          <w:rtl/>
        </w:rPr>
        <w:tab/>
        <w:t xml:space="preserve"> מכפר.</w:t>
      </w:r>
    </w:p>
    <w:p>
      <w:pPr>
        <w:pStyle w:val="38"/>
        <w:rPr>
          <w:ins w:id="94266" w:author="מנוע מכני" w:date="2026-10-11T12:04:39Z"/>
        </w:rPr>
      </w:pPr>
      <w:r w:rsidRPr="00A757C8">
        <w:t xml:space="preserve">ג. </w:t>
      </w:r>
      <w:r w:rsidRPr="00A757C8">
        <w:t xml:space="preserve">א"ל</w:t>
      </w:r>
      <w:r w:rsidRPr="00A757C8">
        <w:t xml:space="preserve"> ר"</w:t>
      </w:r>
      <w:r w:rsidRPr="00A757C8">
        <w:t>ד</w:t>
      </w:r>
      <w:r w:rsidRPr="00A757C8">
        <w:t xml:space="preserve">:</w:t>
      </w:r>
    </w:p>
    <w:p w:rsidR="00E403F0" w:rsidRPr="00AD695E" w:rsidRDefault="00E403F0" w:rsidP="00E403F0">
      <w:pPr>
        <w:rPr>
          <w:rtl/>
        </w:rPr>
      </w:pPr>
      <w:del w:id="94267" w:author="מנוע מכני" w:date="2026-10-11T12:04:39Z">
        <w:r w:rsidRPr="00A757C8">
          <w:rPr>
            <w:rtl/>
          </w:rPr>
          <w:delText xml:space="preserve"> </w:delText>
        </w:r>
      </w:del>
      <w:ins w:id="91595" w:author="מנוע מכני" w:date="2026-10-11T12:04:39Z">
        <w:r>
          <w:rPr>
            <w:rtl/>
          </w:rPr>
          <w:t xml:space="preserve">ממה</w:t>
        </w:r>
      </w:ins>
      <w:del w:id="91596" w:author="מנוע מכני" w:date="2026-10-11T12:04:39Z">
        <w:r w:rsidRPr="00A757C8">
          <w:rPr>
            <w:rtl/>
          </w:rPr>
          <w:delText xml:space="preserve">ממאי</w:delText>
        </w:r>
      </w:del>
      <w:r w:rsidRPr="00A757C8">
        <w:rPr>
          <w:rtl/>
        </w:rPr>
        <w:t xml:space="preserve"> </w:t>
      </w:r>
      <w:ins w:id="91597" w:author="מנוע מכני" w:date="2026-10-11T12:04:39Z">
        <w:r>
          <w:rPr>
            <w:rtl/>
          </w:rPr>
          <w:t xml:space="preserve">דאלו</w:t>
        </w:r>
      </w:ins>
      <w:del w:id="91598" w:author="מנוע מכני" w:date="2026-10-11T12:04:39Z">
        <w:r w:rsidRPr="00A757C8">
          <w:rPr>
            <w:rtl/>
          </w:rPr>
          <w:delText xml:space="preserve">דהני</w:delText>
        </w:r>
      </w:del>
      <w:r w:rsidRPr="00A757C8">
        <w:rPr>
          <w:rtl/>
        </w:rPr>
        <w:t xml:space="preserve"> פשעים </w:t>
      </w:r>
      <w:ins w:id="90789" w:author="מנוע מכני" w:date="2026-10-11T12:04:39Z">
        <w:r>
          <w:rPr>
            <w:rtl/>
          </w:rPr>
          <w:t xml:space="preserve">לא</w:t>
        </w:r>
      </w:ins>
      <w:del w:id="90790" w:author="מנוע מכני" w:date="2026-10-11T12:04:39Z">
        <w:r w:rsidRPr="00A757C8">
          <w:rPr>
            <w:rtl/>
          </w:rPr>
          <w:delText xml:space="preserve">לאו</w:delText>
        </w:r>
      </w:del>
      <w:r w:rsidRPr="00A757C8">
        <w:rPr>
          <w:rtl/>
        </w:rPr>
        <w:t xml:space="preserve"> בני קרבן </w:t>
      </w:r>
      <w:ins w:id="91599" w:author="מנוע מכני" w:date="2026-10-11T12:04:39Z">
        <w:r>
          <w:rPr>
            <w:rtl/>
          </w:rPr>
          <w:t xml:space="preserve">אלו</w:t>
        </w:r>
      </w:ins>
      <w:del w:id="91600" w:author="מנוע מכני" w:date="2026-10-11T12:04:39Z">
        <w:r w:rsidRPr="00A757C8">
          <w:rPr>
            <w:rtl/>
          </w:rPr>
          <w:delText xml:space="preserve">הני</w:delText>
        </w:r>
      </w:del>
      <w:r w:rsidRPr="00A757C8">
        <w:rPr>
          <w:rtl/>
        </w:rPr>
        <w:t xml:space="preserve"> דבני קרבן </w:t>
      </w:r>
      <w:ins w:id="91593" w:author="מנוע מכני" w:date="2026-10-11T12:04:39Z">
        <w:r>
          <w:rPr>
            <w:rtl/>
          </w:rPr>
          <w:t xml:space="preserve">הם</w:t>
        </w:r>
      </w:ins>
      <w:del w:id="91594" w:author="מנוע מכני" w:date="2026-10-11T12:04:39Z">
        <w:r w:rsidRPr="00A757C8">
          <w:rPr>
            <w:rtl/>
          </w:rPr>
          <w:delText xml:space="preserve">נינהו</w:delText>
        </w:r>
      </w:del>
      <w:r w:rsidRPr="00A757C8">
        <w:rPr>
          <w:rtl/>
        </w:rPr>
        <w:t xml:space="preserve">, כדתנן ארבעה מביאין על הזדון כשגגה.</w:t>
      </w:r>
    </w:p>
    <w:p w:rsidR="00E403F0" w:rsidRPr="00AD695E" w:rsidRDefault="00E403F0" w:rsidP="00E403F0">
      <w:pPr>
        <w:rPr>
          <w:rtl/>
        </w:rPr>
      </w:pPr>
      <w:r w:rsidRPr="00A757C8">
        <w:rPr>
          <w:rtl/>
        </w:rPr>
        <w:t>איתמר כ</w:t>
      </w:r>
      <w:r w:rsidRPr="00A757C8">
        <w:rPr>
          <w:rFonts w:hint="cs"/>
          <w:rtl/>
        </w:rPr>
        <w:t xml:space="preserve">שבא </w:t>
      </w:r>
      <w:r w:rsidRPr="00A757C8">
        <w:rPr>
          <w:rtl/>
        </w:rPr>
        <w:t xml:space="preserve">אמר</w:t>
      </w:r>
      <w:r w:rsidRPr="00A757C8">
        <w:rPr>
          <w:rtl/>
        </w:rPr>
        <w:t xml:space="preserve"> </w:t>
      </w:r>
      <w:r w:rsidRPr="00A757C8">
        <w:rPr>
          <w:rStyle w:val="2fb"/>
          <w:rtl/>
        </w:rPr>
        <w:t xml:space="preserve">ר' יוסי</w:t>
      </w:r>
      <w:r w:rsidRPr="00A757C8">
        <w:rPr>
          <w:rtl/>
        </w:rPr>
        <w:t xml:space="preserve"> </w:t>
      </w:r>
      <w:r w:rsidRPr="00A757C8">
        <w:rPr>
          <w:rStyle w:val="2fb"/>
          <w:rtl/>
        </w:rPr>
        <w:t xml:space="preserve">א</w:t>
      </w:r>
      <w:r w:rsidRPr="00A757C8">
        <w:rPr>
          <w:rStyle w:val="2fb"/>
          <w:rFonts w:hint="cs"/>
          <w:rtl/>
        </w:rPr>
        <w:t>ר</w:t>
      </w:r>
      <w:r w:rsidRPr="00A757C8">
        <w:rPr>
          <w:rStyle w:val="2fb"/>
          <w:rtl/>
        </w:rPr>
        <w:t>"</w:t>
      </w:r>
      <w:r w:rsidRPr="00A757C8">
        <w:rPr>
          <w:rStyle w:val="2fb"/>
          <w:rFonts w:hint="cs"/>
          <w:rtl/>
        </w:rPr>
        <w:t>ל</w:t>
      </w:r>
      <w:r w:rsidRPr="00A757C8">
        <w:rPr>
          <w:rtl/>
        </w:rPr>
        <w:t xml:space="preserve">: </w:t>
      </w:r>
      <w:r w:rsidRPr="00A757C8">
        <w:rPr>
          <w:rFonts w:hint="cs"/>
          <w:rtl/>
        </w:rPr>
        <w:t>'</w:t>
      </w:r>
      <w:r>
        <w:rPr>
          <w:rStyle w:val="afffff0"/>
          <w:rtl/>
          <w:rPrChange w:id="9027" w:author="מנוע פסוקים" w:date="2026-10-11T09:26:20Z">
            <w:rPr>
              <w:rtl/>
            </w:rPr>
          </w:rPrChange>
        </w:rPr>
        <w:t xml:space="preserve">והתודה עליו את כל עונות בני ישראל ואת כל פשעיהם לכל חטאתם</w:t>
      </w:r>
      <w:r w:rsidRPr="00A757C8">
        <w:rPr>
          <w:rFonts w:hint="cs"/>
          <w:rtl/>
        </w:rPr>
        <w:t>'</w:t>
      </w:r>
      <w:r w:rsidRPr="00A757C8">
        <w:rPr>
          <w:rtl/>
        </w:rPr>
        <w:t xml:space="preserve"> </w:t>
      </w:r>
    </w:p>
    <w:p w:rsidR="00E403F0" w:rsidRPr="00AD695E" w:rsidRDefault="00E403F0" w:rsidP="00E403F0">
      <w:pPr>
        <w:rPr>
          <w:rtl/>
        </w:rPr>
      </w:pPr>
      <w:r>
        <w:rPr>
          <w:rtl/>
        </w:rPr>
        <w:tab/>
        <w:t xml:space="preserve">חטאים דומיא דפשעים, </w:t>
      </w:r>
      <w:ins w:id="90791" w:author="מנוע מכני" w:date="2026-10-11T12:04:39Z">
        <w:r>
          <w:rPr>
            <w:rtl/>
          </w:rPr>
          <w:t xml:space="preserve">דלא</w:t>
        </w:r>
      </w:ins>
      <w:del w:id="90792" w:author="מנוע מכני" w:date="2026-10-11T12:04:39Z">
        <w:r>
          <w:rPr>
            <w:rtl/>
          </w:rPr>
          <w:tab/>
          <w:delText xml:space="preserve">דלאו</w:delText>
        </w:r>
      </w:del>
      <w:r>
        <w:rPr>
          <w:rtl/>
        </w:rPr>
        <w:tab/>
        <w:t xml:space="preserve"> בני קרבן מכפר, אבל חטאים דבני קרבן </w:t>
      </w:r>
      <w:r>
        <w:rPr>
          <w:rtl/>
        </w:rPr>
        <w:tab/>
        <w:t xml:space="preserve">לא</w:t>
      </w:r>
      <w:r>
        <w:rPr>
          <w:rtl/>
        </w:rPr>
        <w:tab/>
        <w:t xml:space="preserve"> מכפר.</w:t>
      </w:r>
    </w:p>
    <w:p>
      <w:pPr>
        <w:pStyle w:val="38"/>
        <w:rPr>
          <w:ins w:id="94268" w:author="מנוע מכני" w:date="2026-10-11T12:04:39Z"/>
        </w:rPr>
      </w:pPr>
      <w:r w:rsidRPr="00E87E21">
        <w:t xml:space="preserve">אביי:</w:t>
      </w:r>
    </w:p>
    <w:p w:rsidR="00E403F0" w:rsidRPr="00E87E21" w:rsidRDefault="00E403F0" w:rsidP="00E403F0">
      <w:pPr>
        <w:rPr>
          <w:spacing w:val="-4"/>
          <w:rtl/>
        </w:rPr>
      </w:pPr>
      <w:del w:id="94269" w:author="מנוע מכני" w:date="2026-10-11T12:04:39Z">
        <w:r w:rsidRPr="00E87E21">
          <w:rPr>
            <w:spacing w:val="-4"/>
            <w:rtl/>
          </w:rPr>
          <w:delText xml:space="preserve"> </w:delText>
        </w:r>
      </w:del>
      <w:ins w:id="92979" w:author="מנוע מכני" w:date="2026-10-11T12:04:39Z">
        <w:r>
          <w:rPr>
            <w:spacing w:val="-4"/>
            <w:rtl/>
          </w:rPr>
          <w:t xml:space="preserve">אני</w:t>
        </w:r>
      </w:ins>
      <w:del w:id="92980" w:author="מנוע מכני" w:date="2026-10-11T12:04:39Z">
        <w:r w:rsidRPr="00E87E21">
          <w:rPr>
            <w:spacing w:val="-4"/>
            <w:rtl/>
          </w:rPr>
          <w:delText xml:space="preserve">אנא</w:delText>
        </w:r>
      </w:del>
      <w:r w:rsidRPr="00E87E21">
        <w:rPr>
          <w:spacing w:val="-4"/>
          <w:rtl/>
        </w:rPr>
        <w:t xml:space="preserve"> </w:t>
      </w:r>
      <w:ins w:id="90795" w:author="מנוע מכני" w:date="2026-10-11T12:04:39Z">
        <w:r>
          <w:rPr>
            <w:spacing w:val="-4"/>
            <w:rtl/>
          </w:rPr>
          <w:t xml:space="preserve">גם</w:t>
        </w:r>
      </w:ins>
      <w:del w:id="90796" w:author="מנוע מכני" w:date="2026-10-11T12:04:39Z">
        <w:r w:rsidRPr="00E87E21">
          <w:rPr>
            <w:spacing w:val="-4"/>
            <w:rtl/>
          </w:rPr>
          <w:delText xml:space="preserve">נמי</w:delText>
        </w:r>
      </w:del>
      <w:r w:rsidRPr="00E87E21">
        <w:rPr>
          <w:spacing w:val="-4"/>
          <w:rtl/>
        </w:rPr>
        <w:t xml:space="preserve"> מה</w:t>
      </w:r>
      <w:r w:rsidRPr="00E87E21">
        <w:rPr>
          <w:rFonts w:hint="cs"/>
          <w:spacing w:val="-4"/>
          <w:rtl/>
        </w:rPr>
        <w:t>ך</w:t>
      </w:r>
      <w:r w:rsidRPr="00E87E21">
        <w:rPr>
          <w:spacing w:val="-4"/>
          <w:rtl/>
        </w:rPr>
        <w:t xml:space="preserve"> קרא </w:t>
      </w:r>
      <w:ins w:id="90793" w:author="מנוע מכני" w:date="2026-10-11T12:04:39Z">
        <w:r>
          <w:rPr>
            <w:spacing w:val="-4"/>
            <w:rtl/>
          </w:rPr>
          <w:t xml:space="preserve">אמרו</w:t>
        </w:r>
      </w:ins>
      <w:del w:id="90794" w:author="מנוע מכני" w:date="2026-10-11T12:04:39Z">
        <w:r w:rsidRPr="00E87E21">
          <w:rPr>
            <w:spacing w:val="-4"/>
            <w:rtl/>
          </w:rPr>
          <w:delText xml:space="preserve">אמרי</w:delText>
        </w:r>
      </w:del>
      <w:r w:rsidRPr="00E87E21">
        <w:rPr>
          <w:spacing w:val="-4"/>
          <w:rtl/>
        </w:rPr>
        <w:t xml:space="preserve">, ו</w:t>
      </w:r>
      <w:r w:rsidRPr="00E87E21">
        <w:rPr>
          <w:rFonts w:hint="cs"/>
          <w:spacing w:val="-4"/>
          <w:rtl/>
        </w:rPr>
        <w:t xml:space="preserve">הקשה </w:t>
      </w:r>
      <w:ins w:id="90009" w:author="מנוע מכני" w:date="2026-10-11T12:04:39Z">
        <w:r>
          <w:rPr>
            <w:rStyle w:val="2fb"/>
            <w:rFonts w:hint="cs"/>
            <w:spacing w:val="-4"/>
            <w:rtl/>
          </w:rPr>
          <w:t xml:space="preserve">ר"ד</w:t>
        </w:r>
      </w:ins>
      <w:del w:id="90010" w:author="מנוע מכני" w:date="2026-10-11T12:04:39Z">
        <w:r w:rsidRPr="00E87E21">
          <w:rPr>
            <w:rFonts w:hint="cs"/>
            <w:spacing w:val="-4"/>
            <w:rtl/>
          </w:rPr>
          <w:delText xml:space="preserve">ר</w:delText>
        </w:r>
        <w:r w:rsidRPr="00E87E21">
          <w:rPr>
            <w:spacing w:val="-4"/>
            <w:rtl/>
          </w:rPr>
          <w:delText xml:space="preserve">"</w:delText>
        </w:r>
        <w:r w:rsidRPr="00E87E21">
          <w:rPr>
            <w:rFonts w:hint="cs"/>
            <w:spacing w:val="-4"/>
            <w:rtl/>
          </w:rPr>
          <w:delText xml:space="preserve">'ד</w:delText>
        </w:r>
      </w:del>
      <w:r w:rsidRPr="00E87E21">
        <w:rPr>
          <w:rFonts w:hint="cs"/>
          <w:spacing w:val="-4"/>
          <w:rtl/>
        </w:rPr>
        <w:t xml:space="preserve"> שמא הנך דבני קרבן </w:t>
      </w:r>
      <w:ins w:id="91601" w:author="מנוע מכני" w:date="2026-10-11T12:04:39Z">
        <w:r>
          <w:rPr>
            <w:rFonts w:hint="cs"/>
            <w:spacing w:val="-4"/>
            <w:rtl/>
          </w:rPr>
          <w:t xml:space="preserve">הם</w:t>
        </w:r>
      </w:ins>
      <w:del w:id="91602" w:author="מנוע מכני" w:date="2026-10-11T12:04:39Z">
        <w:r w:rsidRPr="00E87E21">
          <w:rPr>
            <w:rFonts w:hint="cs"/>
            <w:spacing w:val="-4"/>
            <w:rtl/>
          </w:rPr>
          <w:delText xml:space="preserve">נינהו</w:delText>
        </w:r>
      </w:del>
      <w:r w:rsidRPr="00E87E21">
        <w:rPr>
          <w:rFonts w:hint="cs"/>
          <w:spacing w:val="-4"/>
          <w:rtl/>
        </w:rPr>
        <w:t xml:space="preserve"> ד' מביאין על הזדון כשגגה </w:t>
      </w:r>
    </w:p>
    <w:p>
      <w:pPr>
        <w:pStyle w:val="38"/>
        <w:rPr>
          <w:ins w:id="94270" w:author="מנוע מכני" w:date="2026-10-11T12:04:39Z"/>
        </w:rPr>
      </w:pPr>
      <w:r>
        <w:lastRenderedPageBreak/>
        <w:t xml:space="preserve">- </w:t>
      </w:r>
      <w:r>
        <w:lastRenderedPageBreak/>
        <w:t xml:space="preserve">אמר</w:t>
      </w:r>
      <w:r>
        <w:lastRenderedPageBreak/>
        <w:t xml:space="preserve"> </w:t>
      </w:r>
      <w:ins w:id="91603" w:author="מנוע מכני" w:date="2026-10-11T12:04:39Z">
        <w:r>
          <w:t xml:space="preserve">לו</w:t>
        </w:r>
      </w:ins>
      <w:del w:id="91604" w:author="מנוע מכני" w:date="2026-10-11T12:04:39Z">
        <w:r>
          <w:lastRenderedPageBreak/>
          <w:delText xml:space="preserve">ליה</w:delText>
        </w:r>
      </w:del>
      <w:r>
        <w:lastRenderedPageBreak/>
        <w:t xml:space="preserve"> רבין:</w:t>
      </w:r>
    </w:p>
    <w:p w:rsidR="00E403F0" w:rsidRPr="00AD695E" w:rsidRDefault="00E403F0" w:rsidP="00E403F0">
      <w:pPr>
        <w:pStyle w:val="affffb"/>
        <w:rPr>
          <w:rtl/>
        </w:rPr>
      </w:pPr>
      <w:del w:id="94271" w:author="מנוע מכני" w:date="2026-10-11T12:04:39Z">
        <w:r>
          <w:rPr>
            <w:rtl/>
          </w:rPr>
          <w:lastRenderedPageBreak/>
          <w:delText xml:space="preserve"> </w:delText>
        </w:r>
      </w:del>
      <w:r>
        <w:rPr>
          <w:rtl/>
        </w:rPr>
        <w:lastRenderedPageBreak/>
        <w:t xml:space="preserve">רוב פשעים </w:t>
      </w:r>
      <w:ins w:id="90797" w:author="מנוע מכני" w:date="2026-10-11T12:04:39Z">
        <w:r>
          <w:rPr>
            <w:rtl/>
          </w:rPr>
          <w:t xml:space="preserve">לא</w:t>
        </w:r>
      </w:ins>
      <w:del w:id="90798" w:author="מנוע מכני" w:date="2026-10-11T12:04:39Z">
        <w:r>
          <w:rPr>
            <w:rtl/>
          </w:rPr>
          <w:lastRenderedPageBreak/>
          <w:delText xml:space="preserve">לאו</w:delText>
        </w:r>
      </w:del>
      <w:r>
        <w:rPr>
          <w:rtl/>
        </w:rPr>
        <w:lastRenderedPageBreak/>
        <w:t xml:space="preserve"> בני קרבן.</w:t>
      </w:r>
    </w:p>
    <w:p>
      <w:pPr>
        <w:pStyle w:val="38"/>
        <w:rPr>
          <w:ins w:id="94272" w:author="מנוע מכני" w:date="2026-10-11T12:04:39Z"/>
        </w:rPr>
      </w:pPr>
      <w:r w:rsidRPr="00217260">
        <w:t xml:space="preserve">אמר</w:t>
      </w:r>
      <w:r w:rsidRPr="00217260">
        <w:t xml:space="preserve"> </w:t>
      </w:r>
      <w:ins w:id="91607" w:author="מנוע מכני" w:date="2026-10-11T12:04:39Z">
        <w:r>
          <w:t xml:space="preserve">לו</w:t>
        </w:r>
      </w:ins>
      <w:del w:id="91608" w:author="מנוע מכני" w:date="2026-10-11T12:04:39Z">
        <w:r w:rsidRPr="00217260">
          <w:delText xml:space="preserve">ליה</w:delText>
        </w:r>
      </w:del>
      <w:r>
        <w:t xml:space="preserve">:</w:t>
      </w:r>
    </w:p>
    <w:p w:rsidR="00E403F0" w:rsidRPr="00AD695E" w:rsidRDefault="00E403F0" w:rsidP="00E403F0">
      <w:pPr>
        <w:rPr>
          <w:rtl/>
        </w:rPr>
      </w:pPr>
      <w:del w:id="94273" w:author="מנוע מכני" w:date="2026-10-11T12:04:39Z">
        <w:r>
          <w:rPr>
            <w:rtl/>
          </w:rPr>
          <w:delText xml:space="preserve"> </w:delText>
        </w:r>
      </w:del>
      <w:ins w:id="91605" w:author="מנוע מכני" w:date="2026-10-11T12:04:39Z">
        <w:r>
          <w:rPr>
            <w:rtl/>
          </w:rPr>
          <w:t xml:space="preserve">כלום</w:t>
        </w:r>
      </w:ins>
      <w:del w:id="91606" w:author="מנוע מכני" w:date="2026-10-11T12:04:39Z">
        <w:r>
          <w:rPr>
            <w:rtl/>
          </w:rPr>
          <w:delText xml:space="preserve">מידי</w:delText>
        </w:r>
      </w:del>
      <w:r>
        <w:rPr>
          <w:rtl/>
        </w:rPr>
        <w:t xml:space="preserve"> רוב כתיב? </w:t>
      </w:r>
    </w:p>
    <w:p>
      <w:pPr>
        <w:pStyle w:val="38"/>
        <w:rPr>
          <w:ins w:id="94274" w:author="מנוע מכני" w:date="2026-10-11T12:04:39Z"/>
        </w:rPr>
      </w:pPr>
      <w:r w:rsidRPr="00217260">
        <w:t>ד.</w:t>
      </w:r>
      <w:r>
        <w:t xml:space="preserve"> </w:t>
      </w:r>
      <w:r>
        <w:t xml:space="preserve">אלא </w:t>
      </w:r>
      <w:r>
        <w:t xml:space="preserve">אמר</w:t>
      </w:r>
      <w:r>
        <w:t xml:space="preserve"> אביי, </w:t>
      </w:r>
      <w:ins w:id="92603" w:author="מנוע מכני" w:date="2026-10-11T12:04:39Z">
        <w:r>
          <w:t xml:space="preserve">מראשו</w:t>
        </w:r>
      </w:ins>
      <w:del w:id="92604" w:author="מנוע מכני" w:date="2026-10-11T12:04:39Z">
        <w:r>
          <w:delText xml:space="preserve">מרישיה</w:delText>
        </w:r>
      </w:del>
      <w:r>
        <w:t xml:space="preserve"> דקרא:</w:t>
      </w:r>
    </w:p>
    <w:p w:rsidR="00E403F0" w:rsidRPr="00AD695E" w:rsidRDefault="00E403F0" w:rsidP="00E403F0">
      <w:pPr>
        <w:rPr>
          <w:rtl/>
        </w:rPr>
      </w:pPr>
      <w:del w:id="94275" w:author="מנוע מכני" w:date="2026-10-11T12:04:39Z">
        <w:r>
          <w:rPr>
            <w:rtl/>
          </w:rPr>
          <w:delText xml:space="preserve"> </w:delText>
        </w:r>
      </w:del>
      <w:r>
        <w:rPr>
          <w:rFonts w:hint="cs"/>
          <w:rtl/>
        </w:rPr>
        <w:t>'</w:t>
      </w:r>
      <w:ins w:id="90471" w:author="Claude - סמנטי" w:date="2026-10-11T12:21:47Z">
        <w:r>
          <w:rPr>
            <w:rStyle w:val="afffff0"/>
            <w:rtl/>
          </w:rPr>
          <w:t xml:space="preserve">וְהִתְוַדָּה עָלָיו אֶת כָּל עֲוֹנוֹת בְּנֵי יִשְׂרָאֵל</w:t>
        </w:r>
      </w:ins>
      <w:del w:id="90472" w:author="Claude - סמנטי" w:date="2026-10-11T12:21:47Z">
        <w:r>
          <w:rPr>
            <w:rtl/>
          </w:rPr>
          <w:delText xml:space="preserve">והתודה עליו את כל עונות בני ישראל</w:delText>
        </w:r>
      </w:del>
      <w:r>
        <w:rPr>
          <w:rFonts w:hint="cs"/>
          <w:rtl/>
        </w:rPr>
        <w:t>'</w:t>
      </w:r>
      <w:r>
        <w:rPr>
          <w:rtl/>
        </w:rPr>
        <w:t xml:space="preserve">, </w:t>
      </w:r>
    </w:p>
    <w:p>
      <w:pPr>
        <w:pStyle w:val="38"/>
        <w:rPr>
          <w:ins w:id="94276" w:author="מנוע מכני" w:date="2026-10-11T12:04:39Z"/>
        </w:rPr>
      </w:pPr>
      <w:r>
        <w:t xml:space="preserve">ותניא:</w:t>
      </w:r>
    </w:p>
    <w:p w:rsidR="00E403F0" w:rsidRPr="00AD695E" w:rsidRDefault="00E403F0" w:rsidP="00E403F0">
      <w:pPr>
        <w:rPr>
          <w:rtl/>
        </w:rPr>
      </w:pPr>
      <w:del w:id="94277" w:author="מנוע מכני" w:date="2026-10-11T12:04:39Z">
        <w:r>
          <w:rPr>
            <w:rtl/>
          </w:rPr>
          <w:delText xml:space="preserve"> </w:delText>
        </w:r>
      </w:del>
      <w:r>
        <w:rPr>
          <w:rFonts w:hint="cs"/>
          <w:rtl/>
        </w:rPr>
        <w:t>'</w:t>
      </w:r>
      <w:ins w:id="90475" w:author="Claude - סמנטי" w:date="2026-10-11T12:21:47Z">
        <w:r>
          <w:rPr>
            <w:rStyle w:val="afffff0"/>
            <w:rtl/>
          </w:rPr>
          <w:t xml:space="preserve">עֲוֹנוֹת</w:t>
        </w:r>
      </w:ins>
      <w:del w:id="90476" w:author="Claude - סמנטי" w:date="2026-10-11T12:21:47Z">
        <w:r>
          <w:rPr>
            <w:rtl/>
          </w:rPr>
          <w:delText xml:space="preserve">עונות</w:delText>
        </w:r>
      </w:del>
      <w:r>
        <w:rPr>
          <w:rFonts w:hint="cs"/>
          <w:rtl/>
        </w:rPr>
        <w:t>'</w:t>
      </w:r>
      <w:r>
        <w:rPr>
          <w:rtl/>
        </w:rPr>
        <w:t xml:space="preserve"> - אלו זדונות, וכן אומר: </w:t>
      </w:r>
      <w:r>
        <w:rPr>
          <w:rFonts w:hint="cs"/>
          <w:rtl/>
        </w:rPr>
        <w:t>'</w:t>
      </w:r>
      <w:ins w:id="90473" w:author="Claude - סמנטי" w:date="2026-10-11T12:21:47Z">
        <w:r>
          <w:rPr>
            <w:rStyle w:val="afffff0"/>
            <w:rtl/>
          </w:rPr>
          <w:t xml:space="preserve">עֲוֹנָהּ בָּהּ</w:t>
        </w:r>
      </w:ins>
      <w:del w:id="90474" w:author="Claude - סמנטי" w:date="2026-10-11T12:21:47Z">
        <w:r>
          <w:rPr>
            <w:rtl/>
          </w:rPr>
          <w:delText xml:space="preserve">עונה בה</w:delText>
        </w:r>
      </w:del>
      <w:r>
        <w:rPr>
          <w:rFonts w:hint="cs"/>
          <w:rtl/>
        </w:rPr>
        <w:t>'</w:t>
      </w:r>
      <w:r>
        <w:rPr>
          <w:rtl/>
        </w:rPr>
        <w:t xml:space="preserve">, ואת כל פשעיהם </w:t>
      </w:r>
      <w:r w:rsidRPr="00217260">
        <w:rPr>
          <w:b/>
          <w:bCs/>
          <w:rtl/>
        </w:rPr>
        <w:t>לכל</w:t>
      </w:r>
      <w:r>
        <w:rPr>
          <w:rtl/>
        </w:rPr>
        <w:t xml:space="preserve"> חטאתם</w:t>
      </w:r>
      <w:r>
        <w:rPr>
          <w:rFonts w:hint="cs"/>
          <w:rtl/>
        </w:rPr>
        <w:t>'-</w:t>
      </w:r>
      <w:ins w:id="92137" w:author="מנוע מכני" w:date="2026-10-11T12:04:39Z">
        <w:r>
          <w:rPr>
            <w:rtl/>
          </w:rPr>
          <w:t xml:space="preserve"> </w:t>
        </w:r>
      </w:ins>
      <w:del w:id="92138" w:author="מנוע מכני" w:date="2026-10-11T12:04:39Z">
        <w:r>
          <w:rPr>
            <w:rtl/>
          </w:rPr>
          <w:delText xml:space="preserve">  </w:delText>
        </w:r>
      </w:del>
      <w:r>
        <w:rPr>
          <w:rtl/>
        </w:rPr>
        <w:t xml:space="preserve">לאקשויי </w:t>
      </w:r>
      <w:r w:rsidRPr="00E87E21">
        <w:rPr>
          <w:spacing w:val="-6"/>
          <w:rtl/>
        </w:rPr>
        <w:t xml:space="preserve">לפשעים, </w:t>
      </w:r>
      <w:ins w:id="90799" w:author="מנוע מכני" w:date="2026-10-11T12:04:39Z">
        <w:r>
          <w:rPr>
            <w:spacing w:val="-6"/>
            <w:rtl/>
          </w:rPr>
          <w:t xml:space="preserve">דלא</w:t>
        </w:r>
      </w:ins>
      <w:del w:id="90800" w:author="מנוע מכני" w:date="2026-10-11T12:04:39Z">
        <w:r w:rsidRPr="00E87E21">
          <w:rPr>
            <w:spacing w:val="-6"/>
            <w:rtl/>
          </w:rPr>
          <w:delText xml:space="preserve">דלאו</w:delText>
        </w:r>
      </w:del>
      <w:r w:rsidRPr="00E87E21">
        <w:rPr>
          <w:spacing w:val="-6"/>
          <w:rtl/>
        </w:rPr>
        <w:t xml:space="preserve"> בני קרבן, אף חטאים </w:t>
      </w:r>
      <w:ins w:id="90801" w:author="מנוע מכני" w:date="2026-10-11T12:04:39Z">
        <w:r>
          <w:rPr>
            <w:spacing w:val="-6"/>
            <w:rtl/>
          </w:rPr>
          <w:t xml:space="preserve">דלא</w:t>
        </w:r>
      </w:ins>
      <w:del w:id="90802" w:author="מנוע מכני" w:date="2026-10-11T12:04:39Z">
        <w:r w:rsidRPr="00E87E21">
          <w:rPr>
            <w:spacing w:val="-6"/>
            <w:rtl/>
          </w:rPr>
          <w:delText xml:space="preserve">דלאו</w:delText>
        </w:r>
      </w:del>
      <w:r w:rsidRPr="00E87E21">
        <w:rPr>
          <w:spacing w:val="-6"/>
          <w:rtl/>
        </w:rPr>
        <w:t xml:space="preserve"> בני קרבן, אבל חטאים דבני קרבן </w:t>
      </w:r>
      <w:ins w:id="91609" w:author="מנוע מכני" w:date="2026-10-11T12:04:39Z">
        <w:r>
          <w:rPr>
            <w:spacing w:val="-6"/>
            <w:rtl/>
          </w:rPr>
          <w:t xml:space="preserve">הם</w:t>
        </w:r>
      </w:ins>
      <w:del w:id="91610" w:author="מנוע מכני" w:date="2026-10-11T12:04:39Z">
        <w:r w:rsidRPr="00E87E21">
          <w:rPr>
            <w:spacing w:val="-6"/>
            <w:rtl/>
          </w:rPr>
          <w:delText xml:space="preserve">נינהו</w:delText>
        </w:r>
      </w:del>
      <w:r w:rsidRPr="00E87E21">
        <w:rPr>
          <w:spacing w:val="-6"/>
          <w:rtl/>
        </w:rPr>
        <w:t xml:space="preserve"> </w:t>
      </w:r>
      <w:r w:rsidRPr="00E87E21">
        <w:rPr>
          <w:spacing w:val="-6"/>
          <w:rtl/>
        </w:rPr>
        <w:t xml:space="preserve">לא</w:t>
      </w:r>
      <w:r w:rsidRPr="00E87E21">
        <w:rPr>
          <w:spacing w:val="-6"/>
          <w:rtl/>
        </w:rPr>
        <w:t xml:space="preserve"> מכפר.</w:t>
      </w:r>
    </w:p>
    <w:p w:rsidR="00E403F0" w:rsidRPr="00AD695E" w:rsidRDefault="00E403F0" w:rsidP="00E403F0">
      <w:pPr>
        <w:jc w:val="center"/>
        <w:rPr>
          <w:del w:id="90070" w:author="מנוע עיצוב" w:date="2026-10-11T12:09:26Z"/>
          <w:rtl/>
        </w:rPr>
      </w:pPr>
      <w:del w:id="9006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66" w:author="קלוד" w:date="2026-10-11T09:07:19Z">
          <w:pPr>
            <w:pStyle w:val="affff1"/>
            <w:rPr>
              <w:rtl/>
            </w:rPr>
          </w:pPr>
        </w:pPrChange>
      </w:pPr>
      <w:ins w:id="9836" w:author="מספור קטעי משנה" w:date="2026-10-11T09:35:06Z">
        <w:r>
          <w:rPr>
            <w:rStyle w:val="MisparKeta"/>
          </w:rPr>
          <w:t xml:space="preserve">ב. </w:t>
        </w:r>
      </w:ins>
      <w:r>
        <w:rPr>
          <w:rtl/>
        </w:rPr>
        <w:t>חייבי אשמות תלויין כו'</w:t>
      </w:r>
      <w:r>
        <w:rPr>
          <w:rFonts w:hint="cs"/>
          <w:rtl/>
        </w:rPr>
        <w:t xml:space="preserve"> פטורין</w:t>
      </w:r>
      <w:r>
        <w:rPr>
          <w:rtl/>
        </w:rPr>
        <w:t>.</w:t>
      </w:r>
    </w:p>
    <w:p>
      <w:pPr>
        <w:pStyle w:val="38"/>
        <w:rPr>
          <w:ins w:id="94278" w:author="מנוע מכני" w:date="2026-10-11T12:04:39Z"/>
        </w:rPr>
      </w:pPr>
      <w:r w:rsidRPr="00217260">
        <w:t>א.</w:t>
      </w:r>
      <w:r>
        <w:t xml:space="preserve"> אר</w:t>
      </w:r>
      <w:r>
        <w:t>"</w:t>
      </w:r>
      <w:r>
        <w:t>א</w:t>
      </w:r>
      <w:r>
        <w:t xml:space="preserve">:</w:t>
      </w:r>
    </w:p>
    <w:p w:rsidR="00E403F0" w:rsidRPr="00AD695E" w:rsidRDefault="00E403F0" w:rsidP="00E403F0">
      <w:pPr>
        <w:rPr>
          <w:rtl/>
        </w:rPr>
      </w:pPr>
      <w:del w:id="94279" w:author="מנוע מכני" w:date="2026-10-11T12:04:39Z">
        <w:r>
          <w:rPr>
            <w:rtl/>
          </w:rPr>
          <w:delText xml:space="preserve"> </w:delText>
        </w:r>
      </w:del>
      <w:r>
        <w:rPr>
          <w:rFonts w:hint="cs"/>
          <w:rtl/>
        </w:rPr>
        <w:t>'</w:t>
      </w:r>
      <w:r>
        <w:rPr>
          <w:rStyle w:val="afffff0"/>
          <w:rtl/>
        </w:rPr>
        <w:t>מכל חטאתיכם לפני ה</w:t>
      </w:r>
      <w:r w:rsidR="00D64BA8">
        <w:rPr>
          <w:rtl/>
        </w:rPr>
        <w:t>'</w:t>
      </w:r>
      <w:r>
        <w:rPr>
          <w:rtl/>
        </w:rPr>
        <w:t xml:space="preserve"> וגו', חטא שאין מכיר בו אלא המקום יום הכפורים מכפר.</w:t>
      </w:r>
    </w:p>
    <w:p w:rsidR="00E403F0" w:rsidRPr="00AD695E" w:rsidRDefault="00E403F0" w:rsidP="00E403F0">
      <w:pPr>
        <w:pStyle w:val="afff3"/>
        <w:framePr w:wrap="around"/>
        <w:spacing w:line="240" w:lineRule="exact"/>
        <w:rPr>
          <w:rtl/>
        </w:rPr>
      </w:pPr>
      <w:r w:rsidRPr="009239E9">
        <w:rPr>
          <w:rFonts w:hint="cs"/>
          <w:szCs w:val="18"/>
          <w:rtl/>
        </w:rPr>
        <w:t>כו.</w:t>
      </w:r>
    </w:p>
    <w:p>
      <w:pPr>
        <w:pStyle w:val="afffff8"/>
        <w:rPr>
          <w:ins w:id="90031" w:author="קלוד" w:date="2026-10-11T12:26:18Z"/>
        </w:rPr>
      </w:pPr>
      <w:ins w:id="90032" w:author="קלוד" w:date="2026-10-11T12:26:18Z">
        <w:r>
          <w:rPr>
            <w:color w:val="7B3F00"/>
          </w:rPr>
          <w:t xml:space="preserve">חטא שאין מכיר בו אלא המקום - יוה"כ מכפר</w:t>
        </w:r>
      </w:ins>
    </w:p>
    <w:p>
      <w:pPr>
        <w:pStyle w:val="38"/>
        <w:rPr>
          <w:ins w:id="94280" w:author="מנוע מכני" w:date="2026-10-11T12:04:39Z"/>
        </w:rPr>
      </w:pPr>
      <w:r>
        <w:t>א</w:t>
      </w:r>
      <w:r>
        <w:t>ר</w:t>
      </w:r>
      <w:r>
        <w:t>"</w:t>
      </w:r>
      <w:r>
        <w:t>ת אדר</w:t>
      </w:r>
      <w:r>
        <w:t>"</w:t>
      </w:r>
      <w:r>
        <w:t>ה מדרבא</w:t>
      </w:r>
      <w:r>
        <w:t xml:space="preserve">:</w:t>
      </w:r>
    </w:p>
    <w:p w:rsidR="00E403F0" w:rsidRPr="00AD695E" w:rsidRDefault="00E403F0" w:rsidP="00E403F0">
      <w:pPr>
        <w:rPr>
          <w:rtl/>
        </w:rPr>
      </w:pPr>
      <w:del w:id="94281" w:author="מנוע מכני" w:date="2026-10-11T12:04:39Z">
        <w:r>
          <w:rPr>
            <w:rtl/>
          </w:rPr>
          <w:delText xml:space="preserve"> </w:delText>
        </w:r>
      </w:del>
      <w:ins w:id="90167" w:author="Claude - סמנטי" w:date="2026-10-11T12:21:47Z">
        <w:r>
          <w:rPr>
            <w:rtl/>
          </w:rPr>
          <w:t xml:space="preserve">הראשונה</w:t>
        </w:r>
      </w:ins>
      <w:del w:id="90168" w:author="Claude - סמנטי" w:date="2026-10-11T12:21:47Z">
        <w:r>
          <w:rPr>
            <w:rtl/>
          </w:rPr>
          <w:delText xml:space="preserve">קדמייתא</w:delText>
        </w:r>
      </w:del>
      <w:r>
        <w:rPr>
          <w:rtl/>
        </w:rPr>
        <w:t xml:space="preserve"> </w:t>
      </w:r>
      <w:ins w:id="90803" w:author="מנוע מכני" w:date="2026-10-11T12:04:39Z">
        <w:r>
          <w:rPr>
            <w:rtl/>
          </w:rPr>
          <w:t xml:space="preserve">גם</w:t>
        </w:r>
      </w:ins>
      <w:del w:id="90804" w:author="מנוע מכני" w:date="2026-10-11T12:04:39Z">
        <w:r>
          <w:rPr>
            <w:rtl/>
          </w:rPr>
          <w:delText xml:space="preserve">נמי</w:delText>
        </w:r>
      </w:del>
      <w:r>
        <w:rPr>
          <w:rtl/>
        </w:rPr>
        <w:t xml:space="preserve"> </w:t>
      </w:r>
      <w:r>
        <w:rPr>
          <w:rtl/>
        </w:rPr>
        <w:t xml:space="preserve">לא</w:t>
      </w:r>
      <w:r>
        <w:rPr>
          <w:rtl/>
        </w:rPr>
        <w:t xml:space="preserve"> תיתי למפשטיה </w:t>
      </w:r>
      <w:r>
        <w:rPr>
          <w:rtl/>
        </w:rPr>
        <w:t xml:space="preserve">לא</w:t>
      </w:r>
      <w:r>
        <w:rPr>
          <w:rtl/>
        </w:rPr>
        <w:t xml:space="preserve"> מדרב דימי ולא מדאביי, </w:t>
      </w:r>
    </w:p>
    <w:p>
      <w:pPr>
        <w:pStyle w:val="38"/>
        <w:rPr>
          <w:ins w:id="94282" w:author="מנוע מכני" w:date="2026-10-11T12:04:39Z"/>
        </w:rPr>
      </w:pPr>
      <w:r w:rsidRPr="00217260">
        <w:t>ב.</w:t>
      </w:r>
      <w:r>
        <w:t xml:space="preserve"> </w:t>
      </w:r>
      <w:r>
        <w:t xml:space="preserve">אלא מהא:</w:t>
      </w:r>
    </w:p>
    <w:p w:rsidR="00E403F0" w:rsidRPr="00AD695E" w:rsidRDefault="00E403F0" w:rsidP="00E403F0">
      <w:pPr>
        <w:rPr>
          <w:rtl/>
        </w:rPr>
      </w:pPr>
      <w:del w:id="94283" w:author="מנוע מכני" w:date="2026-10-11T12:04:39Z">
        <w:r>
          <w:rPr>
            <w:rtl/>
          </w:rPr>
          <w:delText xml:space="preserve"> </w:delText>
        </w:r>
      </w:del>
      <w:r>
        <w:rPr>
          <w:rtl/>
        </w:rPr>
        <w:t xml:space="preserve">חטא שאין מכיר בו אלא המקום יוה"כ מכפר, </w:t>
      </w:r>
    </w:p>
    <w:p w:rsidR="00E403F0" w:rsidRPr="002B4E05" w:rsidRDefault="00E403F0" w:rsidP="00E403F0">
      <w:pPr>
        <w:rPr>
          <w:spacing w:val="-2"/>
          <w:rtl/>
        </w:rPr>
      </w:pPr>
      <w:r w:rsidRPr="002B4E05">
        <w:rPr>
          <w:spacing w:val="-2"/>
          <w:rtl/>
        </w:rPr>
        <w:tab/>
      </w:r>
      <w:r w:rsidRPr="002B4E05">
        <w:rPr>
          <w:spacing w:val="-2"/>
          <w:rtl/>
        </w:rPr>
        <w:tab/>
      </w:r>
      <w:del w:id="90063" w:author="מנוע מכני" w:date="2026-10-11T12:04:39Z">
        <w:r w:rsidRPr="002B4E05">
          <w:rPr>
            <w:rFonts w:hint="cs"/>
            <w:spacing w:val="-2"/>
            <w:rtl/>
          </w:rPr>
          <w:delText xml:space="preserve">  </w:delText>
        </w:r>
      </w:del>
      <w:r w:rsidRPr="002B4E05">
        <w:rPr>
          <w:spacing w:val="-2"/>
          <w:rtl/>
        </w:rPr>
        <w:t xml:space="preserve">ומינה, חטא שאין מכיר בו אלא המקום הוא דיוה"כ מכפר, אבל דידע בה </w:t>
      </w:r>
      <w:r w:rsidRPr="002B4E05">
        <w:rPr>
          <w:spacing w:val="-2"/>
          <w:rtl/>
        </w:rPr>
        <w:t xml:space="preserve">לא</w:t>
      </w:r>
      <w:r w:rsidRPr="002B4E05">
        <w:rPr>
          <w:spacing w:val="-2"/>
          <w:rtl/>
        </w:rPr>
        <w:t xml:space="preserve"> מכפר.</w:t>
      </w:r>
    </w:p>
    <w:p>
      <w:pPr>
        <w:pStyle w:val="afffff8"/>
        <w:rPr>
          <w:ins w:id="90029" w:author="קלוד" w:date="2026-10-11T12:26:18Z"/>
        </w:rPr>
      </w:pPr>
      <w:ins w:id="90030" w:author="קלוד" w:date="2026-10-11T12:26:18Z">
        <w:r>
          <w:rPr>
            <w:color w:val="7B3F00"/>
          </w:rPr>
          <w:t xml:space="preserve">חייבי מלקיות שעבר עליהן יוה"כ - חייב</w:t>
        </w:r>
      </w:ins>
    </w:p>
    <w:p>
      <w:pPr>
        <w:pStyle w:val="38"/>
        <w:rPr>
          <w:ins w:id="94284" w:author="מנוע מכני" w:date="2026-10-11T12:04:39Z"/>
        </w:rPr>
      </w:pPr>
      <w:r>
        <w:t>ואר</w:t>
      </w:r>
      <w:r>
        <w:t>"</w:t>
      </w:r>
      <w:r>
        <w:t>ת</w:t>
      </w:r>
      <w:r>
        <w:t xml:space="preserve"> אבוה דר"</w:t>
      </w:r>
      <w:r>
        <w:t>ה מ</w:t>
      </w:r>
      <w:r>
        <w:t xml:space="preserve">דרבא:</w:t>
      </w:r>
    </w:p>
    <w:p w:rsidR="00E403F0" w:rsidRPr="00AD695E" w:rsidRDefault="00E403F0" w:rsidP="00E403F0">
      <w:pPr>
        <w:rPr>
          <w:rtl/>
        </w:rPr>
      </w:pPr>
      <w:del w:id="94285" w:author="מנוע מכני" w:date="2026-10-11T12:04:39Z">
        <w:r>
          <w:rPr>
            <w:rtl/>
          </w:rPr>
          <w:delText xml:space="preserve"> </w:delText>
        </w:r>
      </w:del>
      <w:r>
        <w:rPr>
          <w:rtl/>
        </w:rPr>
        <w:t xml:space="preserve">חייבי מלקיות שעבר עליהן יה"כ - חייב.</w:t>
      </w:r>
    </w:p>
    <w:p w:rsidR="00E403F0" w:rsidRPr="00AD695E" w:rsidRDefault="00E403F0" w:rsidP="00E403F0">
      <w:pPr>
        <w:rPr>
          <w:rtl/>
        </w:rPr>
      </w:pPr>
      <w:r>
        <w:rPr>
          <w:rFonts w:hint="cs"/>
          <w:rtl/>
        </w:rPr>
        <w:t>וקמ</w:t>
      </w:r>
      <w:r>
        <w:rPr>
          <w:rtl/>
        </w:rPr>
        <w:t>"</w:t>
      </w:r>
      <w:r>
        <w:rPr>
          <w:rFonts w:hint="cs"/>
          <w:rtl/>
        </w:rPr>
        <w:t xml:space="preserve">ל</w:t>
      </w:r>
      <w:r>
        <w:rPr>
          <w:rFonts w:hint="cs"/>
          <w:rtl/>
        </w:rPr>
        <w:t xml:space="preserve"> דסד</w:t>
      </w:r>
      <w:r>
        <w:rPr>
          <w:rtl/>
        </w:rPr>
        <w:t>"</w:t>
      </w:r>
      <w:r>
        <w:rPr>
          <w:rFonts w:hint="cs"/>
          <w:rtl/>
        </w:rPr>
        <w:t xml:space="preserve">א </w:t>
      </w:r>
      <w:ins w:id="90805" w:author="מנוע מכני" w:date="2026-10-11T12:04:39Z">
        <w:r>
          <w:rPr>
            <w:rtl/>
          </w:rPr>
          <w:t xml:space="preserve">שם</w:t>
        </w:r>
      </w:ins>
      <w:del w:id="90806" w:author="מנוע מכני" w:date="2026-10-11T12:04:39Z">
        <w:r>
          <w:rPr>
            <w:rtl/>
          </w:rPr>
          <w:delText xml:space="preserve">התם</w:delText>
        </w:r>
      </w:del>
      <w:r>
        <w:rPr>
          <w:rtl/>
        </w:rPr>
        <w:t xml:space="preserve"> ממונא הוא, אבל </w:t>
      </w:r>
      <w:ins w:id="90807" w:author="מנוע מכני" w:date="2026-10-11T12:04:39Z">
        <w:r>
          <w:rPr>
            <w:rtl/>
          </w:rPr>
          <w:t xml:space="preserve">כאן</w:t>
        </w:r>
      </w:ins>
      <w:del w:id="90808" w:author="מנוע מכני" w:date="2026-10-11T12:04:39Z">
        <w:r>
          <w:rPr>
            <w:rtl/>
          </w:rPr>
          <w:delText xml:space="preserve">הכא</w:delText>
        </w:r>
      </w:del>
      <w:r>
        <w:rPr>
          <w:rtl/>
        </w:rPr>
        <w:t xml:space="preserve"> ד</w:t>
      </w:r>
      <w:r w:rsidRPr="00217260">
        <w:rPr>
          <w:b/>
          <w:bCs/>
          <w:rtl/>
        </w:rPr>
        <w:t>גופא</w:t>
      </w:r>
      <w:r>
        <w:rPr>
          <w:rtl/>
        </w:rPr>
        <w:t xml:space="preserve"> הוא אימא </w:t>
      </w:r>
      <w:r>
        <w:rPr>
          <w:rtl/>
        </w:rPr>
        <w:t xml:space="preserve">לא</w:t>
      </w:r>
      <w:r>
        <w:rPr>
          <w:rtl/>
        </w:rPr>
        <w:t xml:space="preserve">, </w:t>
      </w:r>
      <w:r>
        <w:rPr>
          <w:rtl/>
        </w:rPr>
        <w:t xml:space="preserve">קמ"ל</w:t>
      </w:r>
      <w:r>
        <w:rPr>
          <w:rtl/>
        </w:rPr>
        <w:t xml:space="preserve">.</w:t>
      </w:r>
    </w:p>
    <w:p>
      <w:pPr>
        <w:pStyle w:val="38"/>
        <w:rPr>
          <w:ins w:id="94286" w:author="מנוע מכני" w:date="2026-10-11T12:04:39Z"/>
        </w:rPr>
      </w:pPr>
      <w:r>
        <w:t>וה</w:t>
      </w:r>
      <w:r>
        <w:t xml:space="preserve">ך </w:t>
      </w:r>
      <w:r>
        <w:t xml:space="preserve">דתנן</w:t>
      </w:r>
      <w:r>
        <w:t xml:space="preserve">:</w:t>
      </w:r>
    </w:p>
    <w:p w:rsidR="00E403F0" w:rsidRPr="00AD695E" w:rsidRDefault="00E403F0" w:rsidP="00E403F0">
      <w:pPr>
        <w:rPr>
          <w:rtl/>
        </w:rPr>
      </w:pPr>
      <w:del w:id="94287" w:author="מנוע מכני" w:date="2026-10-11T12:04:39Z">
        <w:r>
          <w:rPr>
            <w:rtl/>
          </w:rPr>
          <w:delText xml:space="preserve"> </w:delText>
        </w:r>
      </w:del>
      <w:r>
        <w:rPr>
          <w:rtl/>
        </w:rPr>
        <w:t xml:space="preserve">הודע ולא הודע עשה ולא תעשה</w:t>
      </w:r>
      <w:r>
        <w:rPr>
          <w:rFonts w:hint="cs"/>
          <w:rtl/>
        </w:rPr>
        <w:t xml:space="preserve">-</w:t>
      </w:r>
      <w:ins w:id="92139" w:author="מנוע מכני" w:date="2026-10-11T12:04:39Z">
        <w:r>
          <w:rPr>
            <w:rFonts w:hint="cs"/>
            <w:rtl/>
          </w:rPr>
          <w:t xml:space="preserve"> </w:t>
        </w:r>
      </w:ins>
      <w:del w:id="92140" w:author="מנוע מכני" w:date="2026-10-11T12:04:39Z">
        <w:r>
          <w:rPr>
            <w:rFonts w:hint="cs"/>
            <w:rtl/>
          </w:rPr>
          <w:delText xml:space="preserve"> </w:delText>
        </w:r>
        <w:r>
          <w:rPr>
            <w:rtl/>
          </w:rPr>
          <w:delText xml:space="preserve"> </w:delText>
        </w:r>
      </w:del>
      <w:r>
        <w:rPr>
          <w:rtl/>
        </w:rPr>
        <w:t xml:space="preserve">הא דאתרו </w:t>
      </w:r>
      <w:ins w:id="91611" w:author="מנוע מכני" w:date="2026-10-11T12:04:39Z">
        <w:r>
          <w:rPr>
            <w:rtl/>
          </w:rPr>
          <w:t xml:space="preserve">בו</w:t>
        </w:r>
      </w:ins>
      <w:del w:id="91612" w:author="מנוע מכני" w:date="2026-10-11T12:04:39Z">
        <w:r>
          <w:rPr>
            <w:rtl/>
          </w:rPr>
          <w:delText xml:space="preserve">ביה</w:delText>
        </w:r>
      </w:del>
      <w:r>
        <w:rPr>
          <w:rtl/>
        </w:rPr>
        <w:t xml:space="preserve">, הא דלא אתרו </w:t>
      </w:r>
      <w:ins w:id="91613" w:author="מנוע מכני" w:date="2026-10-11T12:04:39Z">
        <w:r>
          <w:rPr>
            <w:rtl/>
          </w:rPr>
          <w:t xml:space="preserve">בו</w:t>
        </w:r>
      </w:ins>
      <w:del w:id="91614" w:author="מנוע מכני" w:date="2026-10-11T12:04:39Z">
        <w:r>
          <w:rPr>
            <w:rtl/>
          </w:rPr>
          <w:delText xml:space="preserve">ביה</w:delText>
        </w:r>
      </w:del>
      <w:r>
        <w:rPr>
          <w:rtl/>
        </w:rPr>
        <w:t xml:space="preserve">.</w:t>
      </w:r>
    </w:p>
    <w:p>
      <w:pPr>
        <w:pStyle w:val="afffff8"/>
        <w:rPr>
          <w:ins w:id="90027" w:author="קלוד" w:date="2026-10-11T12:26:18Z"/>
        </w:rPr>
      </w:pPr>
      <w:ins w:id="90028" w:author="קלוד" w:date="2026-10-11T12:26:18Z">
        <w:r>
          <w:rPr>
            <w:color w:val="7B3F00"/>
          </w:rPr>
          <w:t xml:space="preserve">ספק יולדת, מצורע, נזיר, סוטה ועגלה ערופה - האם יוה"כ מכפר</w:t>
        </w:r>
      </w:ins>
    </w:p>
    <w:p>
      <w:pPr>
        <w:pStyle w:val="38"/>
        <w:rPr>
          <w:ins w:id="94288" w:author="מנוע מכני" w:date="2026-10-11T12:04:39Z"/>
        </w:rPr>
      </w:pPr>
      <w:r>
        <w:t xml:space="preserve">אלא מעתה (סימן:</w:t>
      </w:r>
    </w:p>
    <w:p w:rsidR="00E403F0" w:rsidRPr="00AD695E" w:rsidRDefault="00E403F0" w:rsidP="00E403F0">
      <w:pPr>
        <w:rPr>
          <w:rtl/>
        </w:rPr>
      </w:pPr>
      <w:del w:id="94289" w:author="מנוע מכני" w:date="2026-10-11T12:04:39Z">
        <w:r>
          <w:rPr>
            <w:rtl/>
          </w:rPr>
          <w:delText xml:space="preserve"> </w:delText>
        </w:r>
      </w:del>
      <w:r>
        <w:rPr>
          <w:rtl/>
        </w:rPr>
        <w:t xml:space="preserve">יולד"ת </w:t>
      </w:r>
      <w:r>
        <w:rPr>
          <w:rStyle w:val="2fb"/>
          <w:rtl/>
        </w:rPr>
        <w:t xml:space="preserve">מצור"ע</w:t>
      </w:r>
      <w:r>
        <w:rPr>
          <w:rtl/>
        </w:rPr>
        <w:t xml:space="preserve"> נזי"ר סוט"ה בעגל"ה) </w:t>
      </w:r>
    </w:p>
    <w:p w:rsidR="00E403F0" w:rsidRPr="002B4E05" w:rsidRDefault="00E403F0" w:rsidP="00E403F0">
      <w:pPr>
        <w:rPr>
          <w:rtl/>
        </w:rPr>
      </w:pPr>
      <w:r w:rsidRPr="002B4E05">
        <w:rPr>
          <w:rFonts w:hint="cs"/>
          <w:b/>
          <w:bCs/>
          <w:rtl/>
        </w:rPr>
        <w:t>ו</w:t>
      </w:r>
      <w:r w:rsidRPr="002B4E05">
        <w:rPr>
          <w:b/>
          <w:bCs/>
          <w:rtl/>
        </w:rPr>
        <w:t>ספק יולדת</w:t>
      </w:r>
      <w:r w:rsidRPr="002B4E05">
        <w:rPr>
          <w:rtl/>
        </w:rPr>
        <w:t xml:space="preserve"> שעבר </w:t>
      </w:r>
      <w:ins w:id="91615" w:author="מנוע מכני" w:date="2026-10-11T12:04:39Z">
        <w:r>
          <w:rPr>
            <w:rtl/>
          </w:rPr>
          <w:t xml:space="preserve">עליו</w:t>
        </w:r>
      </w:ins>
      <w:del w:id="91616" w:author="מנוע מכני" w:date="2026-10-11T12:04:39Z">
        <w:r w:rsidRPr="002B4E05">
          <w:rPr>
            <w:rtl/>
          </w:rPr>
          <w:delText xml:space="preserve">עליה</w:delText>
        </w:r>
      </w:del>
      <w:r w:rsidRPr="002B4E05">
        <w:rPr>
          <w:rtl/>
        </w:rPr>
        <w:t xml:space="preserve"> יוה"כ </w:t>
      </w:r>
      <w:r w:rsidRPr="002B4E05">
        <w:rPr>
          <w:rtl/>
        </w:rPr>
        <w:t xml:space="preserve">לא</w:t>
      </w:r>
      <w:r w:rsidRPr="002B4E05">
        <w:rPr>
          <w:rtl/>
        </w:rPr>
        <w:t xml:space="preserve"> תייתי, </w:t>
      </w:r>
      <w:ins w:id="90809" w:author="מנוע מכני" w:date="2026-10-11T12:04:39Z">
        <w:r>
          <w:rPr>
            <w:rtl/>
          </w:rPr>
          <w:t xml:space="preserve">שהרי</w:t>
        </w:r>
      </w:ins>
      <w:del w:id="90810" w:author="מנוע מכני" w:date="2026-10-11T12:04:39Z">
        <w:r w:rsidRPr="002B4E05">
          <w:rPr>
            <w:rtl/>
          </w:rPr>
          <w:delText xml:space="preserve">דהא</w:delText>
        </w:r>
      </w:del>
      <w:r w:rsidRPr="002B4E05">
        <w:rPr>
          <w:rtl/>
        </w:rPr>
        <w:t xml:space="preserve"> כפר </w:t>
      </w:r>
      <w:ins w:id="91617" w:author="מנוע מכני" w:date="2026-10-11T12:04:39Z">
        <w:r>
          <w:rPr>
            <w:rtl/>
          </w:rPr>
          <w:t xml:space="preserve">עליו</w:t>
        </w:r>
      </w:ins>
      <w:del w:id="91618" w:author="מנוע מכני" w:date="2026-10-11T12:04:39Z">
        <w:r w:rsidRPr="002B4E05">
          <w:rPr>
            <w:rtl/>
          </w:rPr>
          <w:delText xml:space="preserve">עליה</w:delText>
        </w:r>
      </w:del>
      <w:r w:rsidRPr="002B4E05">
        <w:rPr>
          <w:rtl/>
        </w:rPr>
        <w:t xml:space="preserve"> יוה"כ, דחטא שאין מכיר בו אלא המקום הוא! </w:t>
      </w:r>
    </w:p>
    <w:p>
      <w:pPr>
        <w:pStyle w:val="38"/>
        <w:rPr>
          <w:ins w:id="94290" w:author="מנוע מכני" w:date="2026-10-11T12:04:39Z"/>
        </w:rPr>
      </w:pPr>
      <w:r>
        <w:t xml:space="preserve">- </w:t>
      </w:r>
      <w:r>
        <w:t>אר</w:t>
      </w:r>
      <w:r>
        <w:t>"</w:t>
      </w:r>
      <w:r>
        <w:t>ה</w:t>
      </w:r>
      <w:r>
        <w:t xml:space="preserve">:</w:t>
      </w:r>
    </w:p>
    <w:p w:rsidR="00E403F0" w:rsidRPr="00AD695E" w:rsidRDefault="00E403F0" w:rsidP="00E403F0">
      <w:pPr>
        <w:pStyle w:val="affffb"/>
        <w:rPr>
          <w:rtl/>
        </w:rPr>
      </w:pPr>
      <w:del w:id="94291" w:author="מנוע מכני" w:date="2026-10-11T12:04:39Z">
        <w:r>
          <w:rPr>
            <w:rtl/>
          </w:rPr>
          <w:delText xml:space="preserve"> </w:delText>
        </w:r>
      </w:del>
      <w:r>
        <w:rPr>
          <w:rFonts w:hint="cs"/>
          <w:rtl/>
        </w:rPr>
        <w:t>'</w:t>
      </w:r>
      <w:ins w:id="90477" w:author="Claude - סמנטי" w:date="2026-10-11T12:21:47Z">
        <w:r>
          <w:rPr>
            <w:rStyle w:val="afffff0"/>
            <w:rtl/>
          </w:rPr>
          <w:t xml:space="preserve">לְכָל חַטֹּאתָם</w:t>
        </w:r>
      </w:ins>
      <w:del w:id="90478" w:author="Claude - סמנטי" w:date="2026-10-11T12:21:47Z">
        <w:r>
          <w:rPr>
            <w:rtl/>
          </w:rPr>
          <w:delText xml:space="preserve">לכל חטאתם</w:delText>
        </w:r>
      </w:del>
      <w:r>
        <w:rPr>
          <w:rFonts w:hint="cs"/>
          <w:rtl/>
        </w:rPr>
        <w:t>'</w:t>
      </w:r>
      <w:r>
        <w:rPr>
          <w:rtl/>
        </w:rPr>
        <w:t xml:space="preserve"> - ולא לכל טומאתם.</w:t>
      </w:r>
    </w:p>
    <w:p w:rsidR="00E403F0" w:rsidRPr="00AD695E" w:rsidRDefault="00E403F0" w:rsidP="00E403F0">
      <w:pPr>
        <w:rPr>
          <w:rtl/>
        </w:rPr>
      </w:pPr>
      <w:r>
        <w:rPr>
          <w:rStyle w:val="2fb"/>
          <w:rFonts w:hint="cs"/>
          <w:rtl/>
        </w:rPr>
        <w:t>ולרשב</w:t>
      </w:r>
      <w:r>
        <w:rPr>
          <w:rStyle w:val="2fb"/>
          <w:rtl/>
        </w:rPr>
        <w:t>"</w:t>
      </w:r>
      <w:r>
        <w:rPr>
          <w:rStyle w:val="2fb"/>
          <w:rFonts w:hint="cs"/>
          <w:rtl/>
        </w:rPr>
        <w:t xml:space="preserve">י</w:t>
      </w:r>
      <w:r>
        <w:rPr>
          <w:rFonts w:hint="cs"/>
          <w:rtl/>
        </w:rPr>
        <w:t xml:space="preserve"> </w:t>
      </w:r>
      <w:r>
        <w:rPr>
          <w:rtl/>
        </w:rPr>
        <w:t xml:space="preserve">דיולדת חוטאת היא, </w:t>
      </w:r>
      <w:r>
        <w:rPr>
          <w:rFonts w:hint="cs"/>
          <w:rtl/>
        </w:rPr>
        <w:t xml:space="preserve">קרבנה </w:t>
      </w:r>
      <w:r>
        <w:rPr>
          <w:rtl/>
        </w:rPr>
        <w:t>ל</w:t>
      </w:r>
      <w:r>
        <w:rPr>
          <w:rFonts w:hint="cs"/>
          <w:rtl/>
        </w:rPr>
        <w:t xml:space="preserve">התירה </w:t>
      </w:r>
      <w:r>
        <w:rPr>
          <w:rtl/>
        </w:rPr>
        <w:t>באכילת קדשים ולא לכפרה מתיא.</w:t>
      </w:r>
    </w:p>
    <w:p>
      <w:pPr>
        <w:pStyle w:val="38"/>
        <w:rPr>
          <w:ins w:id="94292" w:author="מנוע מכני" w:date="2026-10-11T12:04:39Z"/>
        </w:rPr>
      </w:pPr>
      <w:r>
        <w:t>א</w:t>
      </w:r>
      <w:r>
        <w:t>ר</w:t>
      </w:r>
      <w:r>
        <w:t>"</w:t>
      </w:r>
      <w:r>
        <w:t xml:space="preserve">א </w:t>
      </w:r>
      <w:r>
        <w:t xml:space="preserve">אף אנן תנינא:</w:t>
      </w:r>
    </w:p>
    <w:p w:rsidR="00E403F0" w:rsidRPr="00AD695E" w:rsidRDefault="00E403F0" w:rsidP="00E403F0">
      <w:pPr>
        <w:rPr>
          <w:rtl/>
        </w:rPr>
      </w:pPr>
      <w:del w:id="94293" w:author="מנוע מכני" w:date="2026-10-11T12:04:39Z">
        <w:r>
          <w:rPr>
            <w:rtl/>
          </w:rPr>
          <w:delText xml:space="preserve"> </w:delText>
        </w:r>
      </w:del>
      <w:r>
        <w:rPr>
          <w:rtl/>
        </w:rPr>
        <w:t xml:space="preserve">האשה שיש </w:t>
      </w:r>
      <w:ins w:id="91619" w:author="מנוע מכני" w:date="2026-10-11T12:04:39Z">
        <w:r>
          <w:rPr>
            <w:rtl/>
          </w:rPr>
          <w:t xml:space="preserve">עליו</w:t>
        </w:r>
      </w:ins>
      <w:del w:id="91620" w:author="מנוע מכני" w:date="2026-10-11T12:04:39Z">
        <w:r>
          <w:rPr>
            <w:rtl/>
          </w:rPr>
          <w:delText xml:space="preserve">עליה</w:delText>
        </w:r>
      </w:del>
      <w:r>
        <w:rPr>
          <w:rtl/>
        </w:rPr>
        <w:t xml:space="preserve"> חטאת העוף ספק ועבר </w:t>
      </w:r>
      <w:ins w:id="91621" w:author="מנוע מכני" w:date="2026-10-11T12:04:39Z">
        <w:r>
          <w:rPr>
            <w:rtl/>
          </w:rPr>
          <w:t xml:space="preserve">עליו</w:t>
        </w:r>
      </w:ins>
      <w:del w:id="91622" w:author="מנוע מכני" w:date="2026-10-11T12:04:39Z">
        <w:r>
          <w:rPr>
            <w:rtl/>
          </w:rPr>
          <w:delText xml:space="preserve">עליה</w:delText>
        </w:r>
      </w:del>
      <w:r>
        <w:rPr>
          <w:rtl/>
        </w:rPr>
        <w:t xml:space="preserve"> יוה"כ חייבת להביא לאחר יוה"כ, מפני שמכשרתה לאכול בזבחים.</w:t>
      </w:r>
    </w:p>
    <w:p>
      <w:pPr>
        <w:pStyle w:val="38"/>
        <w:rPr>
          <w:ins w:id="94294" w:author="מנוע מכני" w:date="2026-10-11T12:04:39Z"/>
        </w:rPr>
      </w:pPr>
      <w:r>
        <w:t xml:space="preserve">אלא</w:t>
      </w:r>
    </w:p>
    <w:p w:rsidR="00E403F0" w:rsidRPr="00AD695E" w:rsidRDefault="00E403F0" w:rsidP="00E403F0">
      <w:pPr>
        <w:rPr>
          <w:rtl/>
        </w:rPr>
      </w:pPr>
      <w:del w:id="94295" w:author="מנוע מכני" w:date="2026-10-11T12:04:39Z">
        <w:r>
          <w:rPr>
            <w:rtl/>
          </w:rPr>
          <w:delText xml:space="preserve"> </w:delText>
        </w:r>
      </w:del>
      <w:r>
        <w:rPr>
          <w:rtl/>
        </w:rPr>
        <w:t xml:space="preserve">מעתה, ספק מצורע שעבר עליו יוה"כ </w:t>
      </w:r>
      <w:r>
        <w:rPr>
          <w:rtl/>
        </w:rPr>
        <w:t xml:space="preserve">לא</w:t>
      </w:r>
      <w:r>
        <w:rPr>
          <w:rtl/>
        </w:rPr>
        <w:t xml:space="preserve"> </w:t>
      </w:r>
      <w:ins w:id="92981" w:author="מנוע מכני" w:date="2026-10-11T12:04:39Z">
        <w:r>
          <w:rPr>
            <w:rtl/>
          </w:rPr>
          <w:t xml:space="preserve">מביא</w:t>
        </w:r>
      </w:ins>
      <w:del w:id="92982" w:author="מנוע מכני" w:date="2026-10-11T12:04:39Z">
        <w:r>
          <w:rPr>
            <w:rtl/>
          </w:rPr>
          <w:delText xml:space="preserve">מייתי</w:delText>
        </w:r>
      </w:del>
      <w:r>
        <w:rPr>
          <w:rtl/>
        </w:rPr>
        <w:t xml:space="preserve">, דחטא שאין מכיר בו אלא המקום הוא! </w:t>
      </w:r>
    </w:p>
    <w:p>
      <w:pPr>
        <w:pStyle w:val="38"/>
        <w:rPr>
          <w:ins w:id="94296" w:author="מנוע מכני" w:date="2026-10-11T12:04:39Z"/>
        </w:rPr>
      </w:pPr>
      <w:r>
        <w:t xml:space="preserve">- </w:t>
      </w:r>
      <w:r>
        <w:t>אר</w:t>
      </w:r>
      <w:r>
        <w:t>"</w:t>
      </w:r>
      <w:r>
        <w:t>א</w:t>
      </w:r>
      <w:r>
        <w:t xml:space="preserve">:</w:t>
      </w:r>
    </w:p>
    <w:p w:rsidR="00E403F0" w:rsidRPr="00AD695E" w:rsidRDefault="00E403F0" w:rsidP="00E403F0">
      <w:pPr>
        <w:pStyle w:val="affffb"/>
        <w:rPr>
          <w:rtl/>
        </w:rPr>
      </w:pPr>
      <w:del w:id="94297" w:author="מנוע מכני" w:date="2026-10-11T12:04:39Z">
        <w:r>
          <w:rPr>
            <w:rtl/>
          </w:rPr>
          <w:delText xml:space="preserve"> </w:delText>
        </w:r>
      </w:del>
      <w:r>
        <w:rPr>
          <w:rFonts w:hint="cs"/>
          <w:rtl/>
        </w:rPr>
        <w:t>'</w:t>
      </w:r>
      <w:ins w:id="90479" w:author="Claude - סמנטי" w:date="2026-10-11T12:21:47Z">
        <w:r>
          <w:rPr>
            <w:rStyle w:val="afffff0"/>
            <w:rtl/>
          </w:rPr>
          <w:t xml:space="preserve">לְכָל חַטֹּאתָם</w:t>
        </w:r>
      </w:ins>
      <w:del w:id="90480" w:author="Claude - סמנטי" w:date="2026-10-11T12:21:47Z">
        <w:r>
          <w:rPr>
            <w:rtl/>
          </w:rPr>
          <w:delText xml:space="preserve">לכל חטאתם</w:delText>
        </w:r>
      </w:del>
      <w:r>
        <w:rPr>
          <w:rFonts w:hint="cs"/>
          <w:rtl/>
        </w:rPr>
        <w:t>'</w:t>
      </w:r>
      <w:r>
        <w:rPr>
          <w:rtl/>
        </w:rPr>
        <w:t xml:space="preserve"> - ולא לכל טומאתם.</w:t>
      </w:r>
    </w:p>
    <w:p>
      <w:pPr>
        <w:pStyle w:val="38"/>
        <w:rPr>
          <w:ins w:id="94298" w:author="מנוע מכני" w:date="2026-10-11T12:04:39Z"/>
        </w:rPr>
      </w:pPr>
      <w:r>
        <w:t>והא א</w:t>
      </w:r>
      <w:r>
        <w:t>רשב</w:t>
      </w:r>
      <w:r>
        <w:t>"</w:t>
      </w:r>
      <w:r>
        <w:t>נ מרי</w:t>
      </w:r>
      <w:r>
        <w:t>"</w:t>
      </w:r>
      <w:r>
        <w:t>ו</w:t>
      </w:r>
      <w:r>
        <w:t xml:space="preserve">:</w:t>
      </w:r>
    </w:p>
    <w:p w:rsidR="00E403F0" w:rsidRPr="00AD695E" w:rsidRDefault="00E403F0" w:rsidP="00E403F0">
      <w:pPr>
        <w:rPr>
          <w:rtl/>
        </w:rPr>
      </w:pPr>
      <w:del w:id="94299" w:author="מנוע מכני" w:date="2026-10-11T12:04:39Z">
        <w:r>
          <w:rPr>
            <w:rtl/>
          </w:rPr>
          <w:delText xml:space="preserve"> </w:delText>
        </w:r>
      </w:del>
      <w:r>
        <w:rPr>
          <w:rtl/>
        </w:rPr>
        <w:t xml:space="preserve">על ז' דברים נגעים באים! (סימן: גג"ג ששל"ץ) מצורע </w:t>
      </w:r>
      <w:ins w:id="92983" w:author="מנוע מכני" w:date="2026-10-11T12:04:39Z">
        <w:r>
          <w:rPr>
            <w:rtl/>
          </w:rPr>
          <w:t xml:space="preserve">מביא</w:t>
        </w:r>
      </w:ins>
      <w:del w:id="92984" w:author="מנוע מכני" w:date="2026-10-11T12:04:39Z">
        <w:r>
          <w:rPr>
            <w:rtl/>
          </w:rPr>
          <w:delText xml:space="preserve">מייתי</w:delText>
        </w:r>
      </w:del>
      <w:r>
        <w:rPr>
          <w:rtl/>
        </w:rPr>
        <w:t xml:space="preserve">, </w:t>
      </w:r>
      <w:ins w:id="90811" w:author="מנוע מכני" w:date="2026-10-11T12:04:39Z">
        <w:r>
          <w:rPr>
            <w:rtl/>
          </w:rPr>
          <w:t xml:space="preserve">לא</w:t>
        </w:r>
      </w:ins>
      <w:del w:id="90812" w:author="מנוע מכני" w:date="2026-10-11T12:04:39Z">
        <w:r>
          <w:rPr>
            <w:rtl/>
          </w:rPr>
          <w:delText xml:space="preserve">לאו</w:delText>
        </w:r>
      </w:del>
      <w:r>
        <w:rPr>
          <w:rtl/>
        </w:rPr>
        <w:t xml:space="preserve"> לכפרה </w:t>
      </w:r>
      <w:ins w:id="92985" w:author="מנוע מכני" w:date="2026-10-11T12:04:39Z">
        <w:r>
          <w:rPr>
            <w:rtl/>
          </w:rPr>
          <w:t xml:space="preserve">מביא</w:t>
        </w:r>
      </w:ins>
      <w:del w:id="92986" w:author="מנוע מכני" w:date="2026-10-11T12:04:39Z">
        <w:r>
          <w:rPr>
            <w:rtl/>
          </w:rPr>
          <w:delText xml:space="preserve">מייתי</w:delText>
        </w:r>
      </w:del>
      <w:r>
        <w:rPr>
          <w:rtl/>
        </w:rPr>
        <w:t xml:space="preserve">, אלא לאישתרויי באכילת קדשים הוא.</w:t>
      </w:r>
    </w:p>
    <w:p>
      <w:pPr>
        <w:pStyle w:val="38"/>
        <w:rPr>
          <w:ins w:id="94300" w:author="מנוע מכני" w:date="2026-10-11T12:04:39Z"/>
        </w:rPr>
      </w:pPr>
      <w:r>
        <w:t xml:space="preserve">אלא</w:t>
      </w:r>
    </w:p>
    <w:p w:rsidR="00E403F0" w:rsidRPr="00AD695E" w:rsidRDefault="00E403F0" w:rsidP="00E403F0">
      <w:pPr>
        <w:rPr>
          <w:rtl/>
        </w:rPr>
      </w:pPr>
      <w:del w:id="94301" w:author="מנוע מכני" w:date="2026-10-11T12:04:39Z">
        <w:r>
          <w:rPr>
            <w:rtl/>
          </w:rPr>
          <w:delText xml:space="preserve"> </w:delText>
        </w:r>
      </w:del>
      <w:r>
        <w:rPr>
          <w:rtl/>
        </w:rPr>
        <w:t xml:space="preserve">מעתה ספק נזיר שעבר עליו יוה"כ </w:t>
      </w:r>
      <w:r>
        <w:rPr>
          <w:rtl/>
        </w:rPr>
        <w:t xml:space="preserve">לא</w:t>
      </w:r>
      <w:r>
        <w:rPr>
          <w:rtl/>
        </w:rPr>
        <w:t xml:space="preserve"> </w:t>
      </w:r>
      <w:ins w:id="92987" w:author="מנוע מכני" w:date="2026-10-11T12:04:39Z">
        <w:r>
          <w:rPr>
            <w:rtl/>
          </w:rPr>
          <w:t xml:space="preserve">מביא</w:t>
        </w:r>
      </w:ins>
      <w:del w:id="92988" w:author="מנוע מכני" w:date="2026-10-11T12:04:39Z">
        <w:r>
          <w:rPr>
            <w:rtl/>
          </w:rPr>
          <w:delText xml:space="preserve">מייתי</w:delText>
        </w:r>
      </w:del>
      <w:r>
        <w:rPr>
          <w:rtl/>
        </w:rPr>
        <w:t xml:space="preserve"> קרבן, </w:t>
      </w:r>
      <w:ins w:id="90813" w:author="מנוע מכני" w:date="2026-10-11T12:04:39Z">
        <w:r>
          <w:rPr>
            <w:rtl/>
          </w:rPr>
          <w:t xml:space="preserve">שהרי</w:t>
        </w:r>
      </w:ins>
      <w:del w:id="90814" w:author="מנוע מכני" w:date="2026-10-11T12:04:39Z">
        <w:r>
          <w:rPr>
            <w:rtl/>
          </w:rPr>
          <w:delText xml:space="preserve">דהא</w:delText>
        </w:r>
      </w:del>
      <w:r>
        <w:rPr>
          <w:rtl/>
        </w:rPr>
        <w:t xml:space="preserve"> כפר יוה"כ, דחטא שאין מכיר בו אלא המקום הוא! </w:t>
      </w:r>
      <w:r>
        <w:rPr>
          <w:rStyle w:val="2fb"/>
          <w:rFonts w:hint="cs"/>
          <w:rtl/>
        </w:rPr>
        <w:t>אר</w:t>
      </w:r>
      <w:r>
        <w:rPr>
          <w:rStyle w:val="2fb"/>
          <w:rtl/>
        </w:rPr>
        <w:t>"</w:t>
      </w:r>
      <w:r>
        <w:rPr>
          <w:rStyle w:val="2fb"/>
          <w:rFonts w:hint="cs"/>
          <w:rtl/>
        </w:rPr>
        <w:t>ה</w:t>
      </w:r>
      <w:r>
        <w:rPr>
          <w:rtl/>
        </w:rPr>
        <w:t>: לכל חטאת - ולא לכל טומאה.</w:t>
      </w:r>
    </w:p>
    <w:p w:rsidR="00E403F0" w:rsidRPr="00AD695E" w:rsidRDefault="00E403F0" w:rsidP="00E403F0">
      <w:pPr>
        <w:rPr>
          <w:rtl/>
        </w:rPr>
      </w:pPr>
      <w:r w:rsidRPr="00A757C8">
        <w:rPr>
          <w:rStyle w:val="2fb"/>
          <w:rtl/>
        </w:rPr>
        <w:t>ולר</w:t>
      </w:r>
      <w:r w:rsidRPr="00A757C8">
        <w:rPr>
          <w:rStyle w:val="2fb"/>
          <w:rFonts w:hint="cs"/>
          <w:rtl/>
        </w:rPr>
        <w:t>אבה</w:t>
      </w:r>
      <w:r w:rsidRPr="00A757C8">
        <w:rPr>
          <w:rStyle w:val="2fb"/>
          <w:rtl/>
        </w:rPr>
        <w:t>"</w:t>
      </w:r>
      <w:r w:rsidRPr="00A757C8">
        <w:rPr>
          <w:rStyle w:val="2fb"/>
          <w:rFonts w:hint="cs"/>
          <w:rtl/>
        </w:rPr>
        <w:t>ק</w:t>
      </w:r>
      <w:r w:rsidRPr="00A757C8">
        <w:rPr>
          <w:rStyle w:val="2fb"/>
          <w:rtl/>
        </w:rPr>
        <w:t xml:space="preserve">ר</w:t>
      </w:r>
      <w:r w:rsidRPr="00A757C8">
        <w:rPr>
          <w:rtl/>
        </w:rPr>
        <w:t xml:space="preserve"> דנזיר חוטא הוא</w:t>
      </w:r>
      <w:r w:rsidRPr="00A757C8">
        <w:rPr>
          <w:rFonts w:hint="cs"/>
          <w:rtl/>
        </w:rPr>
        <w:t xml:space="preserve"> </w:t>
      </w:r>
      <w:r w:rsidRPr="00A757C8">
        <w:rPr>
          <w:rtl/>
        </w:rPr>
        <w:t xml:space="preserve">נזיר </w:t>
      </w:r>
      <w:r w:rsidRPr="00A757C8">
        <w:rPr>
          <w:rFonts w:hint="cs"/>
          <w:rtl/>
        </w:rPr>
        <w:t>כשמביא</w:t>
      </w:r>
      <w:r w:rsidRPr="00A757C8">
        <w:rPr>
          <w:rtl/>
        </w:rPr>
        <w:t xml:space="preserve"> קרבן, </w:t>
      </w:r>
      <w:ins w:id="90815" w:author="מנוע מכני" w:date="2026-10-11T12:04:39Z">
        <w:r>
          <w:rPr>
            <w:rtl/>
          </w:rPr>
          <w:t xml:space="preserve">לא</w:t>
        </w:r>
      </w:ins>
      <w:del w:id="90816" w:author="מנוע מכני" w:date="2026-10-11T12:04:39Z">
        <w:r w:rsidRPr="00A757C8">
          <w:rPr>
            <w:rtl/>
          </w:rPr>
          <w:delText xml:space="preserve">לאו</w:delText>
        </w:r>
      </w:del>
      <w:r w:rsidRPr="00A757C8">
        <w:rPr>
          <w:rtl/>
        </w:rPr>
        <w:t xml:space="preserve"> לכפרה מ</w:t>
      </w:r>
      <w:r w:rsidRPr="00A757C8">
        <w:rPr>
          <w:rFonts w:hint="cs"/>
          <w:rtl/>
        </w:rPr>
        <w:t>ביא</w:t>
      </w:r>
      <w:r w:rsidRPr="00A757C8">
        <w:rPr>
          <w:rtl/>
        </w:rPr>
        <w:t xml:space="preserve">, אלא </w:t>
      </w:r>
      <w:ins w:id="90169" w:author="Claude - סמנטי" w:date="2026-10-11T12:21:47Z">
        <w:r>
          <w:rPr>
            <w:rtl/>
          </w:rPr>
          <w:t xml:space="preserve">לחול</w:t>
        </w:r>
      </w:ins>
      <w:del w:id="90170" w:author="Claude - סמנטי" w:date="2026-10-11T12:21:47Z">
        <w:r w:rsidRPr="00A757C8">
          <w:rPr>
            <w:rtl/>
          </w:rPr>
          <w:delText xml:space="preserve">למיחל</w:delText>
        </w:r>
      </w:del>
      <w:r w:rsidRPr="00A757C8">
        <w:rPr>
          <w:rtl/>
        </w:rPr>
        <w:t xml:space="preserve"> עליו נזירות טהרה הוא.</w:t>
      </w:r>
    </w:p>
    <w:p>
      <w:pPr>
        <w:pStyle w:val="38"/>
        <w:rPr>
          <w:ins w:id="94302" w:author="מנוע מכני" w:date="2026-10-11T12:04:39Z"/>
        </w:rPr>
      </w:pPr>
      <w:r w:rsidRPr="00A757C8">
        <w:t xml:space="preserve">והך</w:t>
      </w:r>
    </w:p>
    <w:p w:rsidR="00E403F0" w:rsidRPr="00AD695E" w:rsidRDefault="00E403F0" w:rsidP="00E403F0">
      <w:pPr>
        <w:rPr>
          <w:rtl/>
        </w:rPr>
      </w:pPr>
      <w:del w:id="94303" w:author="מנוע מכני" w:date="2026-10-11T12:04:39Z">
        <w:r w:rsidRPr="00A757C8">
          <w:rPr>
            <w:rFonts w:hint="cs"/>
            <w:rtl/>
          </w:rPr>
          <w:delText xml:space="preserve"> </w:delText>
        </w:r>
      </w:del>
      <w:r w:rsidRPr="00A757C8">
        <w:rPr>
          <w:rFonts w:hint="cs"/>
          <w:rtl/>
        </w:rPr>
        <w:t xml:space="preserve">ד</w:t>
      </w:r>
      <w:r w:rsidRPr="00A757C8">
        <w:rPr>
          <w:rtl/>
        </w:rPr>
        <w:t xml:space="preserve">ספק סוטה שעבר </w:t>
      </w:r>
      <w:ins w:id="91623" w:author="מנוע מכני" w:date="2026-10-11T12:04:39Z">
        <w:r>
          <w:rPr>
            <w:rtl/>
          </w:rPr>
          <w:t xml:space="preserve">עליו</w:t>
        </w:r>
      </w:ins>
      <w:del w:id="91624" w:author="מנוע מכני" w:date="2026-10-11T12:04:39Z">
        <w:r w:rsidRPr="00A757C8">
          <w:rPr>
            <w:rtl/>
          </w:rPr>
          <w:delText xml:space="preserve">עליה</w:delText>
        </w:r>
      </w:del>
      <w:r w:rsidRPr="00A757C8">
        <w:rPr>
          <w:rtl/>
        </w:rPr>
        <w:t xml:space="preserve"> יוה"כ </w:t>
      </w:r>
      <w:r w:rsidRPr="00A757C8">
        <w:rPr>
          <w:rtl/>
        </w:rPr>
        <w:t xml:space="preserve">לא</w:t>
      </w:r>
      <w:r w:rsidRPr="00A757C8">
        <w:rPr>
          <w:rtl/>
        </w:rPr>
        <w:t xml:space="preserve"> תייתי, </w:t>
      </w:r>
      <w:ins w:id="90817" w:author="מנוע מכני" w:date="2026-10-11T12:04:39Z">
        <w:r>
          <w:rPr>
            <w:rtl/>
          </w:rPr>
          <w:t xml:space="preserve">שהרי</w:t>
        </w:r>
      </w:ins>
      <w:del w:id="90818" w:author="מנוע מכני" w:date="2026-10-11T12:04:39Z">
        <w:r w:rsidRPr="00A757C8">
          <w:rPr>
            <w:rtl/>
          </w:rPr>
          <w:delText xml:space="preserve">דהא</w:delText>
        </w:r>
      </w:del>
      <w:r w:rsidRPr="00A757C8">
        <w:rPr>
          <w:rtl/>
        </w:rPr>
        <w:t xml:space="preserve"> כפר עלה יוה"כ, דחטא שאינו מכיר בו אלא המקום! </w:t>
      </w:r>
    </w:p>
    <w:p>
      <w:pPr>
        <w:pStyle w:val="38"/>
        <w:rPr>
          <w:ins w:id="94304" w:author="מנוע מכני" w:date="2026-10-11T12:04:39Z"/>
        </w:rPr>
      </w:pPr>
      <w:r>
        <w:tab/>
      </w:r>
      <w:r>
        <w:t>אר</w:t>
      </w:r>
      <w:r>
        <w:t>"</w:t>
      </w:r>
      <w:r>
        <w:t>ה</w:t>
      </w:r>
      <w:r>
        <w:t xml:space="preserve">:</w:t>
      </w:r>
    </w:p>
    <w:p w:rsidR="00E403F0" w:rsidRPr="00AD695E" w:rsidRDefault="00E403F0" w:rsidP="00E403F0">
      <w:pPr>
        <w:rPr>
          <w:rtl/>
        </w:rPr>
      </w:pPr>
      <w:del w:id="94305" w:author="מנוע מכני" w:date="2026-10-11T12:04:39Z">
        <w:r>
          <w:rPr>
            <w:rtl/>
          </w:rPr>
          <w:delText xml:space="preserve"> </w:delText>
        </w:r>
      </w:del>
      <w:r>
        <w:rPr>
          <w:rFonts w:hint="cs"/>
          <w:rtl/>
        </w:rPr>
        <w:t>'</w:t>
      </w:r>
      <w:ins w:id="90481" w:author="Claude - סמנטי" w:date="2026-10-11T12:21:47Z">
        <w:r>
          <w:rPr>
            <w:rStyle w:val="afffff0"/>
            <w:rtl/>
          </w:rPr>
          <w:t xml:space="preserve">לְכָל חַטֹּאתָם</w:t>
        </w:r>
      </w:ins>
      <w:del w:id="90482" w:author="Claude - סמנטי" w:date="2026-10-11T12:21:47Z">
        <w:r>
          <w:rPr>
            <w:rtl/>
          </w:rPr>
          <w:delText xml:space="preserve">לכל חטאתם</w:delText>
        </w:r>
      </w:del>
      <w:r>
        <w:rPr>
          <w:rFonts w:hint="cs"/>
          <w:rtl/>
        </w:rPr>
        <w:t>'</w:t>
      </w:r>
      <w:r>
        <w:rPr>
          <w:rtl/>
        </w:rPr>
        <w:t xml:space="preserve"> - ולא לכל טומאתם.</w:t>
      </w:r>
    </w:p>
    <w:p>
      <w:pPr>
        <w:pStyle w:val="38"/>
        <w:rPr>
          <w:ins w:id="94306" w:author="מנוע מכני" w:date="2026-10-11T12:04:39Z"/>
        </w:rPr>
      </w:pPr>
      <w:r>
        <w:tab/>
        <w:t>אביי</w:t>
      </w:r>
      <w:r>
        <w:t>:</w:t>
      </w:r>
    </w:p>
    <w:p w:rsidR="00E403F0" w:rsidRPr="00AD695E" w:rsidRDefault="00E403F0" w:rsidP="00E403F0">
      <w:pPr>
        <w:rPr>
          <w:rtl/>
        </w:rPr>
      </w:pPr>
      <w:del w:id="94307" w:author="מנוע מכני" w:date="2026-10-11T12:04:39Z">
        <w:r>
          <w:rPr>
            <w:rtl/>
          </w:rPr>
          <w:delText xml:space="preserve"> </w:delText>
        </w:r>
      </w:del>
      <w:r>
        <w:rPr>
          <w:rtl/>
        </w:rPr>
        <w:t xml:space="preserve">בועל מכיר בו.</w:t>
      </w:r>
    </w:p>
    <w:p>
      <w:pPr>
        <w:pStyle w:val="38"/>
        <w:rPr>
          <w:ins w:id="94308" w:author="מנוע מכני" w:date="2026-10-11T12:04:39Z"/>
        </w:rPr>
      </w:pPr>
      <w:r>
        <w:tab/>
        <w:t xml:space="preserve">רבא:</w:t>
      </w:r>
    </w:p>
    <w:p w:rsidR="00E403F0" w:rsidRPr="00AD695E" w:rsidRDefault="00E403F0" w:rsidP="00E403F0">
      <w:pPr>
        <w:rPr>
          <w:rtl/>
        </w:rPr>
      </w:pPr>
      <w:del w:id="94309" w:author="מנוע מכני" w:date="2026-10-11T12:04:39Z">
        <w:r>
          <w:rPr>
            <w:rtl/>
          </w:rPr>
          <w:tab/>
          <w:delText xml:space="preserve"> </w:delText>
        </w:r>
      </w:del>
      <w:r>
        <w:rPr>
          <w:rtl/>
        </w:rPr>
        <w:tab/>
        <w:t xml:space="preserve">סוטה כי מתייא לברר עון </w:t>
      </w:r>
      <w:r>
        <w:rPr>
          <w:rFonts w:hint="cs"/>
          <w:rtl/>
        </w:rPr>
        <w:t>באה</w:t>
      </w:r>
      <w:r>
        <w:rPr>
          <w:rtl/>
        </w:rPr>
        <w:t>.</w:t>
      </w:r>
    </w:p>
    <w:p>
      <w:pPr>
        <w:pStyle w:val="38"/>
        <w:rPr>
          <w:ins w:id="94310" w:author="מנוע מכני" w:date="2026-10-11T12:04:39Z"/>
        </w:rPr>
      </w:pPr>
      <w:r>
        <w:t xml:space="preserve">והך</w:t>
      </w:r>
    </w:p>
    <w:p w:rsidR="00E403F0" w:rsidRPr="00AD695E" w:rsidRDefault="00E403F0" w:rsidP="00E403F0">
      <w:pPr>
        <w:rPr>
          <w:rtl/>
        </w:rPr>
      </w:pPr>
      <w:del w:id="94311" w:author="מנוע מכני" w:date="2026-10-11T12:04:39Z">
        <w:r>
          <w:rPr>
            <w:rFonts w:hint="cs"/>
            <w:rtl/>
          </w:rPr>
          <w:delText xml:space="preserve"> </w:delText>
        </w:r>
      </w:del>
      <w:r>
        <w:rPr>
          <w:rFonts w:hint="cs"/>
          <w:rtl/>
        </w:rPr>
        <w:t xml:space="preserve">ד</w:t>
      </w:r>
      <w:r>
        <w:rPr>
          <w:rtl/>
        </w:rPr>
        <w:t xml:space="preserve">עגלה ערופה שעבר </w:t>
      </w:r>
      <w:ins w:id="91625" w:author="מנוע מכני" w:date="2026-10-11T12:04:39Z">
        <w:r>
          <w:rPr>
            <w:rtl/>
          </w:rPr>
          <w:t xml:space="preserve">עליו</w:t>
        </w:r>
      </w:ins>
      <w:del w:id="91626" w:author="מנוע מכני" w:date="2026-10-11T12:04:39Z">
        <w:r>
          <w:rPr>
            <w:rtl/>
          </w:rPr>
          <w:delText xml:space="preserve">עליה</w:delText>
        </w:r>
      </w:del>
      <w:r>
        <w:rPr>
          <w:rtl/>
        </w:rPr>
        <w:t xml:space="preserve"> יוה"כ וכו'! </w:t>
      </w:r>
    </w:p>
    <w:p>
      <w:pPr>
        <w:pStyle w:val="38"/>
        <w:rPr>
          <w:ins w:id="94312" w:author="מנוע מכני" w:date="2026-10-11T12:04:39Z"/>
        </w:rPr>
      </w:pPr>
      <w:r>
        <w:tab/>
        <w:t xml:space="preserve">אביי:</w:t>
      </w:r>
    </w:p>
    <w:p w:rsidR="00E403F0" w:rsidRPr="00AD695E" w:rsidRDefault="00E403F0" w:rsidP="00E403F0">
      <w:pPr>
        <w:rPr>
          <w:rtl/>
        </w:rPr>
      </w:pPr>
      <w:del w:id="94313" w:author="מנוע מכני" w:date="2026-10-11T12:04:39Z">
        <w:r>
          <w:rPr>
            <w:rtl/>
          </w:rPr>
          <w:tab/>
          <w:delText xml:space="preserve"> </w:delText>
        </w:r>
      </w:del>
      <w:r>
        <w:rPr>
          <w:rtl/>
        </w:rPr>
        <w:tab/>
        <w:t xml:space="preserve">הורג מכיר.</w:t>
      </w:r>
    </w:p>
    <w:p>
      <w:pPr>
        <w:pStyle w:val="38"/>
        <w:rPr>
          <w:ins w:id="94314" w:author="מנוע מכני" w:date="2026-10-11T12:04:39Z"/>
        </w:rPr>
      </w:pPr>
      <w:r>
        <w:tab/>
        <w:t xml:space="preserve">רבא:</w:t>
      </w:r>
    </w:p>
    <w:p w:rsidR="00E403F0" w:rsidRPr="00AD695E" w:rsidRDefault="00E403F0" w:rsidP="00E403F0">
      <w:pPr>
        <w:rPr>
          <w:rtl/>
        </w:rPr>
      </w:pPr>
      <w:del w:id="94315" w:author="מנוע מכני" w:date="2026-10-11T12:04:39Z">
        <w:r>
          <w:rPr>
            <w:rtl/>
          </w:rPr>
          <w:tab/>
          <w:delText xml:space="preserve"> </w:delText>
        </w:r>
      </w:del>
      <w:r>
        <w:rPr>
          <w:rFonts w:hint="cs"/>
          <w:rtl/>
        </w:rPr>
        <w:t>'</w:t>
      </w:r>
      <w:ins w:id="90483" w:author="Claude - סמנטי" w:date="2026-10-11T12:21:47Z">
        <w:r>
          <w:rPr>
            <w:rStyle w:val="afffff0"/>
            <w:rtl/>
          </w:rPr>
          <w:t xml:space="preserve">וְלָאָרֶץ לֹא יְכוּפַּר לַדָּם אֲשֶׁר שֻׁפַּךְ בָּהּ וְגוֹ</w:t>
        </w:r>
      </w:ins>
      <w:del w:id="90484" w:author="Claude - סמנטי" w:date="2026-10-11T12:21:47Z">
        <w:r>
          <w:rPr>
            <w:rtl/>
          </w:rPr>
          <w:delText xml:space="preserve">ולארץ </w:delText>
        </w:r>
        <w:r>
          <w:rPr>
            <w:rtl/>
          </w:rPr>
          <w:delText xml:space="preserve">לא</w:delText>
        </w:r>
        <w:r>
          <w:rPr>
            <w:rtl/>
          </w:rPr>
          <w:delText xml:space="preserve"> יכופר לדם אשר שפך בה וגו</w:delText>
        </w:r>
      </w:del>
      <w:r>
        <w:rPr>
          <w:rtl/>
        </w:rPr>
        <w:t xml:space="preserve">'.</w:t>
      </w:r>
    </w:p>
    <w:p>
      <w:pPr>
        <w:pStyle w:val="38"/>
        <w:rPr>
          <w:ins w:id="94316" w:author="מנוע מכני" w:date="2026-10-11T12:04:39Z"/>
        </w:rPr>
      </w:pPr>
      <w:ins w:id="90195" w:author="מנוע מכני" w:date="2026-10-11T12:04:39Z">
        <w:r>
          <w:t xml:space="preserve">ר"פ</w:t>
        </w:r>
      </w:ins>
      <w:del w:id="90196" w:author="מנוע מכני" w:date="2026-10-11T12:04:39Z">
        <w:r>
          <w:tab/>
          <w:delText xml:space="preserve">רב פפא</w:delText>
        </w:r>
      </w:del>
      <w:del w:id="95631" w:author="Claude" w:date="2026-10-11T09:07:45Z">
        <w:r>
          <w:delText xml:space="preserve">	</w:delText>
        </w:r>
      </w:del>
      <w:r>
        <w:t xml:space="preserve">:</w:t>
      </w:r>
    </w:p>
    <w:p w:rsidR="00E403F0" w:rsidRPr="00AD695E" w:rsidRDefault="00E403F0" w:rsidP="00E403F0">
      <w:pPr>
        <w:rPr>
          <w:rtl/>
        </w:rPr>
      </w:pPr>
      <w:del w:id="94317" w:author="מנוע מכני" w:date="2026-10-11T12:04:39Z">
        <w:r>
          <w:rPr>
            <w:rtl/>
          </w:rPr>
          <w:tab/>
          <w:delText xml:space="preserve"> </w:delText>
        </w:r>
      </w:del>
      <w:r>
        <w:rPr>
          <w:rFonts w:hint="cs"/>
          <w:rtl/>
        </w:rPr>
        <w:t>'</w:t>
      </w:r>
      <w:ins w:id="90485" w:author="Claude - סמנטי" w:date="2026-10-11T12:21:47Z">
        <w:r>
          <w:rPr>
            <w:rStyle w:val="afffff0"/>
            <w:rtl/>
          </w:rPr>
          <w:t xml:space="preserve">כַּפֵּר לְעַמְּךָ יִשְׂרָאֵל וְגוֹ</w:t>
        </w:r>
      </w:ins>
      <w:del w:id="90486" w:author="Claude - סמנטי" w:date="2026-10-11T12:21:47Z">
        <w:r>
          <w:rPr>
            <w:rtl/>
          </w:rPr>
          <w:delText xml:space="preserve">כפר לעמך ישראל וגו</w:delText>
        </w:r>
      </w:del>
      <w:r>
        <w:rPr>
          <w:rtl/>
        </w:rPr>
        <w:t xml:space="preserve">', ראויה כפרה זו שתכפר על יוצאי מצרים.</w:t>
      </w:r>
    </w:p>
    <w:p w:rsidR="00E403F0" w:rsidRPr="00AD695E" w:rsidRDefault="00E403F0" w:rsidP="00E403F0">
      <w:pPr>
        <w:rPr>
          <w:rtl/>
        </w:rPr>
      </w:pPr>
      <w:ins w:id="91627" w:author="מנוע מכני" w:date="2026-10-11T12:04:39Z">
        <w:r>
          <w:rPr>
            <w:rtl/>
          </w:rPr>
          <w:t xml:space="preserve">עכשיו</w:t>
        </w:r>
      </w:ins>
      <w:del w:id="91628" w:author="מנוע מכני" w:date="2026-10-11T12:04:39Z">
        <w:r w:rsidRPr="00A757C8">
          <w:rPr>
            <w:rtl/>
          </w:rPr>
          <w:delText xml:space="preserve">השתא</w:delText>
        </w:r>
      </w:del>
      <w:r w:rsidRPr="00A757C8">
        <w:rPr>
          <w:rFonts w:hint="cs"/>
          <w:rtl/>
        </w:rPr>
        <w:t xml:space="preserve"> ד</w:t>
      </w:r>
      <w:r w:rsidRPr="00A757C8">
        <w:rPr>
          <w:rtl/>
        </w:rPr>
        <w:t>חטא שאין מכיר בו אלא המקום יוה"כ מכפר, אימא: כ</w:t>
      </w:r>
      <w:r w:rsidRPr="00A757C8">
        <w:rPr>
          <w:rFonts w:hint="cs"/>
          <w:rtl/>
        </w:rPr>
        <w:t xml:space="preserve">שנודע לו אחר </w:t>
      </w:r>
      <w:r w:rsidRPr="00A757C8">
        <w:rPr>
          <w:rtl/>
        </w:rPr>
        <w:t xml:space="preserve">יוה"כ </w:t>
      </w:r>
      <w:ins w:id="90819" w:author="מנוע מכני" w:date="2026-10-11T12:04:39Z">
        <w:r>
          <w:rPr>
            <w:rtl/>
          </w:rPr>
          <w:t xml:space="preserve">גם</w:t>
        </w:r>
      </w:ins>
      <w:del w:id="90820" w:author="מנוע מכני" w:date="2026-10-11T12:04:39Z">
        <w:r w:rsidRPr="00A757C8">
          <w:rPr>
            <w:rtl/>
          </w:rPr>
          <w:delText xml:space="preserve">נמי</w:delText>
        </w:r>
      </w:del>
      <w:r w:rsidRPr="00A757C8">
        <w:rPr>
          <w:rtl/>
        </w:rPr>
        <w:t xml:space="preserve"> </w:t>
      </w:r>
      <w:r w:rsidRPr="00A757C8">
        <w:rPr>
          <w:rtl/>
        </w:rPr>
        <w:t xml:space="preserve">לא</w:t>
      </w:r>
      <w:r w:rsidRPr="00A757C8">
        <w:rPr>
          <w:rtl/>
        </w:rPr>
        <w:t xml:space="preserve"> </w:t>
      </w:r>
      <w:r w:rsidRPr="00A757C8">
        <w:rPr>
          <w:rFonts w:hint="cs"/>
          <w:rtl/>
        </w:rPr>
        <w:t>יביא</w:t>
      </w:r>
      <w:r w:rsidRPr="00A757C8">
        <w:rPr>
          <w:rtl/>
        </w:rPr>
        <w:t xml:space="preserve"> חטאת! </w:t>
      </w:r>
    </w:p>
    <w:p>
      <w:pPr>
        <w:pStyle w:val="afffff8"/>
        <w:rPr>
          <w:ins w:id="90025" w:author="קלוד" w:date="2026-10-11T12:26:18Z"/>
        </w:rPr>
      </w:pPr>
      <w:ins w:id="90026" w:author="קלוד" w:date="2026-10-11T12:26:18Z">
        <w:r>
          <w:rPr>
            <w:color w:val="7B3F00"/>
          </w:rPr>
          <w:t xml:space="preserve">נודע לו אחר יוה"כ - 'ידיעה' ביחיד, נשיא וצבור</w:t>
        </w:r>
      </w:ins>
    </w:p>
    <w:p>
      <w:pPr>
        <w:pStyle w:val="38"/>
        <w:rPr>
          <w:ins w:id="94318" w:author="מנוע מכני" w:date="2026-10-11T12:04:39Z"/>
        </w:rPr>
      </w:pPr>
      <w:r>
        <w:t>אר</w:t>
      </w:r>
      <w:r>
        <w:t>"</w:t>
      </w:r>
      <w:r>
        <w:t>ז</w:t>
      </w:r>
      <w:r>
        <w:t xml:space="preserve">:</w:t>
      </w:r>
    </w:p>
    <w:p w:rsidR="00E403F0" w:rsidRPr="00AD695E" w:rsidRDefault="00E403F0" w:rsidP="00E403F0">
      <w:pPr>
        <w:rPr>
          <w:rtl/>
        </w:rPr>
      </w:pPr>
      <w:del w:id="94319" w:author="מנוע מכני" w:date="2026-10-11T12:04:39Z">
        <w:r>
          <w:rPr>
            <w:rtl/>
          </w:rPr>
          <w:delText xml:space="preserve"> </w:delText>
        </w:r>
      </w:del>
      <w:r>
        <w:rPr>
          <w:rtl/>
        </w:rPr>
        <w:t xml:space="preserve">לא</w:t>
      </w:r>
      <w:r>
        <w:rPr>
          <w:rtl/>
        </w:rPr>
        <w:t xml:space="preserve"> מצית אמרת, דקרא ידיעה גבי חטאת וגבי נשיא וגבי צבור.</w:t>
      </w:r>
    </w:p>
    <w:p w:rsidR="00E403F0" w:rsidRPr="00AD695E" w:rsidRDefault="00E403F0" w:rsidP="00E403F0">
      <w:pPr>
        <w:rPr>
          <w:rtl/>
        </w:rPr>
      </w:pPr>
      <w:r w:rsidRPr="00A757C8">
        <w:rPr>
          <w:rtl/>
        </w:rPr>
        <w:t xml:space="preserve">צריכי! </w:t>
      </w:r>
      <w:r w:rsidRPr="00A757C8">
        <w:rPr>
          <w:rFonts w:hint="cs"/>
          <w:rtl/>
        </w:rPr>
        <w:t xml:space="preserve">נשיא דלא לימא מה ליחיד שכל קרבנו נקבה, </w:t>
      </w:r>
    </w:p>
    <w:p w:rsidR="00E403F0" w:rsidRPr="00AD695E" w:rsidRDefault="00E403F0" w:rsidP="00E403F0">
      <w:pPr>
        <w:rPr>
          <w:rtl/>
        </w:rPr>
      </w:pPr>
      <w:r w:rsidRPr="00A757C8">
        <w:rPr>
          <w:rtl/>
        </w:rPr>
        <w:lastRenderedPageBreak/>
        <w:tab/>
      </w:r>
      <w:r w:rsidRPr="00A757C8">
        <w:rPr>
          <w:rFonts w:hint="cs"/>
          <w:rtl/>
        </w:rPr>
        <w:t xml:space="preserve">ויחיד מנשיא </w:t>
      </w:r>
      <w:r w:rsidRPr="00A757C8">
        <w:rPr>
          <w:rFonts w:hint="cs"/>
          <w:rtl/>
        </w:rPr>
        <w:t xml:space="preserve">לא</w:t>
      </w:r>
      <w:r w:rsidRPr="00A757C8">
        <w:rPr>
          <w:rFonts w:hint="cs"/>
          <w:rtl/>
        </w:rPr>
        <w:t xml:space="preserve"> </w:t>
      </w:r>
      <w:ins w:id="92989" w:author="מנוע מכני" w:date="2026-10-11T12:04:39Z">
        <w:r>
          <w:rPr>
            <w:rFonts w:hint="cs"/>
            <w:rtl/>
          </w:rPr>
          <w:t xml:space="preserve">באה</w:t>
        </w:r>
      </w:ins>
      <w:del w:id="92990" w:author="מנוע מכני" w:date="2026-10-11T12:04:39Z">
        <w:r w:rsidRPr="00A757C8">
          <w:rPr>
            <w:rFonts w:hint="cs"/>
            <w:rtl/>
          </w:rPr>
          <w:delText xml:space="preserve">אתיא</w:delText>
        </w:r>
      </w:del>
      <w:r w:rsidRPr="00A757C8">
        <w:rPr>
          <w:rFonts w:hint="cs"/>
          <w:rtl/>
        </w:rPr>
        <w:t xml:space="preserve"> שכן אינו בשמיעת קול </w:t>
      </w:r>
    </w:p>
    <w:p w:rsidR="00E403F0" w:rsidRPr="00AD695E" w:rsidRDefault="00E403F0" w:rsidP="00E403F0">
      <w:pPr>
        <w:rPr>
          <w:rtl/>
        </w:rPr>
      </w:pPr>
      <w:r>
        <w:rPr>
          <w:rtl/>
        </w:rPr>
        <w:tab/>
        <w:t xml:space="preserve">וצבור מנשיא </w:t>
      </w:r>
      <w:r>
        <w:rPr>
          <w:rtl/>
        </w:rPr>
        <w:tab/>
        <w:t xml:space="preserve">לא</w:t>
      </w:r>
      <w:r>
        <w:rPr>
          <w:rtl/>
        </w:rPr>
        <w:tab/>
        <w:t xml:space="preserve"> אתי</w:t>
      </w:r>
      <w:r>
        <w:rPr>
          <w:rFonts w:hint="cs"/>
          <w:rtl/>
        </w:rPr>
        <w:t xml:space="preserve"> </w:t>
      </w:r>
      <w:r>
        <w:rPr>
          <w:rtl/>
        </w:rPr>
        <w:t xml:space="preserve">שכן בקרבנו נקבה! </w:t>
      </w:r>
    </w:p>
    <w:p>
      <w:pPr>
        <w:pStyle w:val="38"/>
        <w:rPr>
          <w:ins w:id="94320" w:author="מנוע מכני" w:date="2026-10-11T12:04:39Z"/>
        </w:rPr>
      </w:pPr>
      <w:r>
        <w:tab/>
      </w:r>
      <w:r>
        <w:t>וא</w:t>
      </w:r>
      <w:r>
        <w:t>"</w:t>
      </w:r>
      <w:r>
        <w:t xml:space="preserve">א</w:t>
      </w:r>
    </w:p>
    <w:p w:rsidR="00E403F0" w:rsidRPr="00AD695E" w:rsidRDefault="00E403F0" w:rsidP="00E403F0">
      <w:pPr>
        <w:rPr>
          <w:rtl/>
        </w:rPr>
      </w:pPr>
      <w:del w:id="94321" w:author="מנוע מכני" w:date="2026-10-11T12:04:39Z">
        <w:r>
          <w:rPr>
            <w:rFonts w:hint="cs"/>
            <w:rtl/>
          </w:rPr>
          <w:delText xml:space="preserve"> </w:delText>
        </w:r>
      </w:del>
      <w:r>
        <w:rPr>
          <w:rFonts w:hint="cs"/>
          <w:rtl/>
        </w:rPr>
        <w:t xml:space="preserve">לכתוב רק צבור שכן אין חייבין אלא </w:t>
      </w:r>
      <w:r>
        <w:rPr>
          <w:rtl/>
        </w:rPr>
        <w:t xml:space="preserve">אלא על העלם דבר עם שגגת מעשה! </w:t>
      </w:r>
    </w:p>
    <w:p>
      <w:pPr>
        <w:pStyle w:val="38"/>
        <w:rPr>
          <w:ins w:id="94322" w:author="מנוע מכני" w:date="2026-10-11T12:04:39Z"/>
        </w:rPr>
      </w:pPr>
      <w:r>
        <w:t>וא</w:t>
      </w:r>
      <w:r>
        <w:t>"</w:t>
      </w:r>
      <w:r>
        <w:t xml:space="preserve">א</w:t>
      </w:r>
    </w:p>
    <w:p w:rsidR="00E403F0" w:rsidRPr="00AD695E" w:rsidRDefault="00E403F0" w:rsidP="00E403F0">
      <w:pPr>
        <w:rPr>
          <w:rtl/>
        </w:rPr>
      </w:pPr>
      <w:del w:id="94323" w:author="מנוע מכני" w:date="2026-10-11T12:04:39Z">
        <w:r>
          <w:rPr>
            <w:rFonts w:hint="cs"/>
            <w:rtl/>
          </w:rPr>
          <w:delText xml:space="preserve"> </w:delText>
        </w:r>
      </w:del>
      <w:r>
        <w:rPr>
          <w:rFonts w:hint="cs"/>
          <w:rtl/>
        </w:rPr>
        <w:t xml:space="preserve">מנשיא וציבור יחד </w:t>
      </w:r>
      <w:ins w:id="90171" w:author="Claude - סמנטי" w:date="2026-10-11T12:21:47Z">
        <w:r>
          <w:rPr>
            <w:rFonts w:hint="cs"/>
            <w:rtl/>
          </w:rPr>
          <w:t xml:space="preserve">שאינן</w:t>
        </w:r>
      </w:ins>
      <w:del w:id="90172" w:author="Claude - סמנטי" w:date="2026-10-11T12:21:47Z">
        <w:r>
          <w:rPr>
            <w:rFonts w:hint="cs"/>
            <w:rtl/>
          </w:rPr>
          <w:delText xml:space="preserve">דאינן</w:delText>
        </w:r>
      </w:del>
      <w:r>
        <w:rPr>
          <w:rFonts w:hint="cs"/>
          <w:rtl/>
        </w:rPr>
        <w:t xml:space="preserve"> בשמיעת קול, </w:t>
      </w:r>
      <w:r>
        <w:rPr>
          <w:rFonts w:hint="cs"/>
          <w:rtl/>
        </w:rPr>
        <w:t xml:space="preserve">משא</w:t>
      </w:r>
      <w:r>
        <w:rPr>
          <w:rtl/>
        </w:rPr>
        <w:t>"</w:t>
      </w:r>
      <w:r>
        <w:rPr>
          <w:rFonts w:hint="cs"/>
          <w:rtl/>
        </w:rPr>
        <w:t xml:space="preserve">כ</w:t>
      </w:r>
      <w:r>
        <w:rPr>
          <w:rFonts w:hint="cs"/>
          <w:rtl/>
        </w:rPr>
        <w:t xml:space="preserve"> ביחיד דישנו בשמיעת קול </w:t>
      </w:r>
    </w:p>
    <w:p>
      <w:pPr>
        <w:pStyle w:val="38"/>
        <w:rPr>
          <w:ins w:id="94324" w:author="מנוע מכני" w:date="2026-10-11T12:04:39Z"/>
        </w:rPr>
      </w:pPr>
      <w:r>
        <w:t>וא</w:t>
      </w:r>
      <w:r>
        <w:t>"</w:t>
      </w:r>
      <w:r>
        <w:t xml:space="preserve">א</w:t>
      </w:r>
    </w:p>
    <w:p w:rsidR="00E403F0" w:rsidRPr="00AD695E" w:rsidRDefault="00E403F0" w:rsidP="00E403F0">
      <w:pPr>
        <w:rPr>
          <w:rtl/>
        </w:rPr>
      </w:pPr>
      <w:del w:id="94325" w:author="מנוע מכני" w:date="2026-10-11T12:04:39Z">
        <w:r>
          <w:rPr>
            <w:rFonts w:hint="cs"/>
            <w:rtl/>
          </w:rPr>
          <w:delText xml:space="preserve"> </w:delText>
        </w:r>
      </w:del>
      <w:r>
        <w:rPr>
          <w:rFonts w:hint="cs"/>
          <w:rtl/>
        </w:rPr>
        <w:t xml:space="preserve">ללמוד מידיע דיחיד ונשיא </w:t>
      </w:r>
      <w:r>
        <w:rPr>
          <w:rtl/>
        </w:rPr>
        <w:t xml:space="preserve">שכן יש בקרבן נקבה, תאמר בצבור שאין בקרבן נקבה! </w:t>
      </w:r>
    </w:p>
    <w:p>
      <w:pPr>
        <w:pStyle w:val="38"/>
        <w:rPr>
          <w:ins w:id="94326" w:author="מנוע מכני" w:date="2026-10-11T12:04:39Z"/>
        </w:rPr>
      </w:pPr>
      <w:r w:rsidRPr="00A757C8">
        <w:t>וא</w:t>
      </w:r>
      <w:r w:rsidRPr="00A757C8">
        <w:t>"</w:t>
      </w:r>
      <w:r w:rsidRPr="00A757C8">
        <w:t xml:space="preserve">א</w:t>
      </w:r>
    </w:p>
    <w:p w:rsidR="00E403F0" w:rsidRPr="00AD695E" w:rsidRDefault="00E403F0" w:rsidP="00E403F0">
      <w:pPr>
        <w:rPr>
          <w:rtl/>
        </w:rPr>
      </w:pPr>
      <w:del w:id="94327" w:author="מנוע מכני" w:date="2026-10-11T12:04:39Z">
        <w:r w:rsidRPr="00A757C8">
          <w:rPr>
            <w:rFonts w:hint="cs"/>
            <w:rtl/>
          </w:rPr>
          <w:delText xml:space="preserve"> </w:delText>
        </w:r>
      </w:del>
      <w:r w:rsidRPr="00A757C8">
        <w:rPr>
          <w:rFonts w:hint="cs"/>
          <w:rtl/>
        </w:rPr>
        <w:t xml:space="preserve">ללמוד מ</w:t>
      </w:r>
      <w:r w:rsidRPr="00A757C8">
        <w:rPr>
          <w:rtl/>
        </w:rPr>
        <w:t xml:space="preserve">יחיד וצבור, </w:t>
      </w:r>
      <w:r w:rsidRPr="00A757C8">
        <w:rPr>
          <w:rFonts w:hint="cs"/>
          <w:rtl/>
        </w:rPr>
        <w:t>ד</w:t>
      </w:r>
      <w:r w:rsidRPr="00A757C8">
        <w:rPr>
          <w:rtl/>
        </w:rPr>
        <w:t xml:space="preserve">אם אינו ענין </w:t>
      </w:r>
      <w:ins w:id="92605" w:author="מנוע מכני" w:date="2026-10-11T12:04:39Z">
        <w:r>
          <w:rPr>
            <w:rtl/>
          </w:rPr>
          <w:t xml:space="preserve">לגופו</w:t>
        </w:r>
      </w:ins>
      <w:del w:id="92606" w:author="מנוע מכני" w:date="2026-10-11T12:04:39Z">
        <w:r w:rsidRPr="00A757C8">
          <w:rPr>
            <w:rtl/>
          </w:rPr>
          <w:delText xml:space="preserve">לגופיה</w:delText>
        </w:r>
      </w:del>
      <w:r w:rsidRPr="00A757C8">
        <w:rPr>
          <w:rtl/>
        </w:rPr>
        <w:t xml:space="preserve">, תנהו ענין </w:t>
      </w:r>
      <w:ins w:id="90821" w:author="מנוע מכני" w:date="2026-10-11T12:04:39Z">
        <w:r>
          <w:rPr>
            <w:rtl/>
          </w:rPr>
          <w:t xml:space="preserve">למקום</w:t>
        </w:r>
      </w:ins>
      <w:del w:id="90822" w:author="מנוע מכני" w:date="2026-10-11T12:04:39Z">
        <w:r w:rsidRPr="00A757C8">
          <w:rPr>
            <w:rtl/>
          </w:rPr>
          <w:delText xml:space="preserve">להיכא</w:delText>
        </w:r>
      </w:del>
      <w:r w:rsidRPr="00A757C8">
        <w:rPr>
          <w:rtl/>
        </w:rPr>
        <w:t xml:space="preserve"> דמתיידע </w:t>
      </w:r>
      <w:r w:rsidRPr="00A757C8">
        <w:rPr>
          <w:rFonts w:hint="cs"/>
          <w:rtl/>
        </w:rPr>
        <w:t>אחר יוה</w:t>
      </w:r>
      <w:r w:rsidRPr="00A757C8">
        <w:rPr>
          <w:rtl/>
        </w:rPr>
        <w:t>"</w:t>
      </w:r>
      <w:r w:rsidRPr="00A757C8">
        <w:rPr>
          <w:rFonts w:hint="cs"/>
          <w:rtl/>
        </w:rPr>
        <w:t xml:space="preserve">כ דמביא חטאת </w:t>
      </w:r>
    </w:p>
    <w:p>
      <w:pPr>
        <w:pStyle w:val="38"/>
        <w:rPr>
          <w:ins w:id="94328" w:author="מנוע מכני" w:date="2026-10-11T12:04:39Z"/>
        </w:rPr>
      </w:pPr>
      <w:r w:rsidRPr="00E87E21">
        <w:tab/>
      </w:r>
      <w:r w:rsidRPr="00E87E21">
        <w:tab/>
      </w:r>
      <w:r w:rsidRPr="00E87E21">
        <w:tab/>
      </w:r>
      <w:r w:rsidRPr="00E87E21">
        <w:tab/>
      </w:r>
      <w:del w:id="90064" w:author="מנוע מכני" w:date="2026-10-11T12:04:39Z">
        <w:r w:rsidRPr="00E87E21">
          <w:delText xml:space="preserve">  </w:delText>
        </w:r>
      </w:del>
      <w:r w:rsidRPr="00E87E21">
        <w:t>אביי</w:t>
      </w:r>
      <w:r w:rsidRPr="00E87E21">
        <w:t xml:space="preserve">:</w:t>
      </w:r>
    </w:p>
    <w:p w:rsidR="00E403F0" w:rsidRPr="00E87E21" w:rsidRDefault="00E403F0" w:rsidP="00E403F0">
      <w:pPr>
        <w:rPr>
          <w:spacing w:val="-6"/>
          <w:rtl/>
        </w:rPr>
      </w:pPr>
      <w:del w:id="94329" w:author="מנוע מכני" w:date="2026-10-11T12:04:39Z">
        <w:r w:rsidRPr="00E87E21">
          <w:rPr>
            <w:spacing w:val="-6"/>
            <w:rtl/>
          </w:rPr>
          <w:delText xml:space="preserve"> </w:delText>
        </w:r>
      </w:del>
      <w:r w:rsidRPr="00E87E21">
        <w:rPr>
          <w:rFonts w:hint="cs"/>
          <w:spacing w:val="-6"/>
          <w:rtl/>
        </w:rPr>
        <w:t xml:space="preserve">דמה ליחיד וצבור שאין עשויין להשתנות </w:t>
      </w:r>
      <w:r w:rsidRPr="00E87E21">
        <w:rPr>
          <w:rFonts w:hint="cs"/>
          <w:spacing w:val="-6"/>
          <w:rtl/>
        </w:rPr>
        <w:t xml:space="preserve">משא</w:t>
      </w:r>
      <w:r w:rsidRPr="00E87E21">
        <w:rPr>
          <w:spacing w:val="-6"/>
          <w:rtl/>
        </w:rPr>
        <w:t>"</w:t>
      </w:r>
      <w:r w:rsidRPr="00E87E21">
        <w:rPr>
          <w:rFonts w:hint="cs"/>
          <w:spacing w:val="-6"/>
          <w:rtl/>
        </w:rPr>
        <w:t xml:space="preserve">כ</w:t>
      </w:r>
      <w:r w:rsidRPr="00E87E21">
        <w:rPr>
          <w:rFonts w:hint="cs"/>
          <w:spacing w:val="-6"/>
          <w:rtl/>
        </w:rPr>
        <w:t xml:space="preserve"> נשיא </w:t>
      </w:r>
    </w:p>
    <w:p w:rsidR="00E403F0" w:rsidRPr="00AD695E" w:rsidRDefault="00E403F0" w:rsidP="00E403F0">
      <w:pPr>
        <w:pStyle w:val="afff3"/>
        <w:framePr w:wrap="around"/>
        <w:spacing w:line="240" w:lineRule="exact"/>
        <w:rPr>
          <w:rtl/>
        </w:rPr>
      </w:pPr>
      <w:r w:rsidRPr="009239E9">
        <w:rPr>
          <w:rFonts w:hint="cs"/>
          <w:szCs w:val="18"/>
          <w:rtl/>
        </w:rPr>
        <w:t>כו:</w:t>
      </w:r>
    </w:p>
    <w:p>
      <w:pPr>
        <w:pStyle w:val="38"/>
        <w:rPr>
          <w:ins w:id="94330" w:author="מנוע מכני" w:date="2026-10-11T12:04:39Z"/>
        </w:rPr>
      </w:pPr>
      <w:r>
        <w:t xml:space="preserve">אלא </w:t>
      </w:r>
      <w:r>
        <w:t xml:space="preserve">אמר</w:t>
      </w:r>
      <w:r>
        <w:t xml:space="preserve"> אביי</w:t>
      </w:r>
      <w:r>
        <w:t xml:space="preserve">:</w:t>
      </w:r>
    </w:p>
    <w:p w:rsidR="00E403F0" w:rsidRPr="00AD695E" w:rsidRDefault="00E403F0" w:rsidP="00E403F0">
      <w:pPr>
        <w:rPr>
          <w:rtl/>
        </w:rPr>
      </w:pPr>
      <w:del w:id="94331" w:author="מנוע מכני" w:date="2026-10-11T12:04:39Z">
        <w:r>
          <w:rPr>
            <w:rFonts w:hint="cs"/>
            <w:rtl/>
          </w:rPr>
          <w:delText xml:space="preserve"> </w:delText>
        </w:r>
      </w:del>
      <w:r>
        <w:rPr>
          <w:rFonts w:hint="cs"/>
          <w:rtl/>
        </w:rPr>
        <w:t xml:space="preserve">ד</w:t>
      </w:r>
      <w:r>
        <w:rPr>
          <w:rtl/>
        </w:rPr>
        <w:t xml:space="preserve">מכדי מצות מצות ילפי מהדדי, </w:t>
      </w:r>
      <w:r>
        <w:rPr>
          <w:rFonts w:hint="cs"/>
          <w:rtl/>
        </w:rPr>
        <w:t>וכתיב שלוש ידיעות דאם אינוענ נין לגופיהן [ד</w:t>
      </w:r>
      <w:r>
        <w:rPr>
          <w:rtl/>
        </w:rPr>
        <w:t>גמרי להן מצות מצות</w:t>
      </w:r>
      <w:r>
        <w:rPr>
          <w:rFonts w:hint="cs"/>
          <w:rtl/>
        </w:rPr>
        <w:t>]</w:t>
      </w:r>
      <w:r>
        <w:rPr>
          <w:rtl/>
        </w:rPr>
        <w:t xml:space="preserve"> תנהו ענין </w:t>
      </w:r>
      <w:ins w:id="90823" w:author="מנוע מכני" w:date="2026-10-11T12:04:39Z">
        <w:r>
          <w:rPr>
            <w:rtl/>
          </w:rPr>
          <w:t xml:space="preserve">מקום</w:t>
        </w:r>
      </w:ins>
      <w:del w:id="90824" w:author="מנוע מכני" w:date="2026-10-11T12:04:39Z">
        <w:r>
          <w:rPr>
            <w:rtl/>
          </w:rPr>
          <w:delText xml:space="preserve">היכא</w:delText>
        </w:r>
      </w:del>
      <w:r>
        <w:rPr>
          <w:rtl/>
        </w:rPr>
        <w:t xml:space="preserve"> דמתיידע </w:t>
      </w:r>
      <w:r>
        <w:rPr>
          <w:rFonts w:hint="cs"/>
          <w:rtl/>
        </w:rPr>
        <w:t>לאחר יוה</w:t>
      </w:r>
      <w:r>
        <w:rPr>
          <w:rtl/>
        </w:rPr>
        <w:t>"</w:t>
      </w:r>
      <w:r>
        <w:rPr>
          <w:rFonts w:hint="cs"/>
          <w:rtl/>
        </w:rPr>
        <w:t xml:space="preserve">כ </w:t>
      </w:r>
      <w:ins w:id="92991" w:author="מנוע מכני" w:date="2026-10-11T12:04:39Z">
        <w:r>
          <w:rPr>
            <w:rFonts w:hint="cs"/>
            <w:rtl/>
          </w:rPr>
          <w:t xml:space="preserve">דמביא</w:t>
        </w:r>
      </w:ins>
      <w:del w:id="92992" w:author="מנוע מכני" w:date="2026-10-11T12:04:39Z">
        <w:r>
          <w:rPr>
            <w:rFonts w:hint="cs"/>
            <w:rtl/>
          </w:rPr>
          <w:delText xml:space="preserve">דמייתי</w:delText>
        </w:r>
      </w:del>
      <w:r>
        <w:rPr>
          <w:rFonts w:hint="cs"/>
          <w:rtl/>
        </w:rPr>
        <w:t xml:space="preserve"> חטאת </w:t>
      </w:r>
    </w:p>
    <w:p>
      <w:pPr>
        <w:pStyle w:val="38"/>
        <w:rPr>
          <w:ins w:id="94332" w:author="מנוע מכני" w:date="2026-10-11T12:04:39Z"/>
        </w:rPr>
      </w:pPr>
      <w:r>
        <w:t xml:space="preserve">אימא:</w:t>
      </w:r>
    </w:p>
    <w:p w:rsidR="00E403F0" w:rsidRPr="00AD695E" w:rsidRDefault="00E403F0" w:rsidP="00E403F0">
      <w:pPr>
        <w:rPr>
          <w:rtl/>
        </w:rPr>
      </w:pPr>
      <w:del w:id="94333" w:author="מנוע מכני" w:date="2026-10-11T12:04:39Z">
        <w:r>
          <w:rPr>
            <w:rtl/>
          </w:rPr>
          <w:delText xml:space="preserve"> </w:delText>
        </w:r>
      </w:del>
      <w:r>
        <w:rPr>
          <w:rtl/>
        </w:rPr>
        <w:t xml:space="preserve">כי מתיידע </w:t>
      </w:r>
      <w:ins w:id="92739" w:author="מנוע מכני" w:date="2026-10-11T12:04:39Z">
        <w:r>
          <w:rPr>
            <w:rtl/>
          </w:rPr>
          <w:t xml:space="preserve">אחר</w:t>
        </w:r>
      </w:ins>
      <w:del w:id="92740" w:author="מנוע מכני" w:date="2026-10-11T12:04:39Z">
        <w:r>
          <w:rPr>
            <w:rtl/>
          </w:rPr>
          <w:delText xml:space="preserve">בתר</w:delText>
        </w:r>
      </w:del>
      <w:r>
        <w:rPr>
          <w:rtl/>
        </w:rPr>
        <w:t xml:space="preserve"> יו</w:t>
      </w:r>
      <w:r>
        <w:rPr>
          <w:rFonts w:hint="cs"/>
          <w:rtl/>
        </w:rPr>
        <w:t>ה</w:t>
      </w:r>
      <w:r>
        <w:rPr>
          <w:rtl/>
        </w:rPr>
        <w:t>"</w:t>
      </w:r>
      <w:r>
        <w:rPr>
          <w:rFonts w:hint="cs"/>
          <w:rtl/>
        </w:rPr>
        <w:t>כ</w:t>
      </w:r>
      <w:r>
        <w:rPr>
          <w:rtl/>
        </w:rPr>
        <w:t xml:space="preserve"> הוא </w:t>
      </w:r>
      <w:ins w:id="92993" w:author="מנוע מכני" w:date="2026-10-11T12:04:39Z">
        <w:r>
          <w:rPr>
            <w:rtl/>
          </w:rPr>
          <w:t xml:space="preserve">דמביא</w:t>
        </w:r>
      </w:ins>
      <w:del w:id="92994" w:author="מנוע מכני" w:date="2026-10-11T12:04:39Z">
        <w:r>
          <w:rPr>
            <w:rtl/>
          </w:rPr>
          <w:delText xml:space="preserve">דמייתי</w:delText>
        </w:r>
      </w:del>
      <w:r>
        <w:rPr>
          <w:rtl/>
        </w:rPr>
        <w:t xml:space="preserve"> חטאת, משום דיוה"כ </w:t>
      </w:r>
      <w:ins w:id="90825" w:author="מנוע מכני" w:date="2026-10-11T12:04:39Z">
        <w:r>
          <w:rPr>
            <w:rtl/>
          </w:rPr>
          <w:t xml:space="preserve">לא</w:t>
        </w:r>
      </w:ins>
      <w:del w:id="90826" w:author="מנוע מכני" w:date="2026-10-11T12:04:39Z">
        <w:r>
          <w:rPr>
            <w:rtl/>
          </w:rPr>
          <w:delText xml:space="preserve">לאו</w:delText>
        </w:r>
      </w:del>
      <w:r>
        <w:rPr>
          <w:rtl/>
        </w:rPr>
        <w:t xml:space="preserve"> על הדין חטא אתי, </w:t>
      </w:r>
    </w:p>
    <w:p w:rsidR="00E403F0" w:rsidRPr="00AD695E" w:rsidRDefault="00E403F0" w:rsidP="00E403F0">
      <w:pPr>
        <w:rPr>
          <w:rtl/>
        </w:rPr>
      </w:pPr>
      <w:r w:rsidRPr="00A757C8">
        <w:rPr>
          <w:rtl/>
        </w:rPr>
        <w:t xml:space="preserve">אבל אשם תלוי דעל </w:t>
      </w:r>
      <w:r w:rsidRPr="00A757C8">
        <w:rPr>
          <w:rFonts w:hint="cs"/>
          <w:rtl/>
        </w:rPr>
        <w:t xml:space="preserve">הך חטא בא </w:t>
      </w:r>
      <w:r w:rsidRPr="00A757C8">
        <w:rPr>
          <w:rtl/>
        </w:rPr>
        <w:t xml:space="preserve">אימא </w:t>
      </w:r>
      <w:r w:rsidRPr="00A757C8">
        <w:rPr>
          <w:rtl/>
        </w:rPr>
        <w:t xml:space="preserve">ה"</w:t>
      </w:r>
      <w:r w:rsidRPr="00A757C8">
        <w:rPr>
          <w:rFonts w:hint="cs"/>
          <w:rtl/>
        </w:rPr>
        <w:t xml:space="preserve">נ</w:t>
      </w:r>
      <w:r w:rsidRPr="00A757C8">
        <w:rPr>
          <w:rFonts w:hint="cs"/>
          <w:rtl/>
        </w:rPr>
        <w:t xml:space="preserve"> ד</w:t>
      </w:r>
      <w:r w:rsidRPr="00A757C8">
        <w:rPr>
          <w:rtl/>
        </w:rPr>
        <w:t>מיכפר, דכ</w:t>
      </w:r>
      <w:r w:rsidRPr="00A757C8">
        <w:rPr>
          <w:rFonts w:hint="cs"/>
          <w:rtl/>
        </w:rPr>
        <w:t xml:space="preserve">שנודע אחר שמביא אשם תלוי </w:t>
      </w:r>
      <w:r w:rsidRPr="00A757C8">
        <w:rPr>
          <w:rFonts w:hint="cs"/>
          <w:rtl/>
        </w:rPr>
        <w:t xml:space="preserve">לא</w:t>
      </w:r>
      <w:r w:rsidRPr="00A757C8">
        <w:rPr>
          <w:rFonts w:hint="cs"/>
          <w:rtl/>
        </w:rPr>
        <w:t xml:space="preserve"> מביא חטאת </w:t>
      </w:r>
    </w:p>
    <w:p>
      <w:pPr>
        <w:pStyle w:val="38"/>
        <w:rPr>
          <w:ins w:id="94334" w:author="מנוע מכני" w:date="2026-10-11T12:04:39Z"/>
        </w:rPr>
      </w:pPr>
      <w:r>
        <w:t xml:space="preserve">רבא:</w:t>
      </w:r>
    </w:p>
    <w:p w:rsidR="00E403F0" w:rsidRPr="00AD695E" w:rsidRDefault="00E403F0" w:rsidP="00E403F0">
      <w:pPr>
        <w:rPr>
          <w:rtl/>
        </w:rPr>
      </w:pPr>
      <w:del w:id="94335" w:author="מנוע מכני" w:date="2026-10-11T12:04:39Z">
        <w:r>
          <w:rPr>
            <w:rtl/>
          </w:rPr>
          <w:delText xml:space="preserve"> </w:delText>
        </w:r>
      </w:del>
      <w:r>
        <w:rPr>
          <w:rtl/>
        </w:rPr>
        <w:tab/>
      </w:r>
      <w:r>
        <w:rPr>
          <w:rFonts w:hint="cs"/>
          <w:rtl/>
        </w:rPr>
        <w:t>'</w:t>
      </w:r>
      <w:ins w:id="90487" w:author="Claude - סמנטי" w:date="2026-10-11T12:21:47Z">
        <w:r>
          <w:rPr>
            <w:rStyle w:val="afffff0"/>
            <w:rtl/>
          </w:rPr>
          <w:t xml:space="preserve">אוֹ הוֹדַע אֵלָיו</w:t>
        </w:r>
      </w:ins>
      <w:del w:id="90488" w:author="Claude - סמנטי" w:date="2026-10-11T12:21:47Z">
        <w:r>
          <w:rPr>
            <w:rtl/>
          </w:rPr>
          <w:delText xml:space="preserve">או הודע אליו</w:delText>
        </w:r>
      </w:del>
      <w:r>
        <w:rPr>
          <w:rFonts w:hint="cs"/>
          <w:rtl/>
        </w:rPr>
        <w:t>'</w:t>
      </w:r>
      <w:r>
        <w:rPr>
          <w:rtl/>
        </w:rPr>
        <w:t>, מכל מקום.</w:t>
      </w:r>
      <w:r>
        <w:rPr>
          <w:rFonts w:hint="cs"/>
          <w:rtl/>
        </w:rPr>
        <w:t xml:space="preserve"> </w:t>
      </w:r>
      <w:ins w:id="91629" w:author="מנוע מכני" w:date="2026-10-11T12:04:39Z">
        <w:r>
          <w:rPr>
            <w:rFonts w:hint="cs"/>
            <w:rtl/>
          </w:rPr>
          <w:t xml:space="preserve">ועכשיו</w:t>
        </w:r>
      </w:ins>
      <w:del w:id="91630" w:author="מנוע מכני" w:date="2026-10-11T12:04:39Z">
        <w:r>
          <w:rPr>
            <w:rFonts w:hint="cs"/>
            <w:rtl/>
          </w:rPr>
          <w:delText xml:space="preserve">ו</w:delText>
        </w:r>
        <w:r>
          <w:rPr>
            <w:rtl/>
          </w:rPr>
          <w:delText xml:space="preserve">השתא</w:delText>
        </w:r>
      </w:del>
      <w:r>
        <w:rPr>
          <w:rtl/>
        </w:rPr>
        <w:t xml:space="preserve"> דכ</w:t>
      </w:r>
      <w:r>
        <w:rPr>
          <w:rFonts w:hint="cs"/>
          <w:rtl/>
        </w:rPr>
        <w:t>ש</w:t>
      </w:r>
      <w:r>
        <w:rPr>
          <w:rtl/>
        </w:rPr>
        <w:t xml:space="preserve">מתיידע </w:t>
      </w:r>
      <w:ins w:id="91631" w:author="מנוע מכני" w:date="2026-10-11T12:04:39Z">
        <w:r>
          <w:rPr>
            <w:rtl/>
          </w:rPr>
          <w:t xml:space="preserve">לו</w:t>
        </w:r>
      </w:ins>
      <w:del w:id="91632" w:author="מנוע מכני" w:date="2026-10-11T12:04:39Z">
        <w:r>
          <w:rPr>
            <w:rtl/>
          </w:rPr>
          <w:delText xml:space="preserve">ליה</w:delText>
        </w:r>
      </w:del>
      <w:r>
        <w:rPr>
          <w:rtl/>
        </w:rPr>
        <w:t xml:space="preserve"> </w:t>
      </w:r>
      <w:ins w:id="92995" w:author="מנוע מכני" w:date="2026-10-11T12:04:39Z">
        <w:r>
          <w:rPr>
            <w:rtl/>
          </w:rPr>
          <w:t xml:space="preserve">מביא</w:t>
        </w:r>
      </w:ins>
      <w:del w:id="92996" w:author="מנוע מכני" w:date="2026-10-11T12:04:39Z">
        <w:r>
          <w:rPr>
            <w:rtl/>
          </w:rPr>
          <w:delText xml:space="preserve">מייתי</w:delText>
        </w:r>
      </w:del>
      <w:r>
        <w:rPr>
          <w:rtl/>
        </w:rPr>
        <w:t xml:space="preserve"> חטאת, </w:t>
      </w:r>
    </w:p>
    <w:p w:rsidR="00E403F0" w:rsidRPr="00AD695E" w:rsidRDefault="00E403F0" w:rsidP="00E403F0">
      <w:pPr>
        <w:rPr>
          <w:rtl/>
        </w:rPr>
      </w:pPr>
      <w:r>
        <w:rPr>
          <w:rtl/>
        </w:rPr>
        <w:tab/>
        <w:t xml:space="preserve">אשם תלוי </w:t>
      </w:r>
      <w:r>
        <w:rPr>
          <w:rFonts w:hint="cs"/>
          <w:rtl/>
        </w:rPr>
        <w:t xml:space="preserve">בא להגן עליו מן הייסורין [ולא </w:t>
      </w:r>
      <w:r>
        <w:rPr>
          <w:rStyle w:val="2fb"/>
          <w:rFonts w:hint="cs"/>
          <w:rtl/>
        </w:rPr>
        <w:t xml:space="preserve">כר</w:t>
      </w:r>
      <w:r>
        <w:rPr>
          <w:rStyle w:val="2fb"/>
          <w:rtl/>
        </w:rPr>
        <w:t>"</w:t>
      </w:r>
      <w:r>
        <w:rPr>
          <w:rStyle w:val="2fb"/>
          <w:rFonts w:hint="cs"/>
          <w:rtl/>
        </w:rPr>
        <w:t xml:space="preserve">ז</w:t>
      </w:r>
      <w:r>
        <w:rPr>
          <w:rFonts w:hint="cs"/>
          <w:rtl/>
        </w:rPr>
        <w:t xml:space="preserve"> שמת בלא עוון </w:t>
      </w:r>
      <w:ins w:id="90827" w:author="מנוע מכני" w:date="2026-10-11T12:04:39Z">
        <w:r>
          <w:rPr>
            <w:rFonts w:hint="cs"/>
            <w:rtl/>
          </w:rPr>
          <w:t xml:space="preserve">שהרי</w:t>
        </w:r>
      </w:ins>
      <w:del w:id="90828" w:author="מנוע מכני" w:date="2026-10-11T12:04:39Z">
        <w:r>
          <w:rPr>
            <w:rFonts w:hint="cs"/>
            <w:rtl/>
          </w:rPr>
          <w:delText xml:space="preserve">דהא</w:delText>
        </w:r>
      </w:del>
      <w:r>
        <w:rPr>
          <w:rFonts w:hint="cs"/>
          <w:rtl/>
        </w:rPr>
        <w:t xml:space="preserve"> מיתה ממרקת]</w:t>
      </w:r>
    </w:p>
    <w:p w:rsidR="00E403F0" w:rsidRPr="00AD695E" w:rsidRDefault="00E403F0" w:rsidP="00E403F0">
      <w:pPr>
        <w:jc w:val="center"/>
        <w:rPr>
          <w:del w:id="90072" w:author="מנוע עיצוב" w:date="2026-10-11T12:09:26Z"/>
          <w:rtl/>
        </w:rPr>
      </w:pPr>
      <w:del w:id="9007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67" w:author="קלוד" w:date="2026-10-11T09:07:19Z">
          <w:pPr>
            <w:pStyle w:val="affff1"/>
            <w:rPr>
              <w:rtl/>
            </w:rPr>
          </w:pPr>
        </w:pPrChange>
      </w:pPr>
      <w:ins w:id="9837" w:author="מספור קטעי משנה" w:date="2026-10-11T09:35:06Z">
        <w:r>
          <w:rPr>
            <w:rStyle w:val="MisparKeta"/>
          </w:rPr>
          <w:t xml:space="preserve">א. </w:t>
        </w:r>
      </w:ins>
      <w:r>
        <w:rPr>
          <w:rtl/>
        </w:rPr>
        <w:t>חטאת העוף הבא על הספק [וכו'].</w:t>
      </w:r>
    </w:p>
    <w:p>
      <w:pPr>
        <w:pStyle w:val="38"/>
        <w:rPr>
          <w:ins w:id="94336" w:author="מנוע מכני" w:date="2026-10-11T12:04:39Z"/>
        </w:rPr>
      </w:pPr>
      <w:r>
        <w:t xml:space="preserve">רב:</w:t>
      </w:r>
    </w:p>
    <w:p w:rsidR="00E403F0" w:rsidRPr="00AD695E" w:rsidRDefault="00E403F0" w:rsidP="00E403F0">
      <w:pPr>
        <w:rPr>
          <w:rtl/>
        </w:rPr>
      </w:pPr>
      <w:del w:id="94337" w:author="מנוע מכני" w:date="2026-10-11T12:04:39Z">
        <w:r>
          <w:rPr>
            <w:rtl/>
          </w:rPr>
          <w:delText xml:space="preserve"> </w:delText>
        </w:r>
      </w:del>
      <w:r>
        <w:rPr>
          <w:rtl/>
        </w:rPr>
        <w:t xml:space="preserve">וכיפר.</w:t>
      </w:r>
      <w:r>
        <w:rPr>
          <w:rFonts w:hint="cs"/>
          <w:rtl/>
        </w:rPr>
        <w:t xml:space="preserve"> </w:t>
      </w:r>
      <w:r w:rsidRPr="00217260">
        <w:rPr>
          <w:rFonts w:hint="cs"/>
          <w:b/>
          <w:bCs/>
          <w:rtl/>
        </w:rPr>
        <w:t>ותקבר</w:t>
      </w:r>
      <w:r>
        <w:rPr>
          <w:rFonts w:hint="cs"/>
          <w:rtl/>
        </w:rPr>
        <w:t xml:space="preserve"> - </w:t>
      </w:r>
      <w:r>
        <w:rPr>
          <w:rtl/>
        </w:rPr>
        <w:t>לפי שאינה משתמרת.</w:t>
      </w:r>
      <w:r>
        <w:rPr>
          <w:rFonts w:hint="cs"/>
          <w:rtl/>
        </w:rPr>
        <w:t xml:space="preserve"> ויקשה דאילבסוף הא מנטר לה</w:t>
      </w:r>
    </w:p>
    <w:p>
      <w:pPr>
        <w:pStyle w:val="38"/>
        <w:rPr>
          <w:ins w:id="94338" w:author="מנוע מכני" w:date="2026-10-11T12:04:39Z"/>
        </w:rPr>
      </w:pPr>
      <w:r>
        <w:t xml:space="preserve">אלא</w:t>
      </w:r>
    </w:p>
    <w:p w:rsidR="00E403F0" w:rsidRPr="00AD695E" w:rsidRDefault="00E403F0" w:rsidP="00E403F0">
      <w:pPr>
        <w:rPr>
          <w:rtl/>
        </w:rPr>
      </w:pPr>
      <w:del w:id="94339" w:author="מנוע מכני" w:date="2026-10-11T12:04:39Z">
        <w:r>
          <w:rPr>
            <w:rtl/>
          </w:rPr>
          <w:delText xml:space="preserve"> </w:delText>
        </w:r>
      </w:del>
      <w:r>
        <w:rPr>
          <w:rtl/>
        </w:rPr>
        <w:t xml:space="preserve">מתניתין בנודע לה דלא ילדה, ובדין הוא דמותרת בהנאה, </w:t>
      </w:r>
      <w:r w:rsidRPr="00217260">
        <w:rPr>
          <w:rFonts w:hint="cs"/>
          <w:b/>
          <w:bCs/>
          <w:rtl/>
        </w:rPr>
        <w:t>ו</w:t>
      </w:r>
      <w:r w:rsidRPr="00217260">
        <w:rPr>
          <w:b/>
          <w:bCs/>
          <w:rtl/>
        </w:rPr>
        <w:t>תקבר</w:t>
      </w:r>
      <w:r w:rsidRPr="00217260">
        <w:rPr>
          <w:rFonts w:hint="cs"/>
          <w:b/>
          <w:bCs/>
          <w:rtl/>
        </w:rPr>
        <w:t>-</w:t>
      </w:r>
      <w:r w:rsidRPr="00217260">
        <w:rPr>
          <w:b/>
          <w:bCs/>
          <w:rtl/>
        </w:rPr>
        <w:t xml:space="preserve"> מדרבנן, </w:t>
      </w:r>
    </w:p>
    <w:p w:rsidR="00E403F0" w:rsidRPr="00AD695E" w:rsidRDefault="00E403F0" w:rsidP="00E403F0">
      <w:pPr>
        <w:rPr>
          <w:rtl/>
        </w:rPr>
      </w:pPr>
      <w:r>
        <w:rPr>
          <w:rtl/>
        </w:rPr>
        <w:t xml:space="preserve">וכי איתמר </w:t>
      </w:r>
      <w:r>
        <w:rPr>
          <w:rStyle w:val="2fb"/>
          <w:rtl/>
        </w:rPr>
        <w:t xml:space="preserve">דרב</w:t>
      </w:r>
      <w:r>
        <w:rPr>
          <w:rtl/>
        </w:rPr>
        <w:t xml:space="preserve"> על האשה שהביאה חטאת העוף בספק, אם עד שלא נמלקה נודע לה שילדה ודאי - תעשה ודאי, שממין שהביאה על </w:t>
      </w:r>
      <w:r>
        <w:rPr>
          <w:rtl/>
        </w:rPr>
        <w:t xml:space="preserve">לא</w:t>
      </w:r>
      <w:r>
        <w:rPr>
          <w:rtl/>
        </w:rPr>
        <w:t xml:space="preserve"> הודע מביאה על הודע, אם משנמלקה נודע שילדה </w:t>
      </w:r>
    </w:p>
    <w:p>
      <w:pPr>
        <w:pStyle w:val="afffff8"/>
        <w:rPr>
          <w:ins w:id="90023" w:author="קלוד" w:date="2026-10-11T12:26:18Z"/>
        </w:rPr>
      </w:pPr>
      <w:ins w:id="90024" w:author="קלוד" w:date="2026-10-11T12:26:18Z">
        <w:r>
          <w:rPr>
            <w:color w:val="7B3F00"/>
          </w:rPr>
          <w:t xml:space="preserve">חטאת העוף על הספק שנודע לאחר מליקה - רב ורי"ו</w:t>
        </w:r>
      </w:ins>
    </w:p>
    <w:p>
      <w:pPr>
        <w:pStyle w:val="38"/>
        <w:rPr>
          <w:ins w:id="94340" w:author="מנוע מכני" w:date="2026-10-11T12:04:39Z"/>
        </w:rPr>
      </w:pPr>
      <w:r w:rsidRPr="00217260">
        <w:t>- רב:</w:t>
      </w:r>
    </w:p>
    <w:p w:rsidR="00E403F0" w:rsidRPr="00AD695E" w:rsidRDefault="00E403F0" w:rsidP="00E403F0">
      <w:pPr>
        <w:rPr>
          <w:rtl/>
        </w:rPr>
      </w:pPr>
      <w:del w:id="94341" w:author="מנוע מכני" w:date="2026-10-11T12:04:39Z">
        <w:r>
          <w:rPr>
            <w:rtl/>
          </w:rPr>
          <w:delText xml:space="preserve"> </w:delText>
        </w:r>
      </w:del>
      <w:r>
        <w:rPr>
          <w:rtl/>
        </w:rPr>
        <w:t xml:space="preserve">מזה דמה ומוצה דמה וכפרה מותרת באכילה</w:t>
      </w:r>
      <w:ins w:id="92141" w:author="מנוע מכני" w:date="2026-10-11T12:04:39Z">
        <w:r>
          <w:rPr>
            <w:rtl/>
          </w:rPr>
          <w:t xml:space="preserve">,</w:t>
        </w:r>
      </w:ins>
      <w:del w:id="92142" w:author="מנוע מכני" w:date="2026-10-11T12:04:39Z">
        <w:r>
          <w:rPr>
            <w:rtl/>
          </w:rPr>
          <w:delText xml:space="preserve">;</w:delText>
        </w:r>
      </w:del>
    </w:p>
    <w:p>
      <w:pPr>
        <w:pStyle w:val="38"/>
        <w:rPr>
          <w:ins w:id="94342" w:author="מנוע מכני" w:date="2026-10-11T12:04:39Z"/>
        </w:rPr>
      </w:pPr>
      <w:r w:rsidRPr="00217260">
        <w:t>רי</w:t>
      </w:r>
      <w:r w:rsidRPr="00217260">
        <w:t>"</w:t>
      </w:r>
      <w:r w:rsidRPr="00217260">
        <w:t>ו</w:t>
      </w:r>
      <w:r w:rsidRPr="00217260">
        <w:t>:</w:t>
      </w:r>
    </w:p>
    <w:p w:rsidR="00E403F0" w:rsidRPr="00AD695E" w:rsidRDefault="00E403F0" w:rsidP="00E403F0">
      <w:pPr>
        <w:rPr>
          <w:rtl/>
        </w:rPr>
      </w:pPr>
      <w:del w:id="94343" w:author="מנוע מכני" w:date="2026-10-11T12:04:39Z">
        <w:r>
          <w:rPr>
            <w:rtl/>
          </w:rPr>
          <w:delText xml:space="preserve"> </w:delText>
        </w:r>
      </w:del>
      <w:r>
        <w:rPr>
          <w:rtl/>
        </w:rPr>
        <w:t xml:space="preserve">אסורה באכילה, גזירה שמא יאמרו: חטאת העוף הבאה על הספק נאכלת.</w:t>
      </w:r>
    </w:p>
    <w:p>
      <w:pPr>
        <w:pStyle w:val="38"/>
        <w:rPr>
          <w:ins w:id="94344" w:author="מנוע מכני" w:date="2026-10-11T12:04:39Z"/>
        </w:rPr>
      </w:pPr>
      <w:r w:rsidRPr="00A757C8">
        <w:t>ת</w:t>
      </w:r>
      <w:r w:rsidRPr="00A757C8">
        <w:t>"</w:t>
      </w:r>
      <w:r w:rsidRPr="00A757C8">
        <w:t xml:space="preserve">כ </w:t>
      </w:r>
      <w:r w:rsidRPr="00A757C8">
        <w:t xml:space="preserve">דרב:</w:t>
      </w:r>
    </w:p>
    <w:p w:rsidR="00E403F0" w:rsidRPr="00AD695E" w:rsidRDefault="00E403F0" w:rsidP="00E403F0">
      <w:pPr>
        <w:rPr>
          <w:rtl/>
        </w:rPr>
      </w:pPr>
      <w:del w:id="94345" w:author="מנוע מכני" w:date="2026-10-11T12:04:39Z">
        <w:r w:rsidRPr="00A757C8">
          <w:rPr>
            <w:rtl/>
          </w:rPr>
          <w:delText xml:space="preserve"> </w:delText>
        </w:r>
      </w:del>
      <w:r w:rsidRPr="00A757C8">
        <w:rPr>
          <w:rtl/>
        </w:rPr>
        <w:t xml:space="preserve">חטאת העוף הבאה על הספק, אם משנמלקה נודע שילדה ודאי מזה ומוצה דמה וכפרה מותרת באכילה</w:t>
      </w:r>
    </w:p>
    <w:p>
      <w:pPr>
        <w:pStyle w:val="38"/>
        <w:rPr>
          <w:ins w:id="94346" w:author="מנוע מכני" w:date="2026-10-11T12:04:39Z"/>
        </w:rPr>
      </w:pPr>
      <w:r w:rsidRPr="00A757C8">
        <w:t>ת</w:t>
      </w:r>
      <w:r w:rsidRPr="00A757C8">
        <w:t>"</w:t>
      </w:r>
      <w:r w:rsidRPr="00A757C8">
        <w:t>כ דרי</w:t>
      </w:r>
      <w:r w:rsidRPr="00A757C8">
        <w:t>"</w:t>
      </w:r>
      <w:r w:rsidRPr="00A757C8">
        <w:t>ו</w:t>
      </w:r>
      <w:r w:rsidRPr="00A757C8">
        <w:t xml:space="preserve">:</w:t>
      </w:r>
    </w:p>
    <w:p w:rsidR="00E403F0" w:rsidRPr="00AD695E" w:rsidRDefault="00E403F0" w:rsidP="00E403F0">
      <w:pPr>
        <w:rPr>
          <w:rtl/>
        </w:rPr>
      </w:pPr>
      <w:del w:id="94347" w:author="מנוע מכני" w:date="2026-10-11T12:04:39Z">
        <w:r w:rsidRPr="00A757C8">
          <w:rPr>
            <w:rtl/>
          </w:rPr>
          <w:delText xml:space="preserve"> </w:delText>
        </w:r>
      </w:del>
      <w:r w:rsidRPr="00A757C8">
        <w:rPr>
          <w:rtl/>
        </w:rPr>
        <w:t xml:space="preserve">חטאת העוף הבאה על הספק, אם עד שלא נמלקה נודע שלא ילדה תצא לחולין או תמכר לחברתה, </w:t>
      </w:r>
    </w:p>
    <w:p w:rsidR="00E403F0" w:rsidRPr="00E87E21" w:rsidRDefault="00E403F0" w:rsidP="00E403F0">
      <w:pPr>
        <w:rPr>
          <w:spacing w:val="-4"/>
          <w:rtl/>
        </w:rPr>
      </w:pPr>
      <w:r w:rsidRPr="00E87E21">
        <w:rPr>
          <w:spacing w:val="-4"/>
          <w:rtl/>
        </w:rPr>
        <w:t xml:space="preserve">אם עד שלא נמלקה נודע שילדה ודאי תעשה ודאי, שממין שמביאה על </w:t>
      </w:r>
      <w:r w:rsidRPr="00E87E21">
        <w:rPr>
          <w:spacing w:val="-4"/>
          <w:rtl/>
        </w:rPr>
        <w:t xml:space="preserve">לא</w:t>
      </w:r>
      <w:r w:rsidRPr="00E87E21">
        <w:rPr>
          <w:spacing w:val="-4"/>
          <w:rtl/>
        </w:rPr>
        <w:t xml:space="preserve"> הודע מביאה על הודע, </w:t>
      </w:r>
    </w:p>
    <w:p w:rsidR="00E403F0" w:rsidRPr="00AD695E" w:rsidRDefault="00E403F0" w:rsidP="00E403F0">
      <w:pPr>
        <w:rPr>
          <w:rtl/>
        </w:rPr>
      </w:pPr>
      <w:r w:rsidRPr="00A757C8">
        <w:rPr>
          <w:rtl/>
        </w:rPr>
        <w:t xml:space="preserve">אם משנמלקה נודע שילדה אסורה </w:t>
      </w:r>
      <w:ins w:id="90197" w:author="מנוע מכני" w:date="2026-10-11T12:04:39Z">
        <w:r>
          <w:rPr>
            <w:rtl/>
          </w:rPr>
          <w:t xml:space="preserve">אפי'</w:t>
        </w:r>
      </w:ins>
      <w:del w:id="90198" w:author="מנוע מכני" w:date="2026-10-11T12:04:39Z">
        <w:r w:rsidRPr="00A757C8">
          <w:rPr>
            <w:rtl/>
          </w:rPr>
          <w:delText xml:space="preserve">אפילו</w:delText>
        </w:r>
      </w:del>
      <w:r w:rsidRPr="00A757C8">
        <w:rPr>
          <w:rtl/>
        </w:rPr>
        <w:t xml:space="preserve"> בהנאה, שעל הספק באה מתחלתה, כפרה ספיקה והלכה 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91" w:author="קלוד" w:date="2026-10-11T09:07:19Z"/>
        </w:rPr>
      </w:pPr>
      <w:ins w:id="20190" w:author="קלוד" w:date="2026-10-11T09:07:19Z">
        <w:r>
          <w:t xml:space="preserve">משנה ו</w:t>
        </w:r>
      </w:ins>
    </w:p>
    <w:p w:rsidR="00E403F0" w:rsidRPr="00D65BEC" w:rsidRDefault="00E403F0" w:rsidP="00E403F0">
      <w:pPr>
        <w:pStyle w:val="afff9"/>
        <w:rPr>
          <w:del w:id="20121" w:author="קלוד" w:date="2026-10-11T09:07:19Z"/>
          <w:rtl/>
        </w:rPr>
      </w:pPr>
      <w:del w:id="20120" w:author="קלוד" w:date="2026-10-11T09:07:19Z">
        <w:r w:rsidRPr="00D65BEC">
          <w:rPr>
            <w:rtl/>
          </w:rPr>
          <w:delText xml:space="preserve">מתני'.</w:delText>
        </w:r>
      </w:del>
    </w:p>
    <w:p w:rsidR="00E403F0" w:rsidRPr="00D65BEC" w:rsidRDefault="00E403F0" w:rsidP="00E403F0">
      <w:pPr>
        <w:pStyle w:val="afff9"/>
        <w:spacing w:before="120"/>
        <w:rPr>
          <w:rtl/>
        </w:rPr>
        <w:pPrChange w:id="90029" w:author="קלוד" w:date="2026-10-11T12:09:42Z">
          <w:pPr>
            <w:pStyle w:val="afff9"/>
          </w:pPr>
        </w:pPrChange>
      </w:pPr>
      <w:r w:rsidRPr="00D65BEC">
        <w:rPr>
          <w:rtl/>
        </w:rPr>
        <w:t xml:space="preserve">המפריש ב' סלעים לאשם, ולקח בהן שני אילים לאשם, </w:t>
      </w:r>
    </w:p>
    <w:p w:rsidR="00E403F0" w:rsidRPr="00D65BEC" w:rsidRDefault="00E403F0" w:rsidP="00E403F0">
      <w:pPr>
        <w:pStyle w:val="afff9"/>
        <w:rPr>
          <w:rtl/>
        </w:rPr>
      </w:pPr>
      <w:r w:rsidRPr="00D65BEC">
        <w:rPr>
          <w:rtl/>
        </w:rPr>
        <w:tab/>
        <w:t xml:space="preserve">אם היה אחד מהן יפה שתי סלעים יקרב לאשמו, </w:t>
      </w:r>
    </w:p>
    <w:p w:rsidR="00E403F0" w:rsidRPr="00D65BEC" w:rsidRDefault="00E403F0" w:rsidP="00E403F0">
      <w:pPr>
        <w:pStyle w:val="afff9"/>
        <w:rPr>
          <w:rtl/>
        </w:rPr>
      </w:pPr>
      <w:r w:rsidRPr="00D65BEC">
        <w:rPr>
          <w:rtl/>
        </w:rPr>
        <w:tab/>
        <w:t>והשני ירעה עד שיסתאב וימכר ויפלו דמיו לנדבה.</w:t>
      </w:r>
    </w:p>
    <w:p w:rsidR="00E403F0" w:rsidRPr="00D65BEC" w:rsidRDefault="00E403F0" w:rsidP="00E403F0">
      <w:pPr>
        <w:pStyle w:val="afff9"/>
        <w:rPr>
          <w:rtl/>
        </w:rPr>
      </w:pPr>
      <w:r w:rsidRPr="00D65BEC">
        <w:rPr>
          <w:rtl/>
        </w:rPr>
        <w:t xml:space="preserve">לקח בהן שני אילים לחולין, אחד יפה ב' סלעים ואחד יפה עשרה זוז, </w:t>
      </w:r>
    </w:p>
    <w:p w:rsidR="00E403F0" w:rsidRPr="00D65BEC" w:rsidRDefault="00E403F0" w:rsidP="00E403F0">
      <w:pPr>
        <w:pStyle w:val="afff9"/>
        <w:rPr>
          <w:rtl/>
        </w:rPr>
      </w:pPr>
      <w:r w:rsidRPr="00D65BEC">
        <w:rPr>
          <w:rtl/>
        </w:rPr>
        <w:tab/>
      </w:r>
      <w:r w:rsidRPr="00D65BEC">
        <w:rPr>
          <w:rFonts w:hint="cs"/>
          <w:rtl/>
        </w:rPr>
        <w:t xml:space="preserve">- </w:t>
      </w:r>
      <w:r w:rsidRPr="00D65BEC">
        <w:rPr>
          <w:rtl/>
        </w:rPr>
        <w:t>היפה שתי סלעים יקרב לאשמו, והשני למעילתו.</w:t>
      </w:r>
    </w:p>
    <w:p w:rsidR="00E403F0" w:rsidRPr="00D65BEC" w:rsidRDefault="00E403F0" w:rsidP="00E403F0">
      <w:pPr>
        <w:pStyle w:val="afff9"/>
        <w:rPr>
          <w:rtl/>
        </w:rPr>
      </w:pPr>
      <w:r w:rsidRPr="00D65BEC">
        <w:rPr>
          <w:rtl/>
        </w:rPr>
        <w:t>אחד לאשם ואחד לחולין, אם היה של אשם יפה שתי סלעים יקרב לאשמו, והשני למעילתו, ויביא עמה סלע וחומשה.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21" w:author="קלוד" w:date="2026-10-11T12:26:18Z"/>
        </w:rPr>
      </w:pPr>
      <w:ins w:id="90022" w:author="קלוד" w:date="2026-10-11T12:26:18Z">
        <w:r>
          <w:rPr>
            <w:color w:val="7B3F00"/>
          </w:rPr>
          <w:t xml:space="preserve">המפריש ב' סלעים לאשם ולקח שני אילים - 'למעילתו'</w:t>
        </w:r>
      </w:ins>
    </w:p>
    <w:p w:rsidR="00E403F0" w:rsidRPr="00AD695E" w:rsidRDefault="00E403F0" w:rsidP="00E403F0">
      <w:pPr>
        <w:rPr>
          <w:rtl/>
        </w:rPr>
      </w:pPr>
      <w:r w:rsidRPr="00217260">
        <w:rPr>
          <w:b/>
          <w:bCs/>
          <w:rtl/>
        </w:rPr>
        <w:t>מעילתו</w:t>
      </w:r>
      <w:r w:rsidRPr="00217260">
        <w:rPr>
          <w:rFonts w:hint="cs"/>
          <w:b/>
          <w:bCs/>
          <w:rtl/>
        </w:rPr>
        <w:t xml:space="preserve"> ד</w:t>
      </w:r>
      <w:r w:rsidRPr="00217260">
        <w:rPr>
          <w:b/>
          <w:bCs/>
          <w:rtl/>
        </w:rPr>
        <w:t>רישא</w:t>
      </w:r>
      <w:r>
        <w:rPr>
          <w:rtl/>
        </w:rPr>
        <w:t xml:space="preserve">: והשני למעילתו, </w:t>
      </w:r>
      <w:ins w:id="92515" w:author="מנוע מכני" w:date="2026-10-11T12:04:39Z">
        <w:r>
          <w:rPr>
            <w:rtl/>
          </w:rPr>
          <w:t xml:space="preserve">אם </w:t>
        </w:r>
      </w:ins>
      <w:del w:id="92516" w:author="מנוע מכני" w:date="2026-10-11T12:04:39Z">
        <w:r>
          <w:rPr>
            <w:rtl/>
          </w:rPr>
          <w:delText xml:space="preserve">אי </w:delText>
        </w:r>
      </w:del>
      <w:r>
        <w:rPr>
          <w:rtl/>
        </w:rPr>
        <w:t xml:space="preserve">איל אשם, </w:t>
      </w:r>
      <w:r>
        <w:rPr>
          <w:rFonts w:hint="cs"/>
          <w:rtl/>
        </w:rPr>
        <w:t xml:space="preserve">הא חומש בהדי גזילו מביא, ולא בהדי איל </w:t>
      </w:r>
    </w:p>
    <w:p>
      <w:pPr>
        <w:pStyle w:val="38"/>
        <w:rPr>
          <w:ins w:id="94348" w:author="מנוע מכני" w:date="2026-10-11T12:04:39Z"/>
        </w:rPr>
      </w:pPr>
      <w:r>
        <w:lastRenderedPageBreak/>
        <w:tab/>
        <w:t xml:space="preserve">ועוד, קתני סיפא:</w:t>
      </w:r>
    </w:p>
    <w:p w:rsidR="00E403F0" w:rsidRPr="00AD695E" w:rsidRDefault="00E403F0" w:rsidP="00E403F0">
      <w:pPr>
        <w:rPr>
          <w:rtl/>
        </w:rPr>
      </w:pPr>
      <w:del w:id="94349" w:author="מנוע מכני" w:date="2026-10-11T12:04:39Z">
        <w:r>
          <w:rPr>
            <w:rtl/>
          </w:rPr>
          <w:lastRenderedPageBreak/>
          <w:tab/>
          <w:delText xml:space="preserve"> </w:delText>
        </w:r>
      </w:del>
      <w:r>
        <w:rPr>
          <w:rtl/>
        </w:rPr>
        <w:lastRenderedPageBreak/>
        <w:tab/>
        <w:t xml:space="preserve">אחד לאשם ואחד לחולין, אם היה של אשם יפה שתי סלעים יקרב </w:t>
      </w:r>
      <w:r w:rsidRPr="002B4E05">
        <w:rPr>
          <w:spacing w:val="-2"/>
          <w:rtl/>
        </w:rPr>
        <w:t xml:space="preserve">לאשמו, והשני למעילתו, ויביא עמה סלע וחומשה, </w:t>
      </w:r>
      <w:ins w:id="92191" w:author="מנוע מכני" w:date="2026-10-11T12:04:39Z">
        <w:r>
          <w:rPr>
            <w:b/>
            <w:bCs/>
            <w:spacing w:val="-2"/>
            <w:rtl/>
          </w:rPr>
          <w:t xml:space="preserve">ומשמע ש</w:t>
        </w:r>
      </w:ins>
      <w:del w:id="92192" w:author="מנוע מכני" w:date="2026-10-11T12:04:39Z">
        <w:r w:rsidRPr="002B4E05">
          <w:rPr>
            <w:b/>
            <w:bCs/>
            <w:spacing w:val="-2"/>
            <w:rtl/>
          </w:rPr>
          <w:delText xml:space="preserve">אלמא </w:delText>
        </w:r>
      </w:del>
      <w:r w:rsidRPr="002B4E05">
        <w:rPr>
          <w:b/>
          <w:bCs/>
          <w:spacing w:val="-2"/>
          <w:rtl/>
        </w:rPr>
        <w:t xml:space="preserve">חומש בהדי גזילו </w:t>
      </w:r>
      <w:ins w:id="92997" w:author="מנוע מכני" w:date="2026-10-11T12:04:39Z">
        <w:r>
          <w:rPr>
            <w:b/>
            <w:bCs/>
            <w:spacing w:val="-2"/>
            <w:rtl/>
          </w:rPr>
          <w:t xml:space="preserve">מביא</w:t>
        </w:r>
      </w:ins>
      <w:del w:id="92998" w:author="מנוע מכני" w:date="2026-10-11T12:04:39Z">
        <w:r w:rsidRPr="002B4E05">
          <w:rPr>
            <w:b/>
            <w:bCs/>
            <w:spacing w:val="-2"/>
            <w:rtl/>
          </w:rPr>
          <w:delText xml:space="preserve">מייתי</w:delText>
        </w:r>
      </w:del>
      <w:r w:rsidRPr="002B4E05">
        <w:rPr>
          <w:b/>
          <w:bCs/>
          <w:spacing w:val="-2"/>
          <w:rtl/>
        </w:rPr>
        <w:t xml:space="preserve"> </w:t>
      </w:r>
      <w:ins w:id="91633" w:author="מנוע מכני" w:date="2026-10-11T12:04:39Z">
        <w:r>
          <w:rPr>
            <w:b/>
            <w:bCs/>
            <w:spacing w:val="-2"/>
            <w:rtl/>
          </w:rPr>
          <w:t xml:space="preserve">לו</w:t>
        </w:r>
      </w:ins>
      <w:del w:id="91634" w:author="מנוע מכני" w:date="2026-10-11T12:04:39Z">
        <w:r w:rsidRPr="002B4E05">
          <w:rPr>
            <w:b/>
            <w:bCs/>
            <w:spacing w:val="-2"/>
            <w:rtl/>
          </w:rPr>
          <w:delText xml:space="preserve">ליה</w:delText>
        </w:r>
      </w:del>
      <w:r w:rsidRPr="002B4E05">
        <w:rPr>
          <w:spacing w:val="-2"/>
          <w:rtl/>
        </w:rPr>
        <w:t xml:space="preserve">! </w:t>
      </w:r>
    </w:p>
    <w:p>
      <w:pPr>
        <w:pStyle w:val="38"/>
        <w:rPr>
          <w:ins w:id="94350" w:author="מנוע מכני" w:date="2026-10-11T12:04:39Z"/>
        </w:rPr>
      </w:pPr>
      <w:r w:rsidRPr="00217260">
        <w:tab/>
        <w:t xml:space="preserve">אלא</w:t>
      </w:r>
    </w:p>
    <w:p w:rsidR="00E403F0" w:rsidRPr="00AD695E" w:rsidRDefault="00E403F0" w:rsidP="00E403F0">
      <w:pPr>
        <w:rPr>
          <w:rtl/>
        </w:rPr>
      </w:pPr>
      <w:del w:id="94351" w:author="מנוע מכני" w:date="2026-10-11T12:04:39Z">
        <w:r w:rsidRPr="00217260">
          <w:rPr>
            <w:b/>
            <w:bCs/>
            <w:rtl/>
          </w:rPr>
          <w:tab/>
          <w:delText xml:space="preserve"> </w:delText>
        </w:r>
      </w:del>
      <w:r w:rsidRPr="00217260">
        <w:rPr>
          <w:b/>
          <w:bCs/>
          <w:rtl/>
        </w:rPr>
        <w:tab/>
        <w:t xml:space="preserve">מעילתו </w:t>
      </w:r>
      <w:ins w:id="91637" w:author="מנוע מכני" w:date="2026-10-11T12:04:39Z">
        <w:r>
          <w:rPr>
            <w:b/>
            <w:bCs/>
            <w:rtl/>
          </w:rPr>
          <w:t xml:space="preserve">מה</w:t>
        </w:r>
      </w:ins>
      <w:del w:id="91638" w:author="מנוע מכני" w:date="2026-10-11T12:04:39Z">
        <w:r w:rsidRPr="00217260">
          <w:rPr>
            <w:b/>
            <w:bCs/>
            <w:rtl/>
          </w:rPr>
          <w:tab/>
          <w:delText xml:space="preserve">מאי</w:delText>
        </w:r>
      </w:del>
      <w:r w:rsidRPr="00217260">
        <w:rPr>
          <w:b/>
          <w:bCs/>
          <w:rtl/>
        </w:rPr>
        <w:tab/>
        <w:t xml:space="preserve"> דאיתהני מהקדש</w:t>
      </w:r>
      <w:r>
        <w:rPr>
          <w:rtl/>
        </w:rPr>
        <w:t xml:space="preserve">, וישנו משתי סלעים דאפרישנו לאשם ולקח בהן שני אילים לחולין, דיפה שתי סלעים מקריב </w:t>
      </w:r>
      <w:r>
        <w:rPr>
          <w:rFonts w:hint="cs"/>
          <w:rtl/>
        </w:rPr>
        <w:t>ל</w:t>
      </w:r>
      <w:r>
        <w:rPr>
          <w:rtl/>
        </w:rPr>
        <w:t xml:space="preserve">איל אשם, ויפה עשרה זוז יהיב </w:t>
      </w:r>
      <w:ins w:id="91639" w:author="מנוע מכני" w:date="2026-10-11T12:04:39Z">
        <w:r>
          <w:rPr>
            <w:rFonts w:hint="cs"/>
            <w:rtl/>
          </w:rPr>
          <w:t xml:space="preserve">למה</w:t>
        </w:r>
      </w:ins>
      <w:del w:id="91640" w:author="מנוע מכני" w:date="2026-10-11T12:04:39Z">
        <w:r>
          <w:rPr>
            <w:rFonts w:hint="cs"/>
            <w:rtl/>
          </w:rPr>
          <w:delText xml:space="preserve">ל</w:delText>
        </w:r>
        <w:r>
          <w:rPr>
            <w:rtl/>
          </w:rPr>
          <w:delText xml:space="preserve">מאי</w:delText>
        </w:r>
      </w:del>
      <w:r>
        <w:rPr>
          <w:rtl/>
        </w:rPr>
        <w:t xml:space="preserve"> דאיתהני מהקדש, </w:t>
      </w:r>
      <w:ins w:id="92645" w:author="מנוע מכני" w:date="2026-10-11T12:04:39Z">
        <w:r>
          <w:rPr>
            <w:rtl/>
          </w:rPr>
          <w:t xml:space="preserve">דהיה</w:t>
        </w:r>
      </w:ins>
      <w:del w:id="92646" w:author="מנוע מכני" w:date="2026-10-11T12:04:39Z">
        <w:r>
          <w:rPr>
            <w:rtl/>
          </w:rPr>
          <w:delText xml:space="preserve">דהוה</w:delText>
        </w:r>
      </w:del>
      <w:r>
        <w:rPr>
          <w:rtl/>
        </w:rPr>
        <w:t xml:space="preserve"> </w:t>
      </w:r>
      <w:ins w:id="91635" w:author="מנוע מכני" w:date="2026-10-11T12:04:39Z">
        <w:r>
          <w:rPr>
            <w:rtl/>
          </w:rPr>
          <w:t xml:space="preserve">לו</w:t>
        </w:r>
      </w:ins>
      <w:del w:id="91636" w:author="מנוע מכני" w:date="2026-10-11T12:04:39Z">
        <w:r>
          <w:rPr>
            <w:rtl/>
          </w:rPr>
          <w:delText xml:space="preserve">ליה</w:delText>
        </w:r>
      </w:del>
      <w:r>
        <w:rPr>
          <w:rtl/>
        </w:rPr>
        <w:t xml:space="preserve"> גזילו וחומשו, </w:t>
      </w:r>
      <w:ins w:id="91641" w:author="מנוע מכני" w:date="2026-10-11T12:04:39Z">
        <w:r>
          <w:rPr>
            <w:b/>
            <w:bCs/>
            <w:rtl/>
          </w:rPr>
          <w:t xml:space="preserve">ומה</w:t>
        </w:r>
      </w:ins>
      <w:del w:id="91642" w:author="מנוע מכני" w:date="2026-10-11T12:04:39Z">
        <w:r w:rsidRPr="00217260">
          <w:rPr>
            <w:b/>
            <w:bCs/>
            <w:rtl/>
          </w:rPr>
          <w:delText xml:space="preserve">ומאי</w:delText>
        </w:r>
      </w:del>
      <w:r w:rsidRPr="00217260">
        <w:rPr>
          <w:b/>
          <w:bCs/>
          <w:rtl/>
        </w:rPr>
        <w:t xml:space="preserve"> מעילתו? גזילו.</w:t>
      </w:r>
    </w:p>
    <w:p w:rsidR="00E403F0" w:rsidRPr="00AD695E" w:rsidRDefault="00E403F0" w:rsidP="00E403F0">
      <w:pPr>
        <w:rPr>
          <w:rtl/>
        </w:rPr>
      </w:pPr>
      <w:r>
        <w:rPr>
          <w:rFonts w:hint="cs"/>
          <w:rtl/>
        </w:rPr>
        <w:t xml:space="preserve">ומעילה דסיפא </w:t>
      </w:r>
      <w:r>
        <w:rPr>
          <w:rtl/>
        </w:rPr>
        <w:t xml:space="preserve">אחד לאשם ואחד לחולין, אם היה של אשם יפה שתי סלעים יקרב לאשמו, והשני למעילה, ויביא עמה סלע וחומשה, </w:t>
      </w:r>
      <w:ins w:id="92193" w:author="מנוע מכני" w:date="2026-10-11T12:04:39Z">
        <w:r>
          <w:rPr>
            <w:rtl/>
          </w:rPr>
          <w:t xml:space="preserve">ומשמע ש</w:t>
        </w:r>
      </w:ins>
      <w:del w:id="92194" w:author="מנוע מכני" w:date="2026-10-11T12:04:39Z">
        <w:r>
          <w:rPr>
            <w:rtl/>
          </w:rPr>
          <w:delText xml:space="preserve">אלמא </w:delText>
        </w:r>
      </w:del>
      <w:r>
        <w:rPr>
          <w:rtl/>
        </w:rPr>
        <w:t xml:space="preserve">מעילתו איל אשם</w:t>
      </w:r>
      <w:ins w:id="92143" w:author="מנוע מכני" w:date="2026-10-11T12:04:39Z">
        <w:r>
          <w:rPr>
            <w:rtl/>
          </w:rPr>
          <w:t xml:space="preserve">,</w:t>
        </w:r>
      </w:ins>
      <w:del w:id="92144" w:author="מנוע מכני" w:date="2026-10-11T12:04:39Z">
        <w:r>
          <w:rPr>
            <w:rtl/>
          </w:rPr>
          <w:delText xml:space="preserve">;</w:delText>
        </w:r>
      </w:del>
    </w:p>
    <w:p w:rsidR="00E403F0" w:rsidRPr="00AD695E" w:rsidRDefault="00E403F0" w:rsidP="00E403F0">
      <w:pPr>
        <w:rPr>
          <w:rtl/>
        </w:rPr>
      </w:pPr>
      <w:r>
        <w:rPr>
          <w:rFonts w:hint="cs"/>
          <w:rtl/>
        </w:rPr>
        <w:t>רישא קרי דהו</w:t>
      </w:r>
      <w:r>
        <w:rPr>
          <w:rtl/>
        </w:rPr>
        <w:t>"</w:t>
      </w:r>
      <w:r>
        <w:rPr>
          <w:rFonts w:hint="cs"/>
          <w:rtl/>
        </w:rPr>
        <w:t>ל איל רובן קרן וחומשו קרו למעילתו גזילה</w:t>
      </w:r>
    </w:p>
    <w:p w:rsidR="00E403F0" w:rsidRPr="00AD695E" w:rsidRDefault="00E403F0" w:rsidP="00E403F0">
      <w:pPr>
        <w:pStyle w:val="afff3"/>
        <w:framePr w:wrap="around"/>
        <w:spacing w:line="240" w:lineRule="exact"/>
        <w:rPr>
          <w:rtl/>
        </w:rPr>
      </w:pPr>
      <w:r w:rsidRPr="009239E9">
        <w:rPr>
          <w:rFonts w:hint="cs"/>
          <w:szCs w:val="18"/>
          <w:rtl/>
        </w:rPr>
        <w:t>כז.</w:t>
      </w:r>
    </w:p>
    <w:p w:rsidR="00E403F0" w:rsidRPr="00AD695E" w:rsidRDefault="00E403F0" w:rsidP="00E403F0">
      <w:pPr>
        <w:rPr>
          <w:rtl/>
        </w:rPr>
      </w:pPr>
      <w:r>
        <w:rPr>
          <w:rFonts w:hint="cs"/>
          <w:rtl/>
        </w:rPr>
        <w:t xml:space="preserve">סיפא </w:t>
      </w:r>
      <w:r>
        <w:rPr>
          <w:rtl/>
        </w:rPr>
        <w:t xml:space="preserve">דלא הוי איל רובן קרן וחומש, קרי </w:t>
      </w:r>
      <w:ins w:id="91643" w:author="מנוע מכני" w:date="2026-10-11T12:04:39Z">
        <w:r>
          <w:rPr>
            <w:rtl/>
          </w:rPr>
          <w:t xml:space="preserve">לו</w:t>
        </w:r>
      </w:ins>
      <w:del w:id="91644" w:author="מנוע מכני" w:date="2026-10-11T12:04:39Z">
        <w:r>
          <w:rPr>
            <w:rtl/>
          </w:rPr>
          <w:delText xml:space="preserve">ליה</w:delText>
        </w:r>
      </w:del>
      <w:r>
        <w:rPr>
          <w:rtl/>
        </w:rPr>
        <w:t xml:space="preserve"> איל אשם מעילתו, ויביא עמה סלע וחומשה.</w:t>
      </w:r>
    </w:p>
    <w:p w:rsidR="00E403F0" w:rsidRPr="00AD695E" w:rsidRDefault="00E403F0" w:rsidP="00E403F0">
      <w:pPr>
        <w:rPr>
          <w:rtl/>
        </w:rPr>
      </w:pPr>
    </w:p>
    <w:p>
      <w:pPr>
        <w:pStyle w:val="afffff8"/>
        <w:rPr>
          <w:ins w:id="90019" w:author="קלוד" w:date="2026-10-11T12:26:18Z"/>
        </w:rPr>
      </w:pPr>
      <w:ins w:id="90020" w:author="קלוד" w:date="2026-10-11T12:26:18Z">
        <w:r>
          <w:rPr>
            <w:color w:val="7B3F00"/>
          </w:rPr>
          <w:t xml:space="preserve">אדם מתכפר בשבח הקדש - בכינוס חומשין</w:t>
        </w:r>
      </w:ins>
    </w:p>
    <w:p>
      <w:pPr>
        <w:pStyle w:val="38"/>
        <w:rPr>
          <w:ins w:id="94353" w:author="מנוע מכני" w:date="2026-10-11T12:04:39Z"/>
        </w:rPr>
      </w:pPr>
      <w:del w:id="94352" w:author="מנוע מכני" w:date="2026-10-11T12:04:39Z">
        <w:r>
          <w:delText xml:space="preserve">•</w:delText>
        </w:r>
      </w:del>
      <w:r>
        <w:t xml:space="preserve"> </w:t>
      </w:r>
      <w:r w:rsidRPr="00217260">
        <w:t>בעי ר</w:t>
      </w:r>
      <w:r w:rsidRPr="00217260">
        <w:t>מב</w:t>
      </w:r>
      <w:r w:rsidRPr="00217260">
        <w:t>"</w:t>
      </w:r>
      <w:r w:rsidRPr="00217260">
        <w:t>ג</w:t>
      </w:r>
      <w:r>
        <w:t xml:space="preserve">:</w:t>
      </w:r>
    </w:p>
    <w:p w:rsidR="00E403F0" w:rsidRPr="00AD695E" w:rsidRDefault="00E403F0" w:rsidP="00E403F0">
      <w:pPr>
        <w:rPr>
          <w:rtl/>
        </w:rPr>
      </w:pPr>
      <w:del w:id="94354" w:author="מנוע מכני" w:date="2026-10-11T12:04:39Z">
        <w:r>
          <w:rPr>
            <w:rtl/>
          </w:rPr>
          <w:delText xml:space="preserve"> </w:delText>
        </w:r>
      </w:del>
      <w:r>
        <w:rPr>
          <w:rtl/>
        </w:rPr>
        <w:t xml:space="preserve">בכינוס חומשין מהו שיתכפר? </w:t>
      </w:r>
      <w:r>
        <w:rPr>
          <w:rtl/>
        </w:rPr>
        <w:t xml:space="preserve">את"ל</w:t>
      </w:r>
      <w:r>
        <w:rPr>
          <w:rtl/>
        </w:rPr>
        <w:t xml:space="preserve"> אדם מתכפר בשבח הקדש, משום ד</w:t>
      </w:r>
      <w:r>
        <w:rPr>
          <w:rFonts w:hint="cs"/>
          <w:rtl/>
        </w:rPr>
        <w:t>ט</w:t>
      </w:r>
      <w:r>
        <w:rPr>
          <w:rtl/>
        </w:rPr>
        <w:t xml:space="preserve">רח </w:t>
      </w:r>
      <w:ins w:id="91645" w:author="מנוע מכני" w:date="2026-10-11T12:04:39Z">
        <w:r>
          <w:rPr>
            <w:rtl/>
          </w:rPr>
          <w:t xml:space="preserve">לפניו</w:t>
        </w:r>
      </w:ins>
      <w:del w:id="91646" w:author="מנוע מכני" w:date="2026-10-11T12:04:39Z">
        <w:r>
          <w:rPr>
            <w:rtl/>
          </w:rPr>
          <w:delText xml:space="preserve">קמיה</w:delText>
        </w:r>
      </w:del>
      <w:r>
        <w:rPr>
          <w:rtl/>
        </w:rPr>
        <w:t xml:space="preserve">, אבל </w:t>
      </w:r>
      <w:ins w:id="90829" w:author="מנוע מכני" w:date="2026-10-11T12:04:39Z">
        <w:r>
          <w:rPr>
            <w:rtl/>
          </w:rPr>
          <w:t xml:space="preserve">כאן</w:t>
        </w:r>
      </w:ins>
      <w:del w:id="90830" w:author="מנוע מכני" w:date="2026-10-11T12:04:39Z">
        <w:r>
          <w:rPr>
            <w:rtl/>
          </w:rPr>
          <w:delText xml:space="preserve">הכא</w:delText>
        </w:r>
      </w:del>
      <w:r>
        <w:rPr>
          <w:rtl/>
        </w:rPr>
        <w:t xml:space="preserve"> דלא טרח </w:t>
      </w:r>
      <w:r>
        <w:rPr>
          <w:rtl/>
        </w:rPr>
        <w:t xml:space="preserve">לא</w:t>
      </w:r>
      <w:r>
        <w:rPr>
          <w:rtl/>
        </w:rPr>
        <w:t xml:space="preserve"> מתכפר, </w:t>
      </w:r>
    </w:p>
    <w:p w:rsidR="00E403F0" w:rsidRPr="00AD695E" w:rsidRDefault="00E403F0" w:rsidP="00E403F0">
      <w:pPr>
        <w:rPr>
          <w:rtl/>
        </w:rPr>
      </w:pPr>
      <w:r w:rsidRPr="00A757C8">
        <w:rPr>
          <w:rtl/>
        </w:rPr>
        <w:t xml:space="preserve">או"ד</w:t>
      </w:r>
      <w:r w:rsidRPr="00A757C8">
        <w:rPr>
          <w:rtl/>
        </w:rPr>
        <w:t xml:space="preserve"> </w:t>
      </w:r>
      <w:r w:rsidRPr="00A757C8">
        <w:rPr>
          <w:rtl/>
        </w:rPr>
        <w:t xml:space="preserve">את"ל</w:t>
      </w:r>
      <w:r w:rsidRPr="00A757C8">
        <w:rPr>
          <w:rtl/>
        </w:rPr>
        <w:t xml:space="preserve"> אין אדם מתכפר בשבח הקדש, משום דלא אפרשיה, אבל כינוס חומשין ד</w:t>
      </w:r>
      <w:r w:rsidRPr="00A757C8">
        <w:rPr>
          <w:rFonts w:hint="cs"/>
          <w:rtl/>
        </w:rPr>
        <w:t>הפריש אפשר</w:t>
      </w:r>
      <w:r w:rsidRPr="00A757C8">
        <w:rPr>
          <w:rtl/>
        </w:rPr>
        <w:t xml:space="preserve"> מתכפר, </w:t>
      </w:r>
    </w:p>
    <w:p w:rsidR="00E403F0" w:rsidRPr="00AD695E" w:rsidRDefault="00E403F0" w:rsidP="00E403F0">
      <w:pPr>
        <w:rPr>
          <w:rtl/>
        </w:rPr>
      </w:pPr>
      <w:r w:rsidRPr="00217260">
        <w:rPr>
          <w:b/>
          <w:bCs/>
          <w:rtl/>
        </w:rPr>
        <w:tab/>
      </w:r>
      <w:r>
        <w:rPr>
          <w:rtl/>
        </w:rPr>
        <w:t xml:space="preserve">דאיבעי </w:t>
      </w:r>
      <w:ins w:id="92213" w:author="מנוע מכני" w:date="2026-10-11T12:04:39Z">
        <w:r>
          <w:rPr>
            <w:rtl/>
          </w:rPr>
          <w:t xml:space="preserve">להם</w:t>
        </w:r>
      </w:ins>
      <w:del w:id="92214" w:author="מנוע מכני" w:date="2026-10-11T12:04:39Z">
        <w:r>
          <w:rPr>
            <w:rtl/>
          </w:rPr>
          <w:delText xml:space="preserve">להו</w:delText>
        </w:r>
      </w:del>
      <w:r>
        <w:rPr>
          <w:rtl/>
        </w:rPr>
        <w:t xml:space="preserve">: מתכפר בשבח הקדש או </w:t>
      </w:r>
      <w:r>
        <w:rPr>
          <w:rtl/>
        </w:rPr>
        <w:t xml:space="preserve">לא</w:t>
      </w:r>
      <w:r>
        <w:rPr>
          <w:rtl/>
        </w:rPr>
        <w:t xml:space="preserve">? </w:t>
      </w:r>
    </w:p>
    <w:p>
      <w:pPr>
        <w:pStyle w:val="38"/>
        <w:rPr>
          <w:ins w:id="94356" w:author="מנוע מכני" w:date="2026-10-11T12:04:39Z"/>
        </w:rPr>
      </w:pPr>
      <w:del w:id="94355" w:author="מנוע מכני" w:date="2026-10-11T12:04:39Z">
        <w:r>
          <w:delText xml:space="preserve">•</w:delText>
        </w:r>
      </w:del>
      <w:r>
        <w:t xml:space="preserve"> </w:t>
      </w:r>
      <w:r>
        <w:t xml:space="preserve">והך</w:t>
      </w:r>
    </w:p>
    <w:p w:rsidR="00E403F0" w:rsidRPr="00AD695E" w:rsidRDefault="00E403F0" w:rsidP="00E403F0">
      <w:pPr>
        <w:rPr>
          <w:rtl/>
        </w:rPr>
      </w:pPr>
      <w:del w:id="94357" w:author="מנוע מכני" w:date="2026-10-11T12:04:39Z">
        <w:r>
          <w:rPr>
            <w:rFonts w:hint="cs"/>
            <w:rtl/>
          </w:rPr>
          <w:delText xml:space="preserve"> </w:delText>
        </w:r>
      </w:del>
      <w:r>
        <w:rPr>
          <w:rFonts w:hint="cs"/>
          <w:rtl/>
        </w:rPr>
        <w:t xml:space="preserve">ד</w:t>
      </w:r>
      <w:r>
        <w:rPr>
          <w:rtl/>
        </w:rPr>
        <w:t xml:space="preserve">המפריש שני סלעים לאשם, ולקח בהן שני אילים לאשם, </w:t>
      </w:r>
    </w:p>
    <w:p w:rsidR="00E403F0" w:rsidRPr="002B4E05" w:rsidRDefault="00E403F0" w:rsidP="00E403F0">
      <w:pPr>
        <w:rPr>
          <w:spacing w:val="-2"/>
          <w:rtl/>
        </w:rPr>
      </w:pPr>
      <w:r w:rsidRPr="002B4E05">
        <w:rPr>
          <w:spacing w:val="-2"/>
          <w:rtl/>
        </w:rPr>
        <w:t xml:space="preserve">היה אחד מהן יפה שתי סלעים יקרב לאשמו, והשני ירעה עד שיסתאב וימכר ויפלו דמיו לנדבה</w:t>
      </w:r>
      <w:ins w:id="92145" w:author="מנוע מכני" w:date="2026-10-11T12:04:39Z">
        <w:r>
          <w:rPr>
            <w:spacing w:val="-2"/>
            <w:rtl/>
          </w:rPr>
          <w:t xml:space="preserve">,</w:t>
        </w:r>
      </w:ins>
      <w:del w:id="92146" w:author="מנוע מכני" w:date="2026-10-11T12:04:39Z">
        <w:r w:rsidRPr="002B4E05">
          <w:rPr>
            <w:spacing w:val="-2"/>
            <w:rtl/>
          </w:rPr>
          <w:delText xml:space="preserve">;</w:delText>
        </w:r>
      </w:del>
    </w:p>
    <w:p w:rsidR="00E403F0" w:rsidRPr="00AD695E" w:rsidRDefault="00E403F0" w:rsidP="00E403F0">
      <w:pPr>
        <w:rPr>
          <w:rtl/>
        </w:rPr>
      </w:pPr>
      <w:ins w:id="90831" w:author="מנוע מכני" w:date="2026-10-11T12:04:39Z">
        <w:r>
          <w:rPr>
            <w:rtl/>
          </w:rPr>
          <w:t xml:space="preserve">לא</w:t>
        </w:r>
      </w:ins>
      <w:del w:id="90832" w:author="מנוע מכני" w:date="2026-10-11T12:04:39Z">
        <w:r>
          <w:rPr>
            <w:rtl/>
          </w:rPr>
          <w:delText xml:space="preserve">לאו</w:delText>
        </w:r>
      </w:del>
      <w:r>
        <w:rPr>
          <w:rtl/>
        </w:rPr>
        <w:t xml:space="preserve"> דזבן בארבע איל ושבח </w:t>
      </w:r>
      <w:r>
        <w:rPr>
          <w:rFonts w:hint="cs"/>
          <w:rtl/>
        </w:rPr>
        <w:t xml:space="preserve">לשמונה ואדם מתכפר בשבח הקדש-</w:t>
      </w:r>
      <w:ins w:id="92147" w:author="מנוע מכני" w:date="2026-10-11T12:04:39Z">
        <w:r>
          <w:rPr>
            <w:rFonts w:hint="cs"/>
            <w:rtl/>
          </w:rPr>
          <w:t xml:space="preserve"> </w:t>
        </w:r>
      </w:ins>
      <w:del w:id="92148" w:author="מנוע מכני" w:date="2026-10-11T12:04:39Z">
        <w:r>
          <w:rPr>
            <w:rFonts w:hint="cs"/>
            <w:rtl/>
          </w:rPr>
          <w:delText xml:space="preserve">  </w:delText>
        </w:r>
      </w:del>
      <w:r>
        <w:rPr>
          <w:rFonts w:hint="cs"/>
          <w:rtl/>
        </w:rPr>
        <w:t xml:space="preserve">אלא </w:t>
      </w:r>
      <w:ins w:id="90173" w:author="Claude - סמנטי" w:date="2026-10-11T12:21:47Z">
        <w:r>
          <w:rPr>
            <w:rFonts w:hint="cs"/>
            <w:rtl/>
          </w:rPr>
          <w:t xml:space="preserve">שהוזיל</w:t>
        </w:r>
      </w:ins>
      <w:del w:id="90174" w:author="Claude - סמנטי" w:date="2026-10-11T12:21:47Z">
        <w:r>
          <w:rPr>
            <w:rFonts w:hint="cs"/>
            <w:rtl/>
          </w:rPr>
          <w:delText xml:space="preserve">דהוזיל</w:delText>
        </w:r>
      </w:del>
      <w:r>
        <w:rPr>
          <w:rFonts w:hint="cs"/>
          <w:rtl/>
        </w:rPr>
        <w:t xml:space="preserve"> רועה גביה </w:t>
      </w:r>
    </w:p>
    <w:p>
      <w:pPr>
        <w:pStyle w:val="38"/>
        <w:rPr>
          <w:ins w:id="94359" w:author="מנוע מכני" w:date="2026-10-11T12:04:39Z"/>
        </w:rPr>
      </w:pPr>
      <w:del w:id="94358" w:author="מנוע מכני" w:date="2026-10-11T12:04:39Z">
        <w:r>
          <w:delText xml:space="preserve">•</w:delText>
        </w:r>
      </w:del>
      <w:r>
        <w:t xml:space="preserve"> </w:t>
      </w:r>
      <w:r>
        <w:t xml:space="preserve">והך</w:t>
      </w:r>
    </w:p>
    <w:p w:rsidR="00E403F0" w:rsidRPr="00AD695E" w:rsidRDefault="00E403F0" w:rsidP="00E403F0">
      <w:pPr>
        <w:rPr>
          <w:rtl/>
        </w:rPr>
      </w:pPr>
      <w:del w:id="94360" w:author="מנוע מכני" w:date="2026-10-11T12:04:39Z">
        <w:r>
          <w:rPr>
            <w:rFonts w:hint="cs"/>
            <w:rtl/>
          </w:rPr>
          <w:delText xml:space="preserve"> </w:delText>
        </w:r>
      </w:del>
      <w:r>
        <w:rPr>
          <w:rFonts w:hint="cs"/>
          <w:rtl/>
        </w:rPr>
        <w:t xml:space="preserve">ד</w:t>
      </w:r>
      <w:r>
        <w:rPr>
          <w:rtl/>
        </w:rPr>
        <w:t xml:space="preserve">לקח איל בסלע, ופטמו והעמידו על שתים כשר</w:t>
      </w:r>
      <w:ins w:id="92149" w:author="מנוע מכני" w:date="2026-10-11T12:04:39Z">
        <w:r>
          <w:rPr>
            <w:rtl/>
          </w:rPr>
          <w:t xml:space="preserve">,</w:t>
        </w:r>
      </w:ins>
      <w:del w:id="92150" w:author="מנוע מכני" w:date="2026-10-11T12:04:39Z">
        <w:r>
          <w:rPr>
            <w:rtl/>
          </w:rPr>
          <w:delText xml:space="preserve">;</w:delText>
        </w:r>
      </w:del>
      <w:r>
        <w:rPr>
          <w:rFonts w:hint="cs"/>
          <w:rtl/>
        </w:rPr>
        <w:t xml:space="preserve">- פטמו שאני דחסר </w:t>
      </w:r>
      <w:ins w:id="91647" w:author="מנוע מכני" w:date="2026-10-11T12:04:39Z">
        <w:r>
          <w:rPr>
            <w:rFonts w:hint="cs"/>
            <w:rtl/>
          </w:rPr>
          <w:t xml:space="preserve">לו</w:t>
        </w:r>
      </w:ins>
      <w:del w:id="91648" w:author="מנוע מכני" w:date="2026-10-11T12:04:39Z">
        <w:r>
          <w:rPr>
            <w:rFonts w:hint="cs"/>
            <w:rtl/>
          </w:rPr>
          <w:delText xml:space="preserve">ליה</w:delText>
        </w:r>
      </w:del>
      <w:r>
        <w:rPr>
          <w:rFonts w:hint="cs"/>
          <w:rtl/>
        </w:rPr>
        <w:t xml:space="preserve"> שמונה </w:t>
      </w:r>
    </w:p>
    <w:p>
      <w:pPr>
        <w:pStyle w:val="38"/>
        <w:rPr>
          <w:ins w:id="94362" w:author="מנוע מכני" w:date="2026-10-11T12:04:39Z"/>
        </w:rPr>
      </w:pPr>
      <w:del w:id="94361" w:author="מנוע מכני" w:date="2026-10-11T12:04:39Z">
        <w:r w:rsidRPr="00E87E21">
          <w:delText xml:space="preserve">•</w:delText>
        </w:r>
      </w:del>
      <w:r w:rsidRPr="00E87E21">
        <w:t xml:space="preserve"> </w:t>
      </w:r>
      <w:r w:rsidRPr="00E87E21">
        <w:t xml:space="preserve">והך</w:t>
      </w:r>
    </w:p>
    <w:p w:rsidR="00E403F0" w:rsidRPr="00E87E21" w:rsidRDefault="00E403F0" w:rsidP="00E403F0">
      <w:pPr>
        <w:rPr>
          <w:spacing w:val="-4"/>
          <w:rtl/>
        </w:rPr>
      </w:pPr>
      <w:del w:id="94363" w:author="מנוע מכני" w:date="2026-10-11T12:04:39Z">
        <w:r w:rsidRPr="00E87E21">
          <w:rPr>
            <w:rFonts w:hint="cs"/>
            <w:spacing w:val="-4"/>
            <w:rtl/>
          </w:rPr>
          <w:delText xml:space="preserve"> </w:delText>
        </w:r>
      </w:del>
      <w:r w:rsidRPr="00E87E21">
        <w:rPr>
          <w:rFonts w:hint="cs"/>
          <w:spacing w:val="-4"/>
          <w:rtl/>
        </w:rPr>
        <w:t xml:space="preserve">ד</w:t>
      </w:r>
      <w:r w:rsidRPr="00E87E21">
        <w:rPr>
          <w:spacing w:val="-4"/>
          <w:rtl/>
        </w:rPr>
        <w:t xml:space="preserve">לקח איל בסלע והרי הוא בשתים - כשר! </w:t>
      </w:r>
      <w:r w:rsidRPr="00E87E21">
        <w:rPr>
          <w:spacing w:val="-4"/>
          <w:rtl/>
        </w:rPr>
        <w:t xml:space="preserve">ה"</w:t>
      </w:r>
      <w:r w:rsidRPr="00E87E21">
        <w:rPr>
          <w:rFonts w:hint="cs"/>
          <w:spacing w:val="-4"/>
          <w:rtl/>
        </w:rPr>
        <w:t xml:space="preserve">נ</w:t>
      </w:r>
      <w:r w:rsidRPr="00E87E21">
        <w:rPr>
          <w:rFonts w:hint="cs"/>
          <w:spacing w:val="-4"/>
          <w:rtl/>
        </w:rPr>
        <w:t xml:space="preserve"> </w:t>
      </w:r>
      <w:r w:rsidRPr="00E87E21">
        <w:rPr>
          <w:spacing w:val="-4"/>
          <w:rtl/>
        </w:rPr>
        <w:t>כשפטמו.</w:t>
      </w:r>
      <w:r w:rsidRPr="00E87E21">
        <w:rPr>
          <w:rFonts w:hint="cs"/>
          <w:spacing w:val="-4"/>
          <w:rtl/>
        </w:rPr>
        <w:t xml:space="preserve"> וזבין בד' והשביח בג' ושוה שמונה</w:t>
      </w:r>
    </w:p>
    <w:p>
      <w:pPr>
        <w:pStyle w:val="38"/>
        <w:rPr>
          <w:ins w:id="94364" w:author="מנוע מכני" w:date="2026-10-11T12:04:39Z"/>
        </w:rPr>
      </w:pPr>
      <w:r>
        <w:tab/>
      </w:r>
      <w:r>
        <w:t xml:space="preserve">והך</w:t>
      </w:r>
    </w:p>
    <w:p w:rsidR="00E403F0" w:rsidRPr="00AD695E" w:rsidRDefault="00E403F0" w:rsidP="00E403F0">
      <w:pPr>
        <w:rPr>
          <w:rtl/>
        </w:rPr>
      </w:pPr>
      <w:del w:id="94365" w:author="מנוע מכני" w:date="2026-10-11T12:04:39Z">
        <w:r>
          <w:rPr>
            <w:rFonts w:hint="cs"/>
            <w:rtl/>
          </w:rPr>
          <w:delText xml:space="preserve"> </w:delText>
        </w:r>
      </w:del>
      <w:r>
        <w:rPr>
          <w:rFonts w:hint="cs"/>
          <w:rtl/>
        </w:rPr>
        <w:t xml:space="preserve">דישלם סלע בסיפא היינו ת</w:t>
      </w:r>
      <w:r>
        <w:rPr>
          <w:rtl/>
        </w:rPr>
        <w:t>שלום דסלע.</w:t>
      </w:r>
    </w:p>
    <w:p>
      <w:pPr>
        <w:pStyle w:val="38"/>
        <w:rPr>
          <w:ins w:id="94366" w:author="מנוע מכני" w:date="2026-10-11T12:04:39Z"/>
        </w:rPr>
      </w:pPr>
      <w:r>
        <w:tab/>
      </w:r>
      <w:r>
        <w:t xml:space="preserve">ויקשה</w:t>
      </w:r>
    </w:p>
    <w:p w:rsidR="00E403F0" w:rsidRPr="00AD695E" w:rsidRDefault="00E403F0" w:rsidP="00E403F0">
      <w:pPr>
        <w:rPr>
          <w:rtl/>
        </w:rPr>
      </w:pPr>
      <w:del w:id="94367" w:author="מנוע מכני" w:date="2026-10-11T12:04:39Z">
        <w:r>
          <w:rPr>
            <w:rFonts w:hint="cs"/>
            <w:rtl/>
          </w:rPr>
          <w:delText xml:space="preserve"> </w:delText>
        </w:r>
      </w:del>
      <w:ins w:id="92517" w:author="מנוע מכני" w:date="2026-10-11T12:04:39Z">
        <w:r>
          <w:rPr>
            <w:rFonts w:hint="cs"/>
            <w:rtl/>
          </w:rPr>
          <w:t xml:space="preserve">דאם </w:t>
        </w:r>
      </w:ins>
      <w:del w:id="92518" w:author="מנוע מכני" w:date="2026-10-11T12:04:39Z">
        <w:r>
          <w:rPr>
            <w:rFonts w:hint="cs"/>
            <w:rtl/>
          </w:rPr>
          <w:delText xml:space="preserve">ד</w:delText>
        </w:r>
        <w:r>
          <w:rPr>
            <w:rtl/>
          </w:rPr>
          <w:delText xml:space="preserve">אי </w:delText>
        </w:r>
      </w:del>
      <w:ins w:id="92607" w:author="מנוע מכני" w:date="2026-10-11T12:04:39Z">
        <w:r>
          <w:rPr>
            <w:rtl/>
          </w:rPr>
          <w:t xml:space="preserve">סבר</w:t>
        </w:r>
      </w:ins>
      <w:del w:id="92608" w:author="מנוע מכני" w:date="2026-10-11T12:04:39Z">
        <w:r>
          <w:rPr>
            <w:rtl/>
          </w:rPr>
          <w:delText xml:space="preserve">ס"ל</w:delText>
        </w:r>
      </w:del>
      <w:r>
        <w:rPr>
          <w:rtl/>
        </w:rPr>
        <w:t xml:space="preserve"> דאין אדם מתכפר בשבח הקדש, </w:t>
      </w:r>
      <w:ins w:id="91649" w:author="מנוע מכני" w:date="2026-10-11T12:04:39Z">
        <w:r>
          <w:rPr>
            <w:rFonts w:hint="cs"/>
            <w:rtl/>
          </w:rPr>
          <w:t xml:space="preserve">מה</w:t>
        </w:r>
      </w:ins>
      <w:del w:id="91650" w:author="מנוע מכני" w:date="2026-10-11T12:04:39Z">
        <w:r>
          <w:rPr>
            <w:rFonts w:hint="cs"/>
            <w:rtl/>
          </w:rPr>
          <w:delText xml:space="preserve">מאי</w:delText>
        </w:r>
      </w:del>
      <w:r>
        <w:rPr>
          <w:rFonts w:hint="cs"/>
          <w:rtl/>
        </w:rPr>
        <w:t xml:space="preserve"> הוי כשמשלם תשלום דסלע הא אין בין שני סלעים בעי' </w:t>
      </w:r>
    </w:p>
    <w:p w:rsidR="00E403F0" w:rsidRPr="00AD695E" w:rsidRDefault="00E403F0" w:rsidP="00E403F0">
      <w:pPr>
        <w:rPr>
          <w:rtl/>
        </w:rPr>
      </w:pPr>
      <w:r w:rsidRPr="00217260">
        <w:rPr>
          <w:b/>
          <w:bCs/>
          <w:rtl/>
        </w:rPr>
        <w:t xml:space="preserve">לעולם </w:t>
      </w:r>
      <w:ins w:id="90833" w:author="מנוע מכני" w:date="2026-10-11T12:04:39Z">
        <w:r>
          <w:rPr>
            <w:b/>
            <w:bCs/>
            <w:rtl/>
          </w:rPr>
          <w:t xml:space="preserve">סבר</w:t>
        </w:r>
      </w:ins>
      <w:del w:id="90834" w:author="מנוע מכני" w:date="2026-10-11T12:04:39Z">
        <w:r w:rsidRPr="00217260">
          <w:rPr>
            <w:b/>
            <w:bCs/>
            <w:rtl/>
          </w:rPr>
          <w:delText xml:space="preserve">קסבר</w:delText>
        </w:r>
      </w:del>
      <w:r w:rsidRPr="00217260">
        <w:rPr>
          <w:b/>
          <w:bCs/>
          <w:rtl/>
        </w:rPr>
        <w:t xml:space="preserve">: אדם מתכפר בשבח הקדש.</w:t>
      </w:r>
    </w:p>
    <w:p w:rsidR="00E403F0" w:rsidRPr="00AD695E" w:rsidRDefault="00E403F0" w:rsidP="00E403F0">
      <w:pPr>
        <w:rPr>
          <w:rtl/>
        </w:rPr>
      </w:pPr>
      <w:r>
        <w:rPr>
          <w:rFonts w:hint="cs"/>
          <w:rtl/>
        </w:rPr>
        <w:t xml:space="preserve">ומה דמשלם תשלום דסלע </w:t>
      </w:r>
      <w:r>
        <w:rPr>
          <w:rtl/>
        </w:rPr>
        <w:t>גזירה שמא יאמרו: איל פחות משתי סלעים מכפר.</w:t>
      </w:r>
    </w:p>
    <w:p w:rsidR="00E403F0" w:rsidRPr="00AD695E" w:rsidRDefault="00E403F0" w:rsidP="00E403F0">
      <w:pPr>
        <w:rPr>
          <w:rtl/>
        </w:rPr>
      </w:pPr>
      <w:r>
        <w:rPr>
          <w:rtl/>
        </w:rPr>
        <w:t xml:space="preserve">• </w:t>
      </w:r>
      <w:ins w:id="91651" w:author="מנוע מכני" w:date="2026-10-11T12:04:39Z">
        <w:r>
          <w:rPr>
            <w:b/>
            <w:bCs/>
            <w:rtl/>
          </w:rPr>
          <w:t xml:space="preserve">מה</w:t>
        </w:r>
      </w:ins>
      <w:del w:id="91652" w:author="מנוע מכני" w:date="2026-10-11T12:04:39Z">
        <w:r w:rsidRPr="00217260">
          <w:rPr>
            <w:b/>
            <w:bCs/>
            <w:rtl/>
          </w:rPr>
          <w:delText xml:space="preserve">מאי</w:delText>
        </w:r>
      </w:del>
      <w:r w:rsidRPr="00217260">
        <w:rPr>
          <w:b/>
          <w:bCs/>
          <w:rtl/>
        </w:rPr>
        <w:t xml:space="preserve"> הוי עלה? תא שמע: בשעת הפרשה יפה סלע, בשעת כפרה יפה שתי סלעים - יצא.</w:t>
      </w:r>
    </w:p>
    <w:p w:rsidR="00E403F0" w:rsidRPr="00AD695E" w:rsidRDefault="00E403F0" w:rsidP="00E403F0">
      <w:pPr>
        <w:rPr>
          <w:rtl/>
        </w:rPr>
      </w:pPr>
    </w:p>
    <w:p>
      <w:pPr>
        <w:pStyle w:val="38"/>
        <w:rPr>
          <w:ins w:id="94369" w:author="מנוע מכני" w:date="2026-10-11T12:04:39Z"/>
        </w:rPr>
      </w:pPr>
      <w:del w:id="94368" w:author="מנוע מכני" w:date="2026-10-11T12:04:39Z">
        <w:r>
          <w:delText xml:space="preserve">•</w:delText>
        </w:r>
      </w:del>
      <w:r>
        <w:t xml:space="preserve"> </w:t>
      </w:r>
      <w:r w:rsidRPr="00217260">
        <w:t xml:space="preserve">בעי </w:t>
      </w:r>
      <w:ins w:id="90199" w:author="מנוע מכני" w:date="2026-10-11T12:04:39Z">
        <w:r>
          <w:t xml:space="preserve">ר"א</w:t>
        </w:r>
      </w:ins>
      <w:del w:id="90200" w:author="מנוע מכני" w:date="2026-10-11T12:04:39Z">
        <w:r w:rsidRPr="00217260">
          <w:delText xml:space="preserve">רבי אלעזר</w:delText>
        </w:r>
      </w:del>
      <w:r>
        <w:t xml:space="preserve">:</w:t>
      </w:r>
    </w:p>
    <w:p w:rsidR="00E403F0" w:rsidRPr="00AD695E" w:rsidRDefault="00E403F0" w:rsidP="00E403F0">
      <w:pPr>
        <w:rPr>
          <w:rtl/>
        </w:rPr>
      </w:pPr>
      <w:del w:id="94370" w:author="מנוע מכני" w:date="2026-10-11T12:04:39Z">
        <w:r>
          <w:rPr>
            <w:rtl/>
          </w:rPr>
          <w:delText xml:space="preserve"> </w:delText>
        </w:r>
      </w:del>
      <w:r>
        <w:rPr>
          <w:rtl/>
        </w:rPr>
        <w:t xml:space="preserve">אדם מתכפר בשבח הקדש או </w:t>
      </w:r>
      <w:r>
        <w:rPr>
          <w:rtl/>
        </w:rPr>
        <w:t xml:space="preserve">לא</w:t>
      </w:r>
      <w:r>
        <w:rPr>
          <w:rtl/>
        </w:rPr>
        <w:t xml:space="preserve">? </w:t>
      </w:r>
    </w:p>
    <w:p>
      <w:pPr>
        <w:pStyle w:val="38"/>
        <w:rPr>
          <w:ins w:id="94371" w:author="מנוע מכני" w:date="2026-10-11T12:04:39Z"/>
        </w:rPr>
      </w:pPr>
      <w:r w:rsidRPr="00A757C8">
        <w:t>ארי</w:t>
      </w:r>
      <w:r w:rsidRPr="00A757C8">
        <w:t>"</w:t>
      </w:r>
      <w:r w:rsidRPr="00A757C8">
        <w:t>ו</w:t>
      </w:r>
      <w:r w:rsidRPr="00A757C8">
        <w:t xml:space="preserve">:</w:t>
      </w:r>
    </w:p>
    <w:p w:rsidR="00E403F0" w:rsidRPr="00AD695E" w:rsidRDefault="00E403F0" w:rsidP="00E403F0">
      <w:pPr>
        <w:rPr>
          <w:rtl/>
        </w:rPr>
      </w:pPr>
      <w:del w:id="94372" w:author="מנוע מכני" w:date="2026-10-11T12:04:39Z">
        <w:r w:rsidRPr="00A757C8">
          <w:rPr>
            <w:rtl/>
          </w:rPr>
          <w:delText xml:space="preserve"> </w:delText>
        </w:r>
      </w:del>
      <w:r w:rsidRPr="00A757C8">
        <w:rPr>
          <w:rtl/>
        </w:rPr>
        <w:t xml:space="preserve">כמה שנים גדל זה בינינו, ולא שמע הלכה זו ממני? מכלל </w:t>
      </w:r>
      <w:r w:rsidRPr="00A757C8">
        <w:rPr>
          <w:rStyle w:val="2fb"/>
          <w:rtl/>
        </w:rPr>
        <w:t xml:space="preserve">דא</w:t>
      </w:r>
      <w:r w:rsidRPr="00A757C8">
        <w:rPr>
          <w:rStyle w:val="2fb"/>
          <w:rFonts w:hint="cs"/>
          <w:rtl/>
        </w:rPr>
        <w:t>רי</w:t>
      </w:r>
      <w:r w:rsidRPr="00A757C8">
        <w:rPr>
          <w:rStyle w:val="2fb"/>
          <w:rtl/>
        </w:rPr>
        <w:t>"</w:t>
      </w:r>
      <w:r w:rsidRPr="00A757C8">
        <w:rPr>
          <w:rStyle w:val="2fb"/>
          <w:rFonts w:hint="cs"/>
          <w:rtl/>
        </w:rPr>
        <w:t xml:space="preserve">ו</w:t>
      </w:r>
      <w:ins w:id="92315" w:author="מנוע מכני" w:date="2026-10-11T12:04:39Z">
        <w:r>
          <w:rPr>
            <w:rFonts w:hint="cs"/>
            <w:rtl/>
          </w:rPr>
          <w:t xml:space="preserve">?</w:t>
        </w:r>
      </w:ins>
      <w:del w:id="92316" w:author="מנוע מכני" w:date="2026-10-11T12:04:39Z">
        <w:r w:rsidRPr="00A757C8">
          <w:rPr>
            <w:rFonts w:hint="cs"/>
            <w:rtl/>
          </w:rPr>
          <w:delText xml:space="preserve"> </w:delText>
        </w:r>
        <w:r w:rsidRPr="00A757C8">
          <w:rPr>
            <w:rtl/>
          </w:rPr>
          <w:delText xml:space="preserve">?</w:delText>
        </w:r>
      </w:del>
      <w:r w:rsidRPr="00A757C8">
        <w:rPr>
          <w:rtl/>
        </w:rPr>
        <w:t xml:space="preserve"> אין, ועל הדא אמרה, </w:t>
      </w:r>
      <w:r w:rsidRPr="00A757C8">
        <w:rPr>
          <w:rtl/>
        </w:rPr>
        <w:t xml:space="preserve">דתנן</w:t>
      </w:r>
      <w:r w:rsidRPr="00A757C8">
        <w:rPr>
          <w:rtl/>
        </w:rPr>
        <w:t xml:space="preserve">: ולד תודה ותמורתה, וכן המפריש תודתו ואבדה והפריש אחרת תחתיה - אין טעונה לחם, ושלח </w:t>
      </w:r>
      <w:r w:rsidRPr="00A757C8">
        <w:rPr>
          <w:rStyle w:val="2fb"/>
          <w:rtl/>
        </w:rPr>
        <w:t xml:space="preserve">ר"</w:t>
      </w:r>
      <w:r w:rsidRPr="00A757C8">
        <w:rPr>
          <w:rStyle w:val="2fb"/>
          <w:rFonts w:hint="cs"/>
          <w:rtl/>
        </w:rPr>
        <w:t xml:space="preserve">ח</w:t>
      </w:r>
      <w:r w:rsidRPr="00A757C8">
        <w:rPr>
          <w:rFonts w:hint="cs"/>
          <w:rtl/>
        </w:rPr>
        <w:t xml:space="preserve"> </w:t>
      </w:r>
      <w:r w:rsidRPr="00A757C8">
        <w:rPr>
          <w:rStyle w:val="2fb"/>
          <w:rFonts w:hint="cs"/>
          <w:rtl/>
        </w:rPr>
        <w:t xml:space="preserve">מדרי</w:t>
      </w:r>
      <w:r w:rsidRPr="00A757C8">
        <w:rPr>
          <w:rStyle w:val="2fb"/>
          <w:rtl/>
        </w:rPr>
        <w:t>"</w:t>
      </w:r>
      <w:r w:rsidRPr="00A757C8">
        <w:rPr>
          <w:rStyle w:val="2fb"/>
          <w:rFonts w:hint="cs"/>
          <w:rtl/>
        </w:rPr>
        <w:t>ו</w:t>
      </w:r>
      <w:r w:rsidRPr="00A757C8">
        <w:rPr>
          <w:rtl/>
        </w:rPr>
        <w:t xml:space="preserve">: </w:t>
      </w:r>
      <w:r w:rsidRPr="00A757C8">
        <w:rPr>
          <w:rtl/>
        </w:rPr>
        <w:t xml:space="preserve">ל"</w:t>
      </w:r>
      <w:r w:rsidRPr="00A757C8">
        <w:rPr>
          <w:rFonts w:hint="cs"/>
          <w:rtl/>
        </w:rPr>
        <w:t>ש</w:t>
      </w:r>
      <w:r w:rsidRPr="00A757C8">
        <w:rPr>
          <w:rtl/>
        </w:rPr>
        <w:t xml:space="preserve"> אלא לאחר כפרה דולד אין טעון לחם, אבל לפני כפרה טעון לחם</w:t>
      </w:r>
      <w:ins w:id="92151" w:author="מנוע מכני" w:date="2026-10-11T12:04:39Z">
        <w:r>
          <w:rPr>
            <w:rtl/>
          </w:rPr>
          <w:t xml:space="preserve">,</w:t>
        </w:r>
      </w:ins>
      <w:del w:id="92152" w:author="מנוע מכני" w:date="2026-10-11T12:04:39Z">
        <w:r w:rsidRPr="00A757C8">
          <w:rPr>
            <w:rtl/>
          </w:rPr>
          <w:delText xml:space="preserve">;</w:delText>
        </w:r>
      </w:del>
    </w:p>
    <w:p w:rsidR="00E403F0" w:rsidRPr="00AD695E" w:rsidRDefault="00E403F0" w:rsidP="00E403F0">
      <w:pPr>
        <w:rPr>
          <w:rtl/>
        </w:rPr>
      </w:pPr>
      <w:ins w:id="92195" w:author="מנוע מכני" w:date="2026-10-11T12:04:39Z">
        <w:r>
          <w:rPr>
            <w:rtl/>
          </w:rPr>
          <w:t xml:space="preserve">ומשמע</w:t>
        </w:r>
        <w:r>
          <w:rPr>
            <w:rtl/>
          </w:rPr>
          <w:t xml:space="preserve"> ש</w:t>
        </w:r>
      </w:ins>
      <w:del w:id="92196" w:author="מנוע מכני" w:date="2026-10-11T12:04:39Z">
        <w:r>
          <w:rPr>
            <w:rtl/>
          </w:rPr>
          <w:delText xml:space="preserve">אלמא </w:delText>
        </w:r>
      </w:del>
      <w:ins w:id="90835" w:author="מנוע מכני" w:date="2026-10-11T12:04:39Z">
        <w:r>
          <w:rPr>
            <w:rtl/>
          </w:rPr>
          <w:t xml:space="preserve">סבר</w:t>
        </w:r>
      </w:ins>
      <w:del w:id="90836" w:author="מנוע מכני" w:date="2026-10-11T12:04:39Z">
        <w:r>
          <w:rPr>
            <w:rtl/>
          </w:rPr>
          <w:delText xml:space="preserve">קסבר</w:delText>
        </w:r>
      </w:del>
      <w:r>
        <w:rPr>
          <w:rtl/>
        </w:rPr>
        <w:t xml:space="preserve">: מתכפר בשבח הקדש.</w:t>
      </w:r>
    </w:p>
    <w:p w:rsidR="00E403F0" w:rsidRPr="00AD695E" w:rsidRDefault="00E403F0" w:rsidP="00E403F0">
      <w:pPr>
        <w:rPr>
          <w:rtl/>
        </w:rPr>
      </w:pPr>
    </w:p>
    <w:p>
      <w:pPr>
        <w:pStyle w:val="afffff8"/>
        <w:rPr>
          <w:ins w:id="90017" w:author="קלוד" w:date="2026-10-11T12:26:18Z"/>
        </w:rPr>
      </w:pPr>
      <w:ins w:id="90018" w:author="קלוד" w:date="2026-10-11T12:26:18Z">
        <w:r>
          <w:rPr>
            <w:color w:val="7B3F00"/>
          </w:rPr>
          <w:t xml:space="preserve">בעלי חיים - נדחין או לא</w:t>
        </w:r>
      </w:ins>
    </w:p>
    <w:p>
      <w:pPr>
        <w:pStyle w:val="38"/>
        <w:rPr>
          <w:ins w:id="94375" w:author="מנוע מכני" w:date="2026-10-11T12:04:39Z"/>
        </w:rPr>
      </w:pPr>
      <w:del w:id="94374" w:author="מנוע מכני" w:date="2026-10-11T12:04:39Z">
        <w:r>
          <w:delText xml:space="preserve">•</w:delText>
        </w:r>
      </w:del>
      <w:r>
        <w:t xml:space="preserve"> </w:t>
      </w:r>
      <w:r w:rsidRPr="00217260">
        <w:t>בעי ר' אלעזר</w:t>
      </w:r>
      <w:r>
        <w:t xml:space="preserve">:</w:t>
      </w:r>
    </w:p>
    <w:p w:rsidR="00E403F0" w:rsidRPr="00AD695E" w:rsidRDefault="00E403F0" w:rsidP="00E403F0">
      <w:pPr>
        <w:rPr>
          <w:rtl/>
        </w:rPr>
      </w:pPr>
      <w:del w:id="94376" w:author="מנוע מכני" w:date="2026-10-11T12:04:39Z">
        <w:r>
          <w:rPr>
            <w:rtl/>
          </w:rPr>
          <w:delText xml:space="preserve"> </w:delText>
        </w:r>
      </w:del>
      <w:r>
        <w:rPr>
          <w:rtl/>
        </w:rPr>
        <w:t xml:space="preserve">בעלי חיים נדחין או </w:t>
      </w:r>
      <w:r>
        <w:rPr>
          <w:rtl/>
        </w:rPr>
        <w:t xml:space="preserve">לא</w:t>
      </w:r>
      <w:r>
        <w:rPr>
          <w:rtl/>
        </w:rPr>
        <w:t xml:space="preserve">? </w:t>
      </w:r>
    </w:p>
    <w:p>
      <w:pPr>
        <w:pStyle w:val="38"/>
        <w:rPr>
          <w:ins w:id="94377" w:author="מנוע מכני" w:date="2026-10-11T12:04:39Z"/>
        </w:rPr>
      </w:pPr>
      <w:r>
        <w:t xml:space="preserve">א"ר יוחנן:</w:t>
      </w:r>
    </w:p>
    <w:p w:rsidR="00E403F0" w:rsidRPr="00AD695E" w:rsidRDefault="00E403F0" w:rsidP="00E403F0">
      <w:pPr>
        <w:rPr>
          <w:rtl/>
        </w:rPr>
      </w:pPr>
      <w:del w:id="94378" w:author="מנוע מכני" w:date="2026-10-11T12:04:39Z">
        <w:r>
          <w:rPr>
            <w:rtl/>
          </w:rPr>
          <w:delText xml:space="preserve"> </w:delText>
        </w:r>
      </w:del>
      <w:r>
        <w:rPr>
          <w:rtl/>
        </w:rPr>
        <w:t xml:space="preserve">הרי כמה שנים גדל זה בינינו, ולא שמע הלכה זו ממני? מכלל </w:t>
      </w:r>
      <w:r>
        <w:rPr>
          <w:rStyle w:val="2fb"/>
          <w:rtl/>
        </w:rPr>
        <w:t xml:space="preserve">דר' יוחנן</w:t>
      </w:r>
      <w:r>
        <w:rPr>
          <w:rtl/>
        </w:rPr>
        <w:t xml:space="preserve"> אמרה? </w:t>
      </w:r>
    </w:p>
    <w:p>
      <w:pPr>
        <w:pStyle w:val="38"/>
        <w:rPr>
          <w:ins w:id="94379" w:author="מנוע מכני" w:date="2026-10-11T12:04:39Z"/>
        </w:rPr>
      </w:pPr>
      <w:r>
        <w:t>אין, דא</w:t>
      </w:r>
      <w:r>
        <w:t>רי</w:t>
      </w:r>
      <w:r>
        <w:t>"</w:t>
      </w:r>
      <w:r>
        <w:t>ו</w:t>
      </w:r>
      <w:r>
        <w:t xml:space="preserve">:</w:t>
      </w:r>
    </w:p>
    <w:p w:rsidR="00E403F0" w:rsidRPr="00AD695E" w:rsidRDefault="00E403F0" w:rsidP="00E403F0">
      <w:pPr>
        <w:rPr>
          <w:rtl/>
        </w:rPr>
      </w:pPr>
      <w:del w:id="94380" w:author="מנוע מכני" w:date="2026-10-11T12:04:39Z">
        <w:r>
          <w:rPr>
            <w:rtl/>
          </w:rPr>
          <w:delText xml:space="preserve"> </w:delText>
        </w:r>
      </w:del>
      <w:r>
        <w:rPr>
          <w:rtl/>
        </w:rPr>
        <w:t xml:space="preserve">בהמה של שני שותפין, הקדיש חציה וחזר ולקח חציה והקדישה - קדושה ואינה קריבה, ועושה תמורה ותמורתה כיוצא בה</w:t>
      </w:r>
      <w:ins w:id="92153" w:author="מנוע מכני" w:date="2026-10-11T12:04:39Z">
        <w:r>
          <w:rPr>
            <w:rtl/>
          </w:rPr>
          <w:t xml:space="preserve">,</w:t>
        </w:r>
      </w:ins>
      <w:del w:id="92154" w:author="מנוע מכני" w:date="2026-10-11T12:04:39Z">
        <w:r>
          <w:rPr>
            <w:rtl/>
          </w:rPr>
          <w:delText xml:space="preserve">;</w:delText>
        </w:r>
      </w:del>
    </w:p>
    <w:p>
      <w:pPr>
        <w:pStyle w:val="38"/>
        <w:rPr>
          <w:ins w:id="94381" w:author="מנוע מכני" w:date="2026-10-11T12:04:39Z"/>
        </w:rPr>
      </w:pPr>
      <w:r w:rsidRPr="00217260">
        <w:t xml:space="preserve">ש"מ</w:t>
      </w:r>
      <w:r w:rsidRPr="00217260">
        <w:t xml:space="preserve"> תלת:</w:t>
      </w:r>
    </w:p>
    <w:p w:rsidR="00E403F0" w:rsidRPr="00AD695E" w:rsidRDefault="00E403F0" w:rsidP="00E403F0">
      <w:pPr>
        <w:rPr>
          <w:rtl/>
        </w:rPr>
      </w:pPr>
      <w:del w:id="94382" w:author="מנוע מכני" w:date="2026-10-11T12:04:39Z">
        <w:r w:rsidRPr="00217260">
          <w:rPr>
            <w:b/>
            <w:bCs/>
            <w:rtl/>
          </w:rPr>
          <w:delText xml:space="preserve"> </w:delText>
        </w:r>
      </w:del>
      <w:r w:rsidRPr="00217260">
        <w:rPr>
          <w:b/>
          <w:bCs/>
          <w:rtl/>
        </w:rPr>
        <w:t xml:space="preserve">ש"מ</w:t>
      </w:r>
      <w:r w:rsidRPr="00217260">
        <w:rPr>
          <w:b/>
          <w:bCs/>
          <w:rtl/>
        </w:rPr>
        <w:t xml:space="preserve"> בעלי חיים נדחין, וש"מ קדושת דמים מדחה, וש"מ יש דיחוי בדמים.</w:t>
      </w:r>
    </w:p>
    <w:p>
      <w:pPr>
        <w:pStyle w:val="afffff8"/>
        <w:rPr>
          <w:ins w:id="90015" w:author="קלוד" w:date="2026-10-11T12:26:18Z"/>
        </w:rPr>
      </w:pPr>
      <w:ins w:id="90016" w:author="קלוד" w:date="2026-10-11T12:26:18Z">
        <w:r>
          <w:rPr>
            <w:color w:val="7B3F00"/>
          </w:rPr>
          <w:t xml:space="preserve">הוזלו טלאים בעולם - 'מבחר נדריכם' או 'כסף שקלים'</w:t>
        </w:r>
      </w:ins>
    </w:p>
    <w:p>
      <w:pPr>
        <w:pStyle w:val="38"/>
        <w:rPr>
          <w:ins w:id="94384" w:author="מנוע מכני" w:date="2026-10-11T12:04:39Z"/>
        </w:rPr>
      </w:pPr>
      <w:del w:id="94383" w:author="מנוע מכני" w:date="2026-10-11T12:04:39Z">
        <w:r>
          <w:delText xml:space="preserve">•</w:delText>
        </w:r>
      </w:del>
      <w:r>
        <w:t xml:space="preserve"> </w:t>
      </w:r>
      <w:r w:rsidRPr="00217260">
        <w:t xml:space="preserve">בעי </w:t>
      </w:r>
      <w:r w:rsidRPr="00217260">
        <w:t>ר' אלעזר</w:t>
      </w:r>
      <w:r>
        <w:t xml:space="preserve">:</w:t>
      </w:r>
    </w:p>
    <w:p w:rsidR="00E403F0" w:rsidRPr="00AD695E" w:rsidRDefault="00E403F0" w:rsidP="00E403F0">
      <w:pPr>
        <w:rPr>
          <w:rtl/>
        </w:rPr>
      </w:pPr>
      <w:del w:id="94385" w:author="מנוע מכני" w:date="2026-10-11T12:04:39Z">
        <w:r>
          <w:rPr>
            <w:rtl/>
          </w:rPr>
          <w:delText xml:space="preserve"> </w:delText>
        </w:r>
      </w:del>
      <w:r>
        <w:rPr>
          <w:rtl/>
        </w:rPr>
        <w:t xml:space="preserve">הוזלו טלאים בעולם, מהו? מי </w:t>
      </w:r>
      <w:ins w:id="90837" w:author="מנוע מכני" w:date="2026-10-11T12:04:39Z">
        <w:r>
          <w:rPr>
            <w:rtl/>
          </w:rPr>
          <w:t xml:space="preserve">אומרים</w:t>
        </w:r>
      </w:ins>
      <w:del w:id="90838" w:author="מנוע מכני" w:date="2026-10-11T12:04:39Z">
        <w:r>
          <w:rPr>
            <w:rtl/>
          </w:rPr>
          <w:delText xml:space="preserve">אמרינן</w:delText>
        </w:r>
      </w:del>
      <w:r>
        <w:rPr>
          <w:rtl/>
        </w:rPr>
        <w:t xml:space="preserve"> </w:t>
      </w:r>
      <w:r>
        <w:rPr>
          <w:rFonts w:hint="cs"/>
          <w:rtl/>
        </w:rPr>
        <w:t>'</w:t>
      </w:r>
      <w:ins w:id="90489" w:author="Claude - סמנטי" w:date="2026-10-11T12:21:47Z">
        <w:r>
          <w:rPr>
            <w:rStyle w:val="afffff0"/>
            <w:rtl/>
          </w:rPr>
          <w:t xml:space="preserve">מִבְחַר נִדְרֵיכֶם</w:t>
        </w:r>
      </w:ins>
      <w:del w:id="90490" w:author="Claude - סמנטי" w:date="2026-10-11T12:21:47Z">
        <w:r>
          <w:rPr>
            <w:rtl/>
          </w:rPr>
          <w:delText xml:space="preserve">מבחר נדריכם</w:delText>
        </w:r>
      </w:del>
      <w:r>
        <w:rPr>
          <w:rFonts w:hint="cs"/>
          <w:rtl/>
        </w:rPr>
        <w:t>'</w:t>
      </w:r>
      <w:r>
        <w:rPr>
          <w:rtl/>
        </w:rPr>
        <w:t xml:space="preserve"> </w:t>
      </w:r>
      <w:ins w:id="90839" w:author="מנוע מכני" w:date="2026-10-11T12:04:39Z">
        <w:r>
          <w:rPr>
            <w:rtl/>
          </w:rPr>
          <w:t xml:space="preserve">צריך</w:t>
        </w:r>
      </w:ins>
      <w:del w:id="90840" w:author="מנוע מכני" w:date="2026-10-11T12:04:39Z">
        <w:r>
          <w:rPr>
            <w:rtl/>
          </w:rPr>
          <w:delText xml:space="preserve">בעינן</w:delText>
        </w:r>
      </w:del>
      <w:r>
        <w:rPr>
          <w:rtl/>
        </w:rPr>
        <w:t xml:space="preserve"> והא </w:t>
      </w:r>
      <w:ins w:id="90841" w:author="מנוע מכני" w:date="2026-10-11T12:04:39Z">
        <w:r>
          <w:rPr>
            <w:rtl/>
          </w:rPr>
          <w:t xml:space="preserve">יש</w:t>
        </w:r>
      </w:ins>
      <w:del w:id="90842" w:author="מנוע מכני" w:date="2026-10-11T12:04:39Z">
        <w:r>
          <w:rPr>
            <w:rtl/>
          </w:rPr>
          <w:delText xml:space="preserve">איכא</w:delText>
        </w:r>
      </w:del>
      <w:r>
        <w:rPr>
          <w:rtl/>
        </w:rPr>
        <w:t xml:space="preserve">, </w:t>
      </w:r>
    </w:p>
    <w:p w:rsidR="00E403F0" w:rsidRPr="00E87E21" w:rsidRDefault="00E403F0" w:rsidP="00E403F0">
      <w:pPr>
        <w:rPr>
          <w:spacing w:val="-4"/>
          <w:rtl/>
        </w:rPr>
      </w:pPr>
      <w:r w:rsidRPr="00E87E21">
        <w:rPr>
          <w:rFonts w:hint="cs"/>
          <w:b/>
          <w:bCs/>
          <w:spacing w:val="-4"/>
          <w:rtl/>
        </w:rPr>
        <w:t>או</w:t>
      </w:r>
      <w:r w:rsidRPr="00E87E21">
        <w:rPr>
          <w:b/>
          <w:bCs/>
          <w:spacing w:val="-4"/>
          <w:rtl/>
        </w:rPr>
        <w:t>"</w:t>
      </w:r>
      <w:r w:rsidRPr="00E87E21">
        <w:rPr>
          <w:rFonts w:hint="cs"/>
          <w:b/>
          <w:bCs/>
          <w:spacing w:val="-4"/>
          <w:rtl/>
        </w:rPr>
        <w:t>ד</w:t>
      </w:r>
      <w:r w:rsidRPr="00E87E21">
        <w:rPr>
          <w:rFonts w:hint="cs"/>
          <w:spacing w:val="-4"/>
          <w:rtl/>
        </w:rPr>
        <w:t xml:space="preserve"> </w:t>
      </w:r>
      <w:r w:rsidRPr="00E87E21">
        <w:rPr>
          <w:spacing w:val="-4"/>
          <w:rtl/>
        </w:rPr>
        <w:t xml:space="preserve">כסף שקלים </w:t>
      </w:r>
      <w:ins w:id="90843" w:author="מנוע מכני" w:date="2026-10-11T12:04:39Z">
        <w:r>
          <w:rPr>
            <w:spacing w:val="-4"/>
            <w:rtl/>
          </w:rPr>
          <w:t xml:space="preserve">צריך</w:t>
        </w:r>
      </w:ins>
      <w:del w:id="90844" w:author="מנוע מכני" w:date="2026-10-11T12:04:39Z">
        <w:r w:rsidRPr="00E87E21">
          <w:rPr>
            <w:spacing w:val="-4"/>
            <w:rtl/>
          </w:rPr>
          <w:delText xml:space="preserve">בעינן</w:delText>
        </w:r>
      </w:del>
      <w:r w:rsidRPr="00E87E21">
        <w:rPr>
          <w:spacing w:val="-4"/>
          <w:rtl/>
        </w:rPr>
        <w:t xml:space="preserve"> </w:t>
      </w:r>
      <w:ins w:id="90845" w:author="מנוע מכני" w:date="2026-10-11T12:04:39Z">
        <w:r>
          <w:rPr>
            <w:spacing w:val="-4"/>
            <w:rtl/>
          </w:rPr>
          <w:t xml:space="preserve">ואין</w:t>
        </w:r>
      </w:ins>
      <w:del w:id="90846" w:author="מנוע מכני" w:date="2026-10-11T12:04:39Z">
        <w:r w:rsidRPr="00E87E21">
          <w:rPr>
            <w:spacing w:val="-4"/>
            <w:rtl/>
          </w:rPr>
          <w:delText xml:space="preserve">וליכא</w:delText>
        </w:r>
      </w:del>
      <w:r w:rsidRPr="00E87E21">
        <w:rPr>
          <w:spacing w:val="-4"/>
          <w:rtl/>
        </w:rPr>
        <w:t xml:space="preserve">? א"ר יוחנן: כמה שנים גדלנו בבית המדרש ולא </w:t>
      </w:r>
      <w:r w:rsidRPr="00E87E21">
        <w:rPr>
          <w:b/>
          <w:bCs/>
          <w:spacing w:val="-4"/>
          <w:rtl/>
        </w:rPr>
        <w:t>שמענו</w:t>
      </w:r>
      <w:r w:rsidRPr="00E87E21">
        <w:rPr>
          <w:spacing w:val="-4"/>
          <w:rtl/>
        </w:rPr>
        <w:t xml:space="preserve"> הלכה זו.</w:t>
      </w:r>
    </w:p>
    <w:p>
      <w:pPr>
        <w:pStyle w:val="38"/>
        <w:rPr>
          <w:ins w:id="94386" w:author="מנוע מכני" w:date="2026-10-11T12:04:39Z"/>
        </w:rPr>
      </w:pPr>
      <w:r>
        <w:lastRenderedPageBreak/>
        <w:t>ולא? והא</w:t>
      </w:r>
      <w:r>
        <w:t>רי</w:t>
      </w:r>
      <w:r>
        <w:t>"</w:t>
      </w:r>
      <w:r>
        <w:t>ו מרשב</w:t>
      </w:r>
      <w:r>
        <w:t>"</w:t>
      </w:r>
      <w:r>
        <w:t>י</w:t>
      </w:r>
      <w:r>
        <w:t xml:space="preserve">:</w:t>
      </w:r>
    </w:p>
    <w:p w:rsidR="00E403F0" w:rsidRPr="00AD695E" w:rsidRDefault="00E403F0" w:rsidP="00E403F0">
      <w:pPr>
        <w:rPr>
          <w:rtl/>
        </w:rPr>
      </w:pPr>
      <w:del w:id="94387" w:author="מנוע מכני" w:date="2026-10-11T12:04:39Z">
        <w:r>
          <w:rPr>
            <w:rtl/>
          </w:rPr>
          <w:delText xml:space="preserve"> </w:delText>
        </w:r>
      </w:del>
      <w:r>
        <w:rPr>
          <w:rtl/>
        </w:rPr>
        <w:t xml:space="preserve">מפני מה </w:t>
      </w:r>
      <w:r>
        <w:rPr>
          <w:rtl/>
        </w:rPr>
        <w:t xml:space="preserve">לא</w:t>
      </w:r>
      <w:r>
        <w:rPr>
          <w:rtl/>
        </w:rPr>
        <w:t xml:space="preserve"> נתנה תורה קצבה במחוסרי כפרה? שמא יוזלו טלאים, ואין להן תקנה לאכול בקדשים! אימא: </w:t>
      </w:r>
      <w:r>
        <w:rPr>
          <w:rtl/>
        </w:rPr>
        <w:t xml:space="preserve">לא</w:t>
      </w:r>
      <w:r>
        <w:rPr>
          <w:rtl/>
        </w:rPr>
        <w:t xml:space="preserve"> </w:t>
      </w:r>
      <w:r w:rsidRPr="00217260">
        <w:rPr>
          <w:b/>
          <w:bCs/>
          <w:rtl/>
        </w:rPr>
        <w:t>לימדנו</w:t>
      </w:r>
      <w:r>
        <w:rPr>
          <w:rtl/>
        </w:rPr>
        <w:t xml:space="preserve"> הלכה זו.</w:t>
      </w:r>
    </w:p>
    <w:p w:rsidR="00E403F0" w:rsidRPr="00AD695E" w:rsidRDefault="00E403F0" w:rsidP="00E403F0">
      <w:pPr>
        <w:rPr>
          <w:rtl/>
        </w:rPr>
      </w:pPr>
      <w:r>
        <w:rPr>
          <w:rFonts w:hint="cs"/>
          <w:rtl/>
        </w:rPr>
        <w:t xml:space="preserve">והא </w:t>
      </w:r>
      <w:r>
        <w:rPr>
          <w:rStyle w:val="2fb"/>
          <w:rFonts w:hint="cs"/>
          <w:rtl/>
        </w:rPr>
        <w:t xml:space="preserve">רזב</w:t>
      </w:r>
      <w:r>
        <w:rPr>
          <w:rStyle w:val="2fb"/>
          <w:rtl/>
        </w:rPr>
        <w:t>"</w:t>
      </w:r>
      <w:r>
        <w:rPr>
          <w:rStyle w:val="2fb"/>
          <w:rFonts w:hint="cs"/>
          <w:rtl/>
        </w:rPr>
        <w:t xml:space="preserve">א</w:t>
      </w:r>
      <w:r>
        <w:rPr>
          <w:rFonts w:hint="cs"/>
          <w:rtl/>
        </w:rPr>
        <w:t xml:space="preserve"> חזר תלמודו כל ל' יום לפניו - א</w:t>
      </w:r>
      <w:r>
        <w:rPr>
          <w:rtl/>
        </w:rPr>
        <w:t>ימא:</w:t>
      </w:r>
      <w:r w:rsidRPr="00217260">
        <w:rPr>
          <w:b/>
          <w:bCs/>
          <w:rtl/>
        </w:rPr>
        <w:t xml:space="preserve"> </w:t>
      </w:r>
      <w:r w:rsidRPr="00217260">
        <w:rPr>
          <w:b/>
          <w:bCs/>
          <w:rtl/>
        </w:rPr>
        <w:t xml:space="preserve">לא</w:t>
      </w:r>
      <w:r w:rsidRPr="00217260">
        <w:rPr>
          <w:b/>
          <w:bCs/>
          <w:rtl/>
        </w:rPr>
        <w:t xml:space="preserve"> נתבקשה הלכה זו ממנו בבית המדרש.</w:t>
      </w:r>
    </w:p>
    <w:p>
      <w:pPr>
        <w:pStyle w:val="38"/>
        <w:rPr>
          <w:ins w:id="94389" w:author="מנוע מכני" w:date="2026-10-11T12:04:39Z"/>
        </w:rPr>
      </w:pPr>
      <w:del w:id="94388" w:author="מנוע מכני" w:date="2026-10-11T12:04:39Z">
        <w:r w:rsidRPr="00A757C8">
          <w:delText xml:space="preserve">•</w:delText>
        </w:r>
      </w:del>
      <w:r w:rsidRPr="00A757C8">
        <w:t xml:space="preserve"> </w:t>
      </w:r>
      <w:r w:rsidRPr="00A757C8">
        <w:t>ארי</w:t>
      </w:r>
      <w:r w:rsidRPr="00A757C8">
        <w:t>"</w:t>
      </w:r>
      <w:r w:rsidRPr="00A757C8">
        <w:t>ו</w:t>
      </w:r>
      <w:r w:rsidRPr="00A757C8">
        <w:t xml:space="preserve"> מרשב"י:</w:t>
      </w:r>
    </w:p>
    <w:p w:rsidR="00E403F0" w:rsidRPr="00AD695E" w:rsidRDefault="00E403F0" w:rsidP="00E403F0">
      <w:pPr>
        <w:rPr>
          <w:rtl/>
        </w:rPr>
      </w:pPr>
      <w:del w:id="94390" w:author="מנוע מכני" w:date="2026-10-11T12:04:39Z">
        <w:r w:rsidRPr="00A757C8">
          <w:rPr>
            <w:rtl/>
          </w:rPr>
          <w:delText xml:space="preserve"> </w:delText>
        </w:r>
      </w:del>
      <w:r w:rsidRPr="00A757C8">
        <w:rPr>
          <w:rtl/>
        </w:rPr>
        <w:t xml:space="preserve">מפני מה </w:t>
      </w:r>
      <w:r w:rsidRPr="00A757C8">
        <w:rPr>
          <w:rtl/>
        </w:rPr>
        <w:t xml:space="preserve">לא</w:t>
      </w:r>
      <w:r w:rsidRPr="00A757C8">
        <w:rPr>
          <w:rtl/>
        </w:rPr>
        <w:t xml:space="preserve"> נתנה קצבה במחוסרי כפרה שמא יוזלו טלאים, ואין להם תקנה לאכול בקדשי</w:t>
      </w:r>
      <w:r w:rsidRPr="00A757C8">
        <w:rPr>
          <w:rFonts w:hint="cs"/>
          <w:rtl/>
        </w:rPr>
        <w:t>ם</w:t>
      </w:r>
    </w:p>
    <w:p w:rsidR="00E403F0" w:rsidRPr="00AD695E" w:rsidRDefault="00E403F0" w:rsidP="00E403F0">
      <w:pPr>
        <w:rPr>
          <w:rtl/>
        </w:rPr>
      </w:pPr>
      <w:r>
        <w:rPr>
          <w:rFonts w:hint="cs"/>
          <w:rtl/>
        </w:rPr>
        <w:t>ו</w:t>
      </w:r>
      <w:r>
        <w:rPr>
          <w:rtl/>
        </w:rPr>
        <w:t xml:space="preserve">חטאת חלב </w:t>
      </w:r>
      <w:r>
        <w:rPr>
          <w:rFonts w:hint="cs"/>
          <w:rtl/>
        </w:rPr>
        <w:t xml:space="preserve">לא</w:t>
      </w:r>
      <w:r>
        <w:rPr>
          <w:rFonts w:hint="cs"/>
          <w:rtl/>
        </w:rPr>
        <w:t xml:space="preserve"> ניתנה קצבה דלכפרה באה ולא להתיר באכילת קדשים </w:t>
      </w:r>
    </w:p>
    <w:p>
      <w:pPr>
        <w:pStyle w:val="38"/>
        <w:rPr>
          <w:ins w:id="94391" w:author="מנוע מכני" w:date="2026-10-11T12:04:39Z"/>
        </w:rPr>
      </w:pPr>
      <w:r>
        <w:t xml:space="preserve">ויקשה</w:t>
      </w:r>
    </w:p>
    <w:p w:rsidR="00E403F0" w:rsidRPr="00AD695E" w:rsidRDefault="00E403F0" w:rsidP="00E403F0">
      <w:pPr>
        <w:rPr>
          <w:rtl/>
        </w:rPr>
      </w:pPr>
      <w:del w:id="94392" w:author="מנוע מכני" w:date="2026-10-11T12:04:39Z">
        <w:r>
          <w:rPr>
            <w:rFonts w:hint="cs"/>
            <w:rtl/>
          </w:rPr>
          <w:delText xml:space="preserve"> </w:delText>
        </w:r>
      </w:del>
      <w:r>
        <w:rPr>
          <w:rFonts w:hint="cs"/>
          <w:rtl/>
        </w:rPr>
        <w:t xml:space="preserve">מ</w:t>
      </w:r>
      <w:r>
        <w:rPr>
          <w:rtl/>
        </w:rPr>
        <w:t xml:space="preserve">אשם נזיר דלבטלה דאת</w:t>
      </w:r>
      <w:ins w:id="90021" w:author="מנוע מכני" w:date="2026-10-11T12:04:39Z">
        <w:r>
          <w:rPr>
            <w:rtl/>
          </w:rPr>
          <w:t xml:space="preserve">י, </w:t>
        </w:r>
        <w:r>
          <w:rPr>
            <w:rStyle w:val="2fb"/>
            <w:rtl/>
          </w:rPr>
          <w:t xml:space="preserve">ד</w:t>
        </w:r>
      </w:ins>
      <w:del w:id="90022" w:author="מנוע מכני" w:date="2026-10-11T12:04:39Z">
        <w:r>
          <w:rPr>
            <w:rtl/>
          </w:rPr>
          <w:delText xml:space="preserve">י,ד</w:delText>
        </w:r>
      </w:del>
      <w:r>
        <w:rPr>
          <w:rStyle w:val="2fb"/>
          <w:rtl/>
        </w:rPr>
        <w:t xml:space="preserve">א</w:t>
      </w:r>
      <w:r>
        <w:rPr>
          <w:rStyle w:val="2fb"/>
          <w:rFonts w:hint="cs"/>
          <w:rtl/>
        </w:rPr>
        <w:t>רי</w:t>
      </w:r>
      <w:r>
        <w:rPr>
          <w:rStyle w:val="2fb"/>
          <w:rtl/>
        </w:rPr>
        <w:t>"</w:t>
      </w:r>
      <w:r>
        <w:rPr>
          <w:rStyle w:val="2fb"/>
          <w:rFonts w:hint="cs"/>
          <w:rtl/>
        </w:rPr>
        <w:t xml:space="preserve">ו</w:t>
      </w:r>
      <w:ins w:id="92155" w:author="מנוע מכני" w:date="2026-10-11T12:04:39Z">
        <w:r>
          <w:rPr>
            <w:rFonts w:hint="cs"/>
            <w:rtl/>
          </w:rPr>
          <w:t xml:space="preserve"> </w:t>
        </w:r>
      </w:ins>
      <w:del w:id="92156" w:author="מנוע מכני" w:date="2026-10-11T12:04:39Z">
        <w:r>
          <w:rPr>
            <w:rFonts w:hint="cs"/>
            <w:rtl/>
          </w:rPr>
          <w:delText xml:space="preserve"> </w:delText>
        </w:r>
        <w:r>
          <w:rPr>
            <w:rtl/>
          </w:rPr>
          <w:delText xml:space="preserve"> </w:delText>
        </w:r>
      </w:del>
      <w:r>
        <w:rPr>
          <w:rStyle w:val="2fb"/>
          <w:rtl/>
        </w:rPr>
        <w:t xml:space="preserve">מ</w:t>
      </w:r>
      <w:r>
        <w:rPr>
          <w:rStyle w:val="2fb"/>
          <w:rFonts w:hint="cs"/>
          <w:rtl/>
        </w:rPr>
        <w:t>רשב</w:t>
      </w:r>
      <w:r>
        <w:rPr>
          <w:rStyle w:val="2fb"/>
          <w:rtl/>
        </w:rPr>
        <w:t>"</w:t>
      </w:r>
      <w:r>
        <w:rPr>
          <w:rStyle w:val="2fb"/>
          <w:rFonts w:hint="cs"/>
          <w:rtl/>
        </w:rPr>
        <w:t>י</w:t>
      </w:r>
      <w:r>
        <w:rPr>
          <w:rtl/>
        </w:rPr>
        <w:t xml:space="preserve">: אין לך דבר שהוא בא לבטלה אלא אשם נזיר בלבד!</w:t>
      </w:r>
      <w:ins w:id="92157" w:author="מנוע מכני" w:date="2026-10-11T12:04:39Z">
        <w:r>
          <w:rPr>
            <w:rtl/>
          </w:rPr>
          <w:t xml:space="preserve"> </w:t>
        </w:r>
      </w:ins>
      <w:del w:id="92158" w:author="מנוע מכני" w:date="2026-10-11T12:04:39Z">
        <w:r>
          <w:rPr>
            <w:rtl/>
          </w:rPr>
          <w:delText xml:space="preserve"> </w:delText>
        </w:r>
        <w:r w:rsidRPr="00217260">
          <w:rPr>
            <w:rFonts w:hint="cs"/>
            <w:b/>
            <w:bCs/>
            <w:rtl/>
          </w:rPr>
          <w:delText xml:space="preserve"> </w:delText>
        </w:r>
      </w:del>
      <w:ins w:id="92301" w:author="מנוע מכני" w:date="2026-10-11T12:04:39Z">
        <w:r>
          <w:rPr>
            <w:rFonts w:hint="cs"/>
            <w:b/>
            <w:bCs/>
            <w:rtl/>
          </w:rPr>
          <w:t xml:space="preserve">קשה</w:t>
        </w:r>
      </w:ins>
      <w:del w:id="92302" w:author="מנוע מכני" w:date="2026-10-11T12:04:39Z">
        <w:r w:rsidRPr="00217260">
          <w:rPr>
            <w:rFonts w:hint="cs"/>
            <w:b/>
            <w:bCs/>
            <w:rtl/>
          </w:rPr>
          <w:delText xml:space="preserve">ק</w:delText>
        </w:r>
        <w:r w:rsidRPr="00217260">
          <w:rPr>
            <w:b/>
            <w:bCs/>
            <w:rtl/>
          </w:rPr>
          <w:delText xml:space="preserve">שיא</w:delText>
        </w:r>
      </w:del>
      <w:r>
        <w:rPr>
          <w:rtl/>
        </w:rPr>
        <w:t>.</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כז:</w:t>
      </w:r>
    </w:p>
    <w:p>
      <w:pPr>
        <w:pStyle w:val="MishnaBatzad"/>
        <w:rPr>
          <w:ins w:id="20193" w:author="קלוד" w:date="2026-10-11T09:07:19Z"/>
        </w:rPr>
      </w:pPr>
      <w:ins w:id="20192" w:author="קלוד" w:date="2026-10-11T09:07:19Z">
        <w:r>
          <w:t xml:space="preserve">משנה ז</w:t>
        </w:r>
      </w:ins>
    </w:p>
    <w:p w:rsidR="00E403F0" w:rsidRPr="00D65BEC" w:rsidRDefault="00E403F0" w:rsidP="00E403F0">
      <w:pPr>
        <w:pStyle w:val="afff9"/>
        <w:rPr>
          <w:del w:id="20123" w:author="קלוד" w:date="2026-10-11T09:07:19Z"/>
          <w:rtl/>
        </w:rPr>
      </w:pPr>
      <w:del w:id="20122" w:author="קלוד" w:date="2026-10-11T09:07:19Z">
        <w:r w:rsidRPr="00D65BEC">
          <w:rPr>
            <w:rtl/>
          </w:rPr>
          <w:delText xml:space="preserve">מתני'.</w:delText>
        </w:r>
      </w:del>
    </w:p>
    <w:p w:rsidR="00E403F0" w:rsidRPr="00D65BEC" w:rsidRDefault="00E403F0" w:rsidP="00E403F0">
      <w:pPr>
        <w:pStyle w:val="afff9"/>
        <w:spacing w:before="120"/>
        <w:rPr>
          <w:rtl/>
        </w:rPr>
        <w:pPrChange w:id="90030" w:author="קלוד" w:date="2026-10-11T12:09:42Z">
          <w:pPr>
            <w:pStyle w:val="afff9"/>
          </w:pPr>
        </w:pPrChange>
      </w:pPr>
      <w:r w:rsidRPr="00D65BEC">
        <w:rPr>
          <w:rtl/>
        </w:rPr>
        <w:t>המפריש חטאתו ומת - לא יביאנו בנו תחתיו.</w:t>
      </w:r>
    </w:p>
    <w:p w:rsidR="00E403F0" w:rsidRPr="00C20F97" w:rsidRDefault="00E403F0" w:rsidP="00E403F0">
      <w:pPr>
        <w:pStyle w:val="afff9"/>
        <w:rPr>
          <w:spacing w:val="8"/>
          <w:rtl/>
        </w:rPr>
      </w:pPr>
      <w:r w:rsidRPr="00C20F97">
        <w:rPr>
          <w:spacing w:val="8"/>
          <w:rtl/>
        </w:rPr>
        <w:t>לא יביאנו מחטא אל חטא, אפי' הפריש על חלב שאכל אמש לא יביאנה על חלב שאכל היום, שנא</w:t>
      </w:r>
      <w:r w:rsidRPr="00C20F97">
        <w:rPr>
          <w:rFonts w:hint="cs"/>
          <w:spacing w:val="8"/>
          <w:rtl/>
        </w:rPr>
        <w:t>'</w:t>
      </w:r>
      <w:r w:rsidRPr="00C20F97">
        <w:rPr>
          <w:spacing w:val="8"/>
          <w:rtl/>
        </w:rPr>
        <w:t>: קרבנו על חטאתו, עד שיהא קרבנו לשם חטאתו.</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13" w:author="קלוד" w:date="2026-10-11T12:26:18Z"/>
        </w:rPr>
      </w:pPr>
      <w:ins w:id="90014" w:author="קלוד" w:date="2026-10-11T12:26:18Z">
        <w:r>
          <w:rPr>
            <w:color w:val="7B3F00"/>
          </w:rPr>
          <w:t xml:space="preserve">המפריש חטאתו ומת - אין בנו מביאו תחתיו, ולא מחטא אל חטא</w:t>
        </w:r>
      </w:ins>
    </w:p>
    <w:p>
      <w:pPr>
        <w:pStyle w:val="38"/>
        <w:rPr>
          <w:ins w:id="94393" w:author="מנוע מכני" w:date="2026-10-11T12:04:39Z"/>
        </w:rPr>
      </w:pPr>
      <w:r w:rsidRPr="00E87E21">
        <w:t>מה</w:t>
      </w:r>
      <w:r w:rsidRPr="00E87E21">
        <w:t>"</w:t>
      </w:r>
      <w:r w:rsidRPr="00E87E21">
        <w:t xml:space="preserve">מ </w:t>
      </w:r>
      <w:r w:rsidRPr="00E87E21">
        <w:t>ד</w:t>
      </w:r>
      <w:r w:rsidRPr="00E87E21">
        <w:t>ת"ר</w:t>
      </w:r>
      <w:r w:rsidRPr="00E87E21">
        <w:t xml:space="preserve">:</w:t>
      </w:r>
    </w:p>
    <w:p w:rsidR="00E403F0" w:rsidRPr="00E87E21" w:rsidRDefault="00E403F0" w:rsidP="00E403F0">
      <w:pPr>
        <w:rPr>
          <w:spacing w:val="-4"/>
          <w:rtl/>
        </w:rPr>
      </w:pPr>
      <w:del w:id="94394" w:author="מנוע מכני" w:date="2026-10-11T12:04:39Z">
        <w:r w:rsidRPr="00E87E21">
          <w:rPr>
            <w:spacing w:val="-4"/>
            <w:rtl/>
          </w:rPr>
          <w:delText xml:space="preserve"> </w:delText>
        </w:r>
      </w:del>
      <w:r w:rsidRPr="00E87E21">
        <w:rPr>
          <w:rFonts w:hint="cs"/>
          <w:spacing w:val="-4"/>
          <w:rtl/>
        </w:rPr>
        <w:t>'</w:t>
      </w:r>
      <w:ins w:id="90491" w:author="Claude - סמנטי" w:date="2026-10-11T12:21:47Z">
        <w:r>
          <w:rPr>
            <w:rStyle w:val="afffff0"/>
            <w:spacing w:val="-4"/>
            <w:rtl/>
          </w:rPr>
          <w:t xml:space="preserve">קָרְבָּנוֹ</w:t>
        </w:r>
      </w:ins>
      <w:del w:id="90492" w:author="Claude - סמנטי" w:date="2026-10-11T12:21:47Z">
        <w:r w:rsidRPr="00E87E21">
          <w:rPr>
            <w:spacing w:val="-4"/>
            <w:rtl/>
          </w:rPr>
          <w:delText xml:space="preserve">קרבנו</w:delText>
        </w:r>
      </w:del>
      <w:r w:rsidRPr="00E87E21">
        <w:rPr>
          <w:rFonts w:hint="cs"/>
          <w:spacing w:val="-4"/>
          <w:rtl/>
        </w:rPr>
        <w:t>'</w:t>
      </w:r>
      <w:r w:rsidRPr="00E87E21">
        <w:rPr>
          <w:spacing w:val="-4"/>
          <w:rtl/>
        </w:rPr>
        <w:t xml:space="preserve"> - ואינו יוצא בקרבן אביו</w:t>
      </w:r>
      <w:ins w:id="92159" w:author="מנוע מכני" w:date="2026-10-11T12:04:39Z">
        <w:r>
          <w:rPr>
            <w:spacing w:val="-4"/>
            <w:rtl/>
          </w:rPr>
          <w:t xml:space="preserve">,</w:t>
        </w:r>
      </w:ins>
      <w:del w:id="92160" w:author="מנוע מכני" w:date="2026-10-11T12:04:39Z">
        <w:r w:rsidRPr="00E87E21">
          <w:rPr>
            <w:spacing w:val="-4"/>
            <w:rtl/>
          </w:rPr>
          <w:delText xml:space="preserve">;</w:delText>
        </w:r>
      </w:del>
      <w:r w:rsidRPr="00E87E21">
        <w:rPr>
          <w:rFonts w:hint="cs"/>
          <w:spacing w:val="-4"/>
          <w:rtl/>
        </w:rPr>
        <w:t xml:space="preserve"> אפי' מן הקלה על הקלה ומן החמורה על החמורה </w:t>
      </w:r>
    </w:p>
    <w:p w:rsidR="00E403F0" w:rsidRPr="00E87E21" w:rsidRDefault="00E403F0" w:rsidP="00E403F0">
      <w:pPr>
        <w:rPr>
          <w:spacing w:val="-4"/>
          <w:rtl/>
        </w:rPr>
      </w:pPr>
      <w:r w:rsidRPr="00E87E21">
        <w:rPr>
          <w:rFonts w:hint="cs"/>
          <w:spacing w:val="-4"/>
          <w:rtl/>
        </w:rPr>
        <w:t xml:space="preserve">ולא על בהמה שהפירש אביו [אבל אדם מגלח נזירותיו על מעות שהפריש אביו בזמן שהן סתומין] </w:t>
      </w:r>
    </w:p>
    <w:p w:rsidR="00E403F0" w:rsidRPr="00AD695E" w:rsidRDefault="00E403F0" w:rsidP="00E403F0">
      <w:pPr>
        <w:rPr>
          <w:rtl/>
        </w:rPr>
      </w:pPr>
      <w:r>
        <w:rPr>
          <w:rFonts w:hint="cs"/>
          <w:rtl/>
        </w:rPr>
        <w:t>'</w:t>
      </w:r>
      <w:r>
        <w:rPr>
          <w:rStyle w:val="afffff0"/>
          <w:rtl/>
        </w:rPr>
        <w:t>קרבנו על חטאתו</w:t>
      </w:r>
      <w:r>
        <w:rPr>
          <w:rFonts w:hint="cs"/>
          <w:rtl/>
        </w:rPr>
        <w:t>'</w:t>
      </w:r>
      <w:r>
        <w:rPr>
          <w:rtl/>
        </w:rPr>
        <w:t xml:space="preserve">, עד שיהא לשם חטאת</w:t>
      </w:r>
      <w:ins w:id="92161" w:author="מנוע מכני" w:date="2026-10-11T12:04:39Z">
        <w:r>
          <w:rPr>
            <w:rtl/>
          </w:rPr>
          <w:t xml:space="preserve">,</w:t>
        </w:r>
      </w:ins>
      <w:del w:id="92162" w:author="מנוע מכני" w:date="2026-10-11T12:04:39Z">
        <w:r>
          <w:rPr>
            <w:rtl/>
          </w:rPr>
          <w:delText xml:space="preserve">;</w:delText>
        </w:r>
      </w:del>
    </w:p>
    <w:p w:rsidR="00E403F0" w:rsidRPr="00E87E21" w:rsidRDefault="00E403F0" w:rsidP="00E403F0">
      <w:pPr>
        <w:rPr>
          <w:spacing w:val="-4"/>
          <w:rtl/>
        </w:rPr>
      </w:pPr>
      <w:r w:rsidRPr="00E87E21">
        <w:rPr>
          <w:rFonts w:hint="cs"/>
          <w:spacing w:val="-4"/>
          <w:rtl/>
        </w:rPr>
        <w:t xml:space="preserve">אבל אם הפריש בהמה על החלב והביאה על הדם או על הדם והביאה על החלב </w:t>
      </w:r>
      <w:r w:rsidRPr="00E87E21">
        <w:rPr>
          <w:rFonts w:hint="cs"/>
          <w:spacing w:val="-4"/>
          <w:rtl/>
        </w:rPr>
        <w:t xml:space="preserve">לא</w:t>
      </w:r>
      <w:r w:rsidRPr="00E87E21">
        <w:rPr>
          <w:rFonts w:hint="cs"/>
          <w:spacing w:val="-4"/>
          <w:rtl/>
        </w:rPr>
        <w:t xml:space="preserve"> מעל ולא כיפר. </w:t>
      </w:r>
    </w:p>
    <w:p w:rsidR="00E403F0" w:rsidRPr="00E87E21" w:rsidRDefault="00E403F0" w:rsidP="00E403F0">
      <w:pPr>
        <w:rPr>
          <w:spacing w:val="-4"/>
          <w:rtl/>
        </w:rPr>
      </w:pPr>
      <w:r w:rsidRPr="00E87E21">
        <w:rPr>
          <w:rFonts w:hint="cs"/>
          <w:spacing w:val="-4"/>
          <w:rtl/>
        </w:rPr>
        <w:t>משא</w:t>
      </w:r>
      <w:r w:rsidRPr="00E87E21">
        <w:rPr>
          <w:spacing w:val="-4"/>
          <w:rtl/>
        </w:rPr>
        <w:t>"</w:t>
      </w:r>
      <w:r w:rsidRPr="00E87E21">
        <w:rPr>
          <w:rFonts w:hint="cs"/>
          <w:spacing w:val="-4"/>
          <w:rtl/>
        </w:rPr>
        <w:t xml:space="preserve">כ</w:t>
      </w:r>
      <w:r w:rsidRPr="00E87E21">
        <w:rPr>
          <w:rFonts w:hint="cs"/>
          <w:spacing w:val="-4"/>
          <w:rtl/>
        </w:rPr>
        <w:t xml:space="preserve"> אם הפריש לעצמו מעות </w:t>
      </w:r>
      <w:r w:rsidRPr="00E87E21">
        <w:rPr>
          <w:spacing w:val="-4"/>
          <w:rtl/>
        </w:rPr>
        <w:t>על החלב והביאן על הדם, על הדם והביאן על החלב - מעל וכיפר</w:t>
      </w:r>
    </w:p>
    <w:p w:rsidR="00E403F0" w:rsidRPr="00AD695E" w:rsidRDefault="00E403F0" w:rsidP="00E403F0">
      <w:pPr>
        <w:rPr>
          <w:rtl/>
        </w:rPr>
      </w:pPr>
      <w:r w:rsidRPr="00A757C8">
        <w:rPr>
          <w:rFonts w:hint="cs"/>
          <w:rtl/>
        </w:rPr>
        <w:t xml:space="preserve">אבל בבהמה </w:t>
      </w:r>
      <w:r w:rsidRPr="00A757C8">
        <w:rPr>
          <w:rFonts w:hint="cs"/>
          <w:rtl/>
        </w:rPr>
        <w:t xml:space="preserve">לא</w:t>
      </w:r>
      <w:r w:rsidRPr="00A757C8">
        <w:rPr>
          <w:rFonts w:hint="cs"/>
          <w:rtl/>
        </w:rPr>
        <w:t xml:space="preserve"> מעל ולא כיפר תרגמה </w:t>
      </w:r>
      <w:r w:rsidRPr="00A757C8">
        <w:rPr>
          <w:rStyle w:val="2fb"/>
          <w:rFonts w:hint="cs"/>
          <w:rtl/>
        </w:rPr>
        <w:t xml:space="preserve">רשב</w:t>
      </w:r>
      <w:r w:rsidRPr="00A757C8">
        <w:rPr>
          <w:rStyle w:val="2fb"/>
          <w:rtl/>
        </w:rPr>
        <w:t>"</w:t>
      </w:r>
      <w:r w:rsidRPr="00A757C8">
        <w:rPr>
          <w:rStyle w:val="2fb"/>
          <w:rFonts w:hint="cs"/>
          <w:rtl/>
        </w:rPr>
        <w:t xml:space="preserve">ש</w:t>
      </w:r>
      <w:r w:rsidRPr="00A757C8">
        <w:rPr>
          <w:rFonts w:hint="cs"/>
          <w:rtl/>
        </w:rPr>
        <w:t xml:space="preserve"> לפני </w:t>
      </w:r>
      <w:r w:rsidRPr="00A757C8">
        <w:rPr>
          <w:rStyle w:val="2fb"/>
          <w:rFonts w:hint="cs"/>
          <w:rtl/>
        </w:rPr>
        <w:t xml:space="preserve">ר</w:t>
      </w:r>
      <w:r w:rsidRPr="00A757C8">
        <w:rPr>
          <w:rStyle w:val="2fb"/>
          <w:rtl/>
        </w:rPr>
        <w:t>"</w:t>
      </w:r>
      <w:r w:rsidRPr="00A757C8">
        <w:rPr>
          <w:rStyle w:val="2fb"/>
          <w:rFonts w:hint="cs"/>
          <w:rtl/>
        </w:rPr>
        <w:t xml:space="preserve">פ</w:t>
      </w:r>
      <w:r w:rsidRPr="00A757C8">
        <w:rPr>
          <w:rFonts w:hint="cs"/>
          <w:rtl/>
        </w:rPr>
        <w:t xml:space="preserve"> </w:t>
      </w:r>
      <w:r w:rsidRPr="00A757C8">
        <w:rPr>
          <w:rtl/>
        </w:rPr>
        <w:t xml:space="preserve">ה"ק</w:t>
      </w:r>
      <w:r w:rsidRPr="00A757C8">
        <w:rPr>
          <w:rtl/>
        </w:rPr>
        <w:t xml:space="preserve">: כיון דלא מצי מעיל כפורי </w:t>
      </w:r>
      <w:ins w:id="90847" w:author="מנוע מכני" w:date="2026-10-11T12:04:39Z">
        <w:r>
          <w:rPr>
            <w:rtl/>
          </w:rPr>
          <w:t xml:space="preserve">גם</w:t>
        </w:r>
      </w:ins>
      <w:del w:id="90848" w:author="מנוע מכני" w:date="2026-10-11T12:04:39Z">
        <w:r w:rsidRPr="00A757C8">
          <w:rPr>
            <w:rtl/>
          </w:rPr>
          <w:delText xml:space="preserve">נמי</w:delText>
        </w:r>
      </w:del>
      <w:r w:rsidRPr="00A757C8">
        <w:rPr>
          <w:rtl/>
        </w:rPr>
        <w:t xml:space="preserve"> </w:t>
      </w:r>
      <w:r w:rsidRPr="00A757C8">
        <w:rPr>
          <w:rtl/>
        </w:rPr>
        <w:t xml:space="preserve">לא</w:t>
      </w:r>
      <w:r w:rsidRPr="00A757C8">
        <w:rPr>
          <w:rtl/>
        </w:rPr>
        <w:t xml:space="preserve"> מכפר, </w:t>
      </w:r>
    </w:p>
    <w:p w:rsidR="00E403F0" w:rsidRPr="00AD695E" w:rsidRDefault="00E403F0" w:rsidP="00E403F0">
      <w:pPr>
        <w:rPr>
          <w:rtl/>
        </w:rPr>
      </w:pPr>
      <w:r>
        <w:rPr>
          <w:rtl/>
        </w:rPr>
        <w:tab/>
        <w:t xml:space="preserve">הואיל וכך </w:t>
      </w:r>
      <w:r>
        <w:rPr>
          <w:rtl/>
        </w:rPr>
        <w:tab/>
        <w:t xml:space="preserve">לא</w:t>
      </w:r>
      <w:r>
        <w:rPr>
          <w:rtl/>
        </w:rPr>
        <w:tab/>
        <w:t xml:space="preserve"> </w:t>
      </w:r>
      <w:r>
        <w:rPr>
          <w:rFonts w:hint="cs"/>
          <w:rtl/>
        </w:rPr>
        <w:t>יכול לשנות אבל מעות כיו</w:t>
      </w:r>
      <w:r>
        <w:rPr>
          <w:rtl/>
        </w:rPr>
        <w:t xml:space="preserve">ן </w:t>
      </w:r>
      <w:ins w:id="92519" w:author="מנוע מכני" w:date="2026-10-11T12:04:39Z">
        <w:r>
          <w:rPr>
            <w:rtl/>
          </w:rPr>
          <w:t xml:space="preserve">דאם </w:t>
        </w:r>
      </w:ins>
      <w:del w:id="92520" w:author="מנוע מכני" w:date="2026-10-11T12:04:39Z">
        <w:r>
          <w:rPr>
            <w:rtl/>
          </w:rPr>
          <w:delText xml:space="preserve">דאי </w:delText>
        </w:r>
      </w:del>
      <w:r>
        <w:rPr>
          <w:rtl/>
        </w:rPr>
        <w:t xml:space="preserve">משני מעיל </w:t>
      </w:r>
      <w:ins w:id="92999" w:author="מנוע מכני" w:date="2026-10-11T12:04:39Z">
        <w:r>
          <w:rPr>
            <w:rtl/>
          </w:rPr>
          <w:t xml:space="preserve">ומביא</w:t>
        </w:r>
      </w:ins>
      <w:del w:id="93000" w:author="מנוע מכני" w:date="2026-10-11T12:04:39Z">
        <w:r>
          <w:rPr>
            <w:rtl/>
          </w:rPr>
          <w:delText xml:space="preserve">ומייתי</w:delText>
        </w:r>
      </w:del>
      <w:r>
        <w:rPr>
          <w:rtl/>
        </w:rPr>
        <w:t xml:space="preserve"> קרבן מעילה, אימא בתחלה </w:t>
      </w:r>
      <w:ins w:id="90849" w:author="מנוע מכני" w:date="2026-10-11T12:04:39Z">
        <w:r>
          <w:rPr>
            <w:rtl/>
          </w:rPr>
          <w:t xml:space="preserve">גם</w:t>
        </w:r>
      </w:ins>
      <w:del w:id="90850" w:author="מנוע מכני" w:date="2026-10-11T12:04:39Z">
        <w:r>
          <w:rPr>
            <w:rtl/>
          </w:rPr>
          <w:delText xml:space="preserve">נמי</w:delText>
        </w:r>
      </w:del>
      <w:r>
        <w:rPr>
          <w:rtl/>
        </w:rPr>
        <w:t xml:space="preserve"> </w:t>
      </w:r>
      <w:ins w:id="93001" w:author="מנוע מכני" w:date="2026-10-11T12:04:39Z">
        <w:r>
          <w:rPr>
            <w:rtl/>
          </w:rPr>
          <w:t xml:space="preserve">מביא</w:t>
        </w:r>
      </w:ins>
      <w:del w:id="93002" w:author="מנוע מכני" w:date="2026-10-11T12:04:39Z">
        <w:r>
          <w:rPr>
            <w:rtl/>
          </w:rPr>
          <w:delText xml:space="preserve">מייתי</w:delText>
        </w:r>
      </w:del>
      <w:r>
        <w:rPr>
          <w:rtl/>
        </w:rPr>
        <w:t xml:space="preserve">, </w:t>
      </w:r>
      <w:r>
        <w:rPr>
          <w:rtl/>
        </w:rPr>
        <w:t xml:space="preserve">קמ"ל</w:t>
      </w:r>
      <w:r>
        <w:rPr>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95" w:author="קלוד" w:date="2026-10-11T09:07:19Z"/>
        </w:rPr>
      </w:pPr>
      <w:ins w:id="20194" w:author="קלוד" w:date="2026-10-11T09:07:19Z">
        <w:r>
          <w:t xml:space="preserve">משנה ח</w:t>
        </w:r>
      </w:ins>
    </w:p>
    <w:p w:rsidR="00E403F0" w:rsidRPr="00D65BEC" w:rsidRDefault="00E403F0" w:rsidP="00E403F0">
      <w:pPr>
        <w:pStyle w:val="afff9"/>
        <w:rPr>
          <w:del w:id="20125" w:author="קלוד" w:date="2026-10-11T09:07:19Z"/>
          <w:rtl/>
        </w:rPr>
      </w:pPr>
      <w:del w:id="20124" w:author="קלוד" w:date="2026-10-11T09:07:19Z">
        <w:r w:rsidRPr="00D65BEC">
          <w:rPr>
            <w:rtl/>
          </w:rPr>
          <w:delText xml:space="preserve">מתני'.</w:delText>
        </w:r>
      </w:del>
    </w:p>
    <w:p w:rsidR="00E403F0" w:rsidRPr="00D65BEC" w:rsidRDefault="00E403F0" w:rsidP="00E403F0">
      <w:pPr>
        <w:pStyle w:val="afff9"/>
        <w:spacing w:before="120"/>
        <w:rPr>
          <w:rtl/>
        </w:rPr>
        <w:pPrChange w:id="90031" w:author="קלוד" w:date="2026-10-11T12:09:42Z">
          <w:pPr>
            <w:pStyle w:val="afff9"/>
          </w:pPr>
        </w:pPrChange>
      </w:pPr>
      <w:r w:rsidRPr="00D65BEC">
        <w:rPr>
          <w:rtl/>
        </w:rPr>
        <w:t xml:space="preserve">מביאין מהקדש כשבה - שעירה, </w:t>
      </w:r>
    </w:p>
    <w:p w:rsidR="00E403F0" w:rsidRPr="00D65BEC" w:rsidRDefault="00E403F0" w:rsidP="00E403F0">
      <w:pPr>
        <w:pStyle w:val="afff9"/>
        <w:rPr>
          <w:rtl/>
        </w:rPr>
      </w:pPr>
      <w:r w:rsidRPr="00D65BEC">
        <w:rPr>
          <w:rtl/>
        </w:rPr>
        <w:t xml:space="preserve">מהקדש שעירה - כשבה, </w:t>
      </w:r>
    </w:p>
    <w:p w:rsidR="00E403F0" w:rsidRPr="00D65BEC" w:rsidRDefault="00E403F0" w:rsidP="00E403F0">
      <w:pPr>
        <w:pStyle w:val="afff9"/>
        <w:rPr>
          <w:rtl/>
        </w:rPr>
      </w:pPr>
      <w:r w:rsidRPr="00D65BEC">
        <w:rPr>
          <w:rtl/>
        </w:rPr>
        <w:t xml:space="preserve">ומהקדש כשבה ושעירה - תורין ובני יונה, </w:t>
      </w:r>
    </w:p>
    <w:p w:rsidR="00E403F0" w:rsidRPr="00D65BEC" w:rsidRDefault="00E403F0" w:rsidP="00E403F0">
      <w:pPr>
        <w:pStyle w:val="afff9"/>
        <w:rPr>
          <w:rtl/>
        </w:rPr>
      </w:pPr>
      <w:r w:rsidRPr="00D65BEC">
        <w:rPr>
          <w:rtl/>
        </w:rPr>
        <w:t>ומהקדש תורין ובני יונה - עשירית האיפה.</w:t>
      </w:r>
    </w:p>
    <w:p w:rsidR="00E403F0" w:rsidRPr="00C20F97" w:rsidRDefault="00E403F0" w:rsidP="00E403F0">
      <w:pPr>
        <w:pStyle w:val="afff9"/>
        <w:rPr>
          <w:spacing w:val="8"/>
          <w:rtl/>
        </w:rPr>
      </w:pPr>
      <w:r w:rsidRPr="00C20F97">
        <w:rPr>
          <w:spacing w:val="8"/>
          <w:rtl/>
        </w:rPr>
        <w:t>כיצד? הפריש לכשבה או לשעירה, העני יביא עוף, העני - יביא עשירית האיפה;</w:t>
      </w:r>
    </w:p>
    <w:p w:rsidR="00E403F0" w:rsidRPr="00D65BEC" w:rsidRDefault="00E403F0" w:rsidP="00E403F0">
      <w:pPr>
        <w:pStyle w:val="afff9"/>
        <w:rPr>
          <w:rtl/>
        </w:rPr>
      </w:pPr>
      <w:r w:rsidRPr="00D65BEC">
        <w:rPr>
          <w:rtl/>
        </w:rPr>
        <w:t>הפריש לעשירית האיפה, העשיר - יביא עוף, העשיר - יביא כשבה ושעירה.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11" w:author="קלוד" w:date="2026-10-11T12:26:18Z"/>
        </w:rPr>
      </w:pPr>
      <w:ins w:id="90012" w:author="קלוד" w:date="2026-10-11T12:26:18Z">
        <w:r>
          <w:rPr>
            <w:color w:val="7B3F00"/>
          </w:rPr>
          <w:t xml:space="preserve">מהקדש כשבה שעירה - ומהקדש עוף עשירית האיפה</w:t>
        </w:r>
      </w:ins>
    </w:p>
    <w:p>
      <w:pPr>
        <w:pStyle w:val="38"/>
        <w:rPr>
          <w:ins w:id="94395" w:author="מנוע מכני" w:date="2026-10-11T12:04:39Z"/>
        </w:rPr>
      </w:pPr>
      <w:r>
        <w:t>מנה"מ? ד</w:t>
      </w:r>
      <w:r w:rsidRPr="00217260">
        <w:t>ת"ר</w:t>
      </w:r>
      <w:r>
        <w:t xml:space="preserve">:</w:t>
      </w:r>
    </w:p>
    <w:p w:rsidR="00E403F0" w:rsidRPr="00AD695E" w:rsidRDefault="00E403F0" w:rsidP="00E403F0">
      <w:pPr>
        <w:rPr>
          <w:rtl/>
        </w:rPr>
      </w:pPr>
      <w:del w:id="94396" w:author="מנוע מכני" w:date="2026-10-11T12:04:39Z">
        <w:r>
          <w:rPr>
            <w:rtl/>
          </w:rPr>
          <w:delText xml:space="preserve"> </w:delText>
        </w:r>
      </w:del>
      <w:r>
        <w:rPr>
          <w:rFonts w:hint="cs"/>
          <w:rtl/>
        </w:rPr>
        <w:t>'</w:t>
      </w:r>
      <w:ins w:id="90493" w:author="Claude - סמנטי" w:date="2026-10-11T12:21:47Z">
        <w:r>
          <w:rPr>
            <w:rStyle w:val="afffff0"/>
            <w:rtl/>
          </w:rPr>
          <w:t xml:space="preserve">עַל חַטָּאתוֹ</w:t>
        </w:r>
      </w:ins>
      <w:del w:id="90494" w:author="Claude - סמנטי" w:date="2026-10-11T12:21:47Z">
        <w:r>
          <w:rPr>
            <w:rtl/>
          </w:rPr>
          <w:delText xml:space="preserve">על חטאתו</w:delText>
        </w:r>
      </w:del>
      <w:r>
        <w:rPr>
          <w:rFonts w:hint="cs"/>
          <w:rtl/>
        </w:rPr>
        <w:t>'</w:t>
      </w:r>
      <w:ins w:id="92163" w:author="מנוע מכני" w:date="2026-10-11T12:04:39Z">
        <w:r>
          <w:rPr>
            <w:rtl/>
          </w:rPr>
          <w:t xml:space="preserve"> </w:t>
        </w:r>
      </w:ins>
      <w:del w:id="92164" w:author="מנוע מכני" w:date="2026-10-11T12:04:39Z">
        <w:r>
          <w:rPr>
            <w:rtl/>
          </w:rPr>
          <w:delText xml:space="preserve">  </w:delText>
        </w:r>
      </w:del>
      <w:r>
        <w:rPr>
          <w:rtl/>
        </w:rPr>
        <w:t xml:space="preserve">שמביאין מהקדש כשבה - שעירה, ומהקדש שעירה - כשבה, </w:t>
      </w:r>
    </w:p>
    <w:p w:rsidR="00E403F0" w:rsidRPr="00AD695E" w:rsidRDefault="00E403F0" w:rsidP="00E403F0">
      <w:pPr>
        <w:rPr>
          <w:rtl/>
        </w:rPr>
      </w:pPr>
      <w:r>
        <w:rPr>
          <w:rtl/>
        </w:rPr>
        <w:t xml:space="preserve">ומהקדש כשבה ושעירה - תורים ובני יונה, ומהקדש תורין ובני יונה - עשירית האיפה </w:t>
      </w:r>
    </w:p>
    <w:p w:rsidR="00E403F0" w:rsidRPr="00AD695E" w:rsidRDefault="00E403F0" w:rsidP="00E403F0">
      <w:pPr>
        <w:rPr>
          <w:rtl/>
        </w:rPr>
      </w:pPr>
      <w:r>
        <w:rPr>
          <w:rtl/>
        </w:rPr>
        <w:tab/>
        <w:t xml:space="preserve">כיצד? הפריש לכשבה ולשעירה והעני - יביא עוף, העני - יביא עשירית האיפה</w:t>
      </w:r>
      <w:ins w:id="92165" w:author="מנוע מכני" w:date="2026-10-11T12:04:39Z">
        <w:r>
          <w:rPr>
            <w:rtl/>
          </w:rPr>
          <w:t xml:space="preserve">,</w:t>
        </w:r>
      </w:ins>
      <w:del w:id="92166" w:author="מנוע מכני" w:date="2026-10-11T12:04:39Z">
        <w:r>
          <w:rPr>
            <w:rtl/>
          </w:rPr>
          <w:tab/>
          <w:delText xml:space="preserve">;</w:delText>
        </w:r>
      </w:del>
    </w:p>
    <w:p w:rsidR="00E403F0" w:rsidRPr="00AD695E" w:rsidRDefault="00E403F0" w:rsidP="00E403F0">
      <w:pPr>
        <w:rPr>
          <w:rtl/>
        </w:rPr>
      </w:pPr>
      <w:r>
        <w:rPr>
          <w:rtl/>
        </w:rPr>
        <w:tab/>
        <w:t xml:space="preserve">הפריש עשירית האיפה והעשיר - יביא עוף, העשיר - יביא כשבה או שעירה</w:t>
      </w:r>
      <w:ins w:id="92167" w:author="מנוע מכני" w:date="2026-10-11T12:04:39Z">
        <w:r>
          <w:rPr>
            <w:rtl/>
          </w:rPr>
          <w:t xml:space="preserve">,</w:t>
        </w:r>
      </w:ins>
      <w:del w:id="92168" w:author="מנוע מכני" w:date="2026-10-11T12:04:39Z">
        <w:r>
          <w:rPr>
            <w:rtl/>
          </w:rPr>
          <w:tab/>
          <w:delText xml:space="preserve">;</w:delText>
        </w:r>
      </w:del>
    </w:p>
    <w:p w:rsidR="00E403F0" w:rsidRPr="00AD695E" w:rsidRDefault="00E403F0" w:rsidP="00E403F0">
      <w:pPr>
        <w:rPr>
          <w:rtl/>
        </w:rPr>
      </w:pPr>
      <w:r>
        <w:rPr>
          <w:rtl/>
        </w:rPr>
        <w:tab/>
        <w:t xml:space="preserve">הפריש כשבה או שעירה ונסתאבו - אם רצה יביא בדמיהן עוף, </w:t>
      </w:r>
    </w:p>
    <w:p w:rsidR="00E403F0" w:rsidRPr="00AD695E" w:rsidRDefault="00E403F0" w:rsidP="00E403F0">
      <w:pPr>
        <w:rPr>
          <w:rtl/>
        </w:rPr>
      </w:pPr>
      <w:r w:rsidRPr="00A757C8">
        <w:rPr>
          <w:rtl/>
        </w:rPr>
        <w:t xml:space="preserve">הפריש עוף ונסתאב </w:t>
      </w:r>
      <w:r w:rsidRPr="00A757C8">
        <w:rPr>
          <w:rtl/>
        </w:rPr>
        <w:t xml:space="preserve">לא</w:t>
      </w:r>
      <w:r w:rsidRPr="00A757C8">
        <w:rPr>
          <w:rtl/>
        </w:rPr>
        <w:t xml:space="preserve"> יביא בדמיו עשירית האיפה, שאין לעוף פדיון, לכן נאמר מחטאתו על חטאתו.</w:t>
      </w:r>
    </w:p>
    <w:p w:rsidR="00E403F0" w:rsidRPr="00AD695E" w:rsidRDefault="00E403F0" w:rsidP="00E403F0">
      <w:pPr>
        <w:rPr>
          <w:rtl/>
        </w:rPr>
      </w:pPr>
      <w:ins w:id="93003" w:author="מנוע מכני" w:date="2026-10-11T12:04:39Z">
        <w:r>
          <w:rPr>
            <w:rtl/>
          </w:rPr>
          <w:t xml:space="preserve">והוצרך</w:t>
        </w:r>
      </w:ins>
      <w:del w:id="93004" w:author="מנוע מכני" w:date="2026-10-11T12:04:39Z">
        <w:r>
          <w:rPr>
            <w:rtl/>
          </w:rPr>
          <w:delText xml:space="preserve">ואיצטריך</w:delText>
        </w:r>
      </w:del>
      <w:r>
        <w:rPr>
          <w:rtl/>
        </w:rPr>
        <w:t xml:space="preserve"> </w:t>
      </w:r>
      <w:r>
        <w:rPr>
          <w:rFonts w:hint="cs"/>
          <w:rtl/>
        </w:rPr>
        <w:t>'</w:t>
      </w:r>
      <w:ins w:id="90175" w:author="Claude - סמנטי" w:date="2026-10-11T12:21:47Z">
        <w:r>
          <w:rPr>
            <w:rStyle w:val="afffff0"/>
            <w:rtl/>
          </w:rPr>
          <w:t xml:space="preserve">מֵחַטָּאתוֹ</w:t>
        </w:r>
      </w:ins>
      <w:del w:id="90176" w:author="Claude - סמנטי" w:date="2026-10-11T12:21:47Z">
        <w:r>
          <w:rPr>
            <w:rtl/>
          </w:rPr>
          <w:delText xml:space="preserve">מחטאתו</w:delText>
        </w:r>
      </w:del>
      <w:r>
        <w:rPr>
          <w:rFonts w:hint="cs"/>
          <w:rtl/>
        </w:rPr>
        <w:t>'</w:t>
      </w:r>
      <w:r>
        <w:rPr>
          <w:rtl/>
        </w:rPr>
        <w:t xml:space="preserve"> גבי כשבה או שעירה, </w:t>
      </w:r>
      <w:r>
        <w:rPr>
          <w:rFonts w:hint="cs"/>
          <w:rtl/>
        </w:rPr>
        <w:t>דהוו</w:t>
      </w:r>
      <w:r>
        <w:rPr>
          <w:rtl/>
        </w:rPr>
        <w:t>"</w:t>
      </w:r>
      <w:r>
        <w:rPr>
          <w:rFonts w:hint="cs"/>
          <w:rtl/>
        </w:rPr>
        <w:t xml:space="preserve">א דוקא כשבה ועוף דמיני דמים הוא </w:t>
      </w:r>
      <w:r>
        <w:rPr>
          <w:rFonts w:hint="cs"/>
          <w:rtl/>
        </w:rPr>
        <w:t xml:space="preserve">משא</w:t>
      </w:r>
      <w:r>
        <w:rPr>
          <w:rtl/>
        </w:rPr>
        <w:t>"</w:t>
      </w:r>
      <w:r>
        <w:rPr>
          <w:rFonts w:hint="cs"/>
          <w:rtl/>
        </w:rPr>
        <w:t xml:space="preserve">כ</w:t>
      </w:r>
      <w:r>
        <w:rPr>
          <w:rFonts w:hint="cs"/>
          <w:rtl/>
        </w:rPr>
        <w:t xml:space="preserve"> עשירית האיפה </w:t>
      </w:r>
    </w:p>
    <w:p w:rsidR="00E403F0" w:rsidRPr="00AD695E" w:rsidRDefault="00E403F0" w:rsidP="00E403F0">
      <w:pPr>
        <w:rPr>
          <w:rtl/>
        </w:rPr>
      </w:pPr>
      <w:ins w:id="93005" w:author="מנוע מכני" w:date="2026-10-11T12:04:39Z">
        <w:r>
          <w:rPr>
            <w:rtl/>
          </w:rPr>
          <w:t xml:space="preserve">והוצרך</w:t>
        </w:r>
      </w:ins>
      <w:del w:id="93006" w:author="מנוע מכני" w:date="2026-10-11T12:04:39Z">
        <w:r>
          <w:rPr>
            <w:rtl/>
          </w:rPr>
          <w:lastRenderedPageBreak/>
          <w:delText xml:space="preserve">ואיצטריך</w:delText>
        </w:r>
      </w:del>
      <w:r>
        <w:rPr>
          <w:rtl/>
        </w:rPr>
        <w:lastRenderedPageBreak/>
        <w:t xml:space="preserve"> למכתב גבי עוף, </w:t>
      </w:r>
      <w:r>
        <w:rPr>
          <w:rFonts w:hint="cs"/>
          <w:rtl/>
        </w:rPr>
        <w:t xml:space="preserve">דלא לימא שלא יביא עשירית האיפה </w:t>
      </w:r>
      <w:ins w:id="90851" w:author="מנוע מכני" w:date="2026-10-11T12:04:39Z">
        <w:r>
          <w:rPr>
            <w:rFonts w:hint="cs"/>
            <w:rtl/>
          </w:rPr>
          <w:t xml:space="preserve">דלא</w:t>
        </w:r>
      </w:ins>
      <w:del w:id="90852" w:author="מנוע מכני" w:date="2026-10-11T12:04:39Z">
        <w:r>
          <w:rPr>
            <w:rFonts w:hint="cs"/>
            <w:rtl/>
          </w:rPr>
          <w:delText xml:space="preserve">דלאו</w:delText>
        </w:r>
      </w:del>
      <w:r>
        <w:rPr>
          <w:rtl/>
        </w:rPr>
        <w:t xml:space="preserve"> מיני דדמים </w:t>
      </w:r>
      <w:ins w:id="91653" w:author="מנוע מכני" w:date="2026-10-11T12:04:39Z">
        <w:r>
          <w:rPr>
            <w:rtl/>
          </w:rPr>
          <w:t xml:space="preserve">הם</w:t>
        </w:r>
      </w:ins>
      <w:del w:id="91654" w:author="מנוע מכני" w:date="2026-10-11T12:04:39Z">
        <w:r>
          <w:rPr>
            <w:rtl/>
          </w:rPr>
          <w:delText xml:space="preserve">נינהו</w:delText>
        </w:r>
      </w:del>
      <w:r>
        <w:rPr>
          <w:rtl/>
        </w:rPr>
        <w:t xml:space="preserve">, אלא </w:t>
      </w:r>
      <w:ins w:id="93007" w:author="מנוע מכני" w:date="2026-10-11T12:04:39Z">
        <w:r>
          <w:rPr>
            <w:rtl/>
          </w:rPr>
          <w:t xml:space="preserve">מביא</w:t>
        </w:r>
      </w:ins>
      <w:del w:id="93008" w:author="מנוע מכני" w:date="2026-10-11T12:04:39Z">
        <w:r>
          <w:rPr>
            <w:rtl/>
          </w:rPr>
          <w:delText xml:space="preserve">מייתי</w:delText>
        </w:r>
      </w:del>
      <w:r>
        <w:rPr>
          <w:rtl/>
        </w:rPr>
        <w:t xml:space="preserve"> עשירית האיפה מ</w:t>
      </w:r>
      <w:r>
        <w:rPr>
          <w:rFonts w:hint="cs"/>
          <w:rtl/>
        </w:rPr>
        <w:t xml:space="preserve">ביתו </w:t>
      </w:r>
      <w:r>
        <w:rPr>
          <w:rtl/>
        </w:rPr>
        <w:t xml:space="preserve">והלין מעות דאפריש יפלו לנדבה, </w:t>
      </w:r>
    </w:p>
    <w:p w:rsidR="00E403F0" w:rsidRPr="00E87E21" w:rsidRDefault="00E403F0" w:rsidP="00E403F0">
      <w:pPr>
        <w:rPr>
          <w:spacing w:val="-6"/>
          <w:rtl/>
        </w:rPr>
      </w:pPr>
      <w:r w:rsidRPr="00E87E21">
        <w:rPr>
          <w:spacing w:val="-6"/>
          <w:rtl/>
        </w:rPr>
        <w:tab/>
        <w:t xml:space="preserve">אהכי הדר כתיב קרא </w:t>
      </w:r>
      <w:r w:rsidRPr="00E87E21">
        <w:rPr>
          <w:rFonts w:hint="cs"/>
          <w:spacing w:val="-6"/>
          <w:rtl/>
        </w:rPr>
        <w:t>'</w:t>
      </w:r>
      <w:ins w:id="90177" w:author="Claude - סמנטי" w:date="2026-10-11T12:21:47Z">
        <w:r>
          <w:rPr>
            <w:rStyle w:val="afffff0"/>
            <w:spacing w:val="-6"/>
            <w:rtl/>
          </w:rPr>
          <w:t xml:space="preserve">מֵחַטָּאתוֹ</w:t>
        </w:r>
      </w:ins>
      <w:del w:id="90178" w:author="Claude - סמנטי" w:date="2026-10-11T12:21:47Z">
        <w:r w:rsidRPr="00E87E21">
          <w:rPr>
            <w:spacing w:val="-6"/>
            <w:rtl/>
          </w:rPr>
          <w:delText xml:space="preserve">מחטאתו</w:delText>
        </w:r>
      </w:del>
      <w:r w:rsidRPr="00E87E21">
        <w:rPr>
          <w:rFonts w:hint="cs"/>
          <w:spacing w:val="-6"/>
          <w:rtl/>
        </w:rPr>
        <w:t>'</w:t>
      </w:r>
      <w:r w:rsidRPr="00E87E21">
        <w:rPr>
          <w:spacing w:val="-6"/>
          <w:rtl/>
        </w:rPr>
        <w:t xml:space="preserve"> גבי עוף, למימרא, דמהקדש דעוף </w:t>
      </w:r>
      <w:ins w:id="90853" w:author="מנוע מכני" w:date="2026-10-11T12:04:39Z">
        <w:r>
          <w:rPr>
            <w:spacing w:val="-6"/>
            <w:rtl/>
          </w:rPr>
          <w:t xml:space="preserve">גם</w:t>
        </w:r>
      </w:ins>
      <w:del w:id="90854" w:author="מנוע מכני" w:date="2026-10-11T12:04:39Z">
        <w:r w:rsidRPr="00E87E21">
          <w:rPr>
            <w:spacing w:val="-6"/>
            <w:rtl/>
          </w:rPr>
          <w:delText xml:space="preserve">נמי</w:delText>
        </w:r>
      </w:del>
      <w:r w:rsidRPr="00E87E21">
        <w:rPr>
          <w:spacing w:val="-6"/>
          <w:rtl/>
        </w:rPr>
        <w:t xml:space="preserve"> </w:t>
      </w:r>
      <w:ins w:id="93009" w:author="מנוע מכני" w:date="2026-10-11T12:04:39Z">
        <w:r>
          <w:rPr>
            <w:spacing w:val="-6"/>
            <w:rtl/>
          </w:rPr>
          <w:t xml:space="preserve">מביא</w:t>
        </w:r>
      </w:ins>
      <w:del w:id="93010" w:author="מנוע מכני" w:date="2026-10-11T12:04:39Z">
        <w:r w:rsidRPr="00E87E21">
          <w:rPr>
            <w:spacing w:val="-6"/>
            <w:rtl/>
          </w:rPr>
          <w:delText xml:space="preserve">מייתי</w:delText>
        </w:r>
      </w:del>
      <w:r w:rsidRPr="00E87E21">
        <w:rPr>
          <w:spacing w:val="-6"/>
          <w:rtl/>
        </w:rPr>
        <w:t xml:space="preserve"> עשירית האיפה, </w:t>
      </w:r>
    </w:p>
    <w:p>
      <w:pPr>
        <w:pStyle w:val="38"/>
        <w:rPr>
          <w:ins w:id="94397" w:author="מנוע מכני" w:date="2026-10-11T12:04:39Z"/>
        </w:rPr>
      </w:pPr>
      <w:r>
        <w:t xml:space="preserve">וה"ק:</w:t>
      </w:r>
    </w:p>
    <w:p w:rsidR="00E403F0" w:rsidRPr="00AD695E" w:rsidRDefault="00E403F0" w:rsidP="00E403F0">
      <w:pPr>
        <w:rPr>
          <w:rtl/>
        </w:rPr>
      </w:pPr>
      <w:del w:id="94398" w:author="מנוע מכני" w:date="2026-10-11T12:04:39Z">
        <w:r>
          <w:rPr>
            <w:rtl/>
          </w:rPr>
          <w:delText xml:space="preserve"> </w:delText>
        </w:r>
      </w:del>
      <w:r>
        <w:rPr>
          <w:rtl/>
        </w:rPr>
        <w:t xml:space="preserve">כי מפריש לעשירית האיפה ואדמייתי העשיר נוסיף עליהון ונייתי עוף, העשיר נוסיף עליהון ונייתי כשבה או שעירה</w:t>
      </w:r>
      <w:ins w:id="92169" w:author="מנוע מכני" w:date="2026-10-11T12:04:39Z">
        <w:r>
          <w:rPr>
            <w:rtl/>
          </w:rPr>
          <w:t xml:space="preserve">,</w:t>
        </w:r>
      </w:ins>
      <w:del w:id="92170" w:author="מנוע מכני" w:date="2026-10-11T12:04:39Z">
        <w:r>
          <w:rPr>
            <w:rtl/>
          </w:rPr>
          <w:delText xml:space="preserve">;</w:delText>
        </w:r>
      </w:del>
    </w:p>
    <w:p w:rsidR="00E403F0" w:rsidRPr="00E87E21" w:rsidRDefault="00E403F0" w:rsidP="00E403F0">
      <w:pPr>
        <w:rPr>
          <w:spacing w:val="-6"/>
          <w:rtl/>
        </w:rPr>
      </w:pPr>
      <w:r w:rsidRPr="00E87E21">
        <w:rPr>
          <w:spacing w:val="-6"/>
          <w:rtl/>
        </w:rPr>
        <w:t xml:space="preserve">אהכי כתיב קרא בהדין חטאת בעשירות ודלות מחטאתו וגבי דלי דלות על חטאתו, למדרש </w:t>
      </w:r>
      <w:ins w:id="90855" w:author="מנוע מכני" w:date="2026-10-11T12:04:39Z">
        <w:r>
          <w:rPr>
            <w:spacing w:val="-6"/>
            <w:rtl/>
          </w:rPr>
          <w:t xml:space="preserve">כדאומרים</w:t>
        </w:r>
      </w:ins>
      <w:del w:id="90856" w:author="מנוע מכני" w:date="2026-10-11T12:04:39Z">
        <w:r w:rsidRPr="00E87E21">
          <w:rPr>
            <w:spacing w:val="-6"/>
            <w:rtl/>
          </w:rPr>
          <w:delText xml:space="preserve">כדאמרינן</w:delText>
        </w:r>
      </w:del>
      <w:r w:rsidRPr="00E87E21">
        <w:rPr>
          <w:spacing w:val="-6"/>
          <w:rtl/>
        </w:rPr>
        <w:t xml:space="preserve">.</w:t>
      </w:r>
    </w:p>
    <w:p w:rsidR="00E403F0" w:rsidRPr="00AD695E" w:rsidRDefault="00E403F0" w:rsidP="00E403F0">
      <w:pPr>
        <w:pStyle w:val="afff3"/>
        <w:framePr w:wrap="around"/>
        <w:spacing w:line="240" w:lineRule="exact"/>
        <w:rPr>
          <w:rtl/>
        </w:rPr>
      </w:pPr>
      <w:r w:rsidRPr="009239E9">
        <w:rPr>
          <w:rFonts w:hint="cs"/>
          <w:szCs w:val="18"/>
          <w:rtl/>
        </w:rPr>
        <w:t>כח.</w:t>
      </w:r>
    </w:p>
    <w:p>
      <w:pPr>
        <w:pStyle w:val="afffff8"/>
        <w:rPr>
          <w:ins w:id="90009" w:author="קלוד" w:date="2026-10-11T12:26:18Z"/>
        </w:rPr>
      </w:pPr>
      <w:ins w:id="90010" w:author="קלוד" w:date="2026-10-11T12:26:18Z">
        <w:r>
          <w:rPr>
            <w:color w:val="7B3F00"/>
          </w:rPr>
          <w:t xml:space="preserve">מטמא מקדש עשיר שהפריש קן - הואיל ונדחה ידחה</w:t>
        </w:r>
      </w:ins>
    </w:p>
    <w:p>
      <w:pPr>
        <w:pStyle w:val="38"/>
        <w:rPr>
          <w:ins w:id="94400" w:author="מנוע מכני" w:date="2026-10-11T12:04:39Z"/>
        </w:rPr>
      </w:pPr>
      <w:del w:id="94399" w:author="מנוע מכני" w:date="2026-10-11T12:04:39Z">
        <w:r>
          <w:delText xml:space="preserve">•</w:delText>
        </w:r>
      </w:del>
      <w:r>
        <w:t xml:space="preserve"> </w:t>
      </w:r>
      <w:r>
        <w:t>אר</w:t>
      </w:r>
      <w:r>
        <w:t>"</w:t>
      </w:r>
      <w:r>
        <w:t>א מר</w:t>
      </w:r>
      <w:r>
        <w:t>"</w:t>
      </w:r>
      <w:r>
        <w:t>או</w:t>
      </w:r>
      <w:r>
        <w:t xml:space="preserve">:</w:t>
      </w:r>
    </w:p>
    <w:p w:rsidR="00E403F0" w:rsidRPr="00AD695E" w:rsidRDefault="00E403F0" w:rsidP="00E403F0">
      <w:pPr>
        <w:rPr>
          <w:rtl/>
        </w:rPr>
      </w:pPr>
      <w:del w:id="94401" w:author="מנוע מכני" w:date="2026-10-11T12:04:39Z">
        <w:r>
          <w:rPr>
            <w:rtl/>
          </w:rPr>
          <w:delText xml:space="preserve"> </w:delText>
        </w:r>
      </w:del>
      <w:r>
        <w:rPr>
          <w:rtl/>
        </w:rPr>
        <w:t xml:space="preserve">מטמא מקדש עשיר שהפריש קן לכבשתו והעני, הואיל ונדחה ידחה.</w:t>
      </w:r>
    </w:p>
    <w:p>
      <w:pPr>
        <w:pStyle w:val="38"/>
        <w:rPr>
          <w:ins w:id="94403" w:author="מנוע מכני" w:date="2026-10-11T12:04:39Z"/>
        </w:rPr>
      </w:pPr>
      <w:del w:id="94402" w:author="מנוע מכני" w:date="2026-10-11T12:04:39Z">
        <w:r>
          <w:delText xml:space="preserve">•</w:delText>
        </w:r>
      </w:del>
      <w:r>
        <w:t xml:space="preserve"> </w:t>
      </w:r>
      <w:r>
        <w:t>ארהבדר</w:t>
      </w:r>
      <w:r>
        <w:t>"</w:t>
      </w:r>
      <w:r>
        <w:t xml:space="preserve">י </w:t>
      </w:r>
      <w:r>
        <w:t xml:space="preserve">ש</w:t>
      </w:r>
      <w:r>
        <w:t>"</w:t>
      </w:r>
      <w:r>
        <w:t>מ</w:t>
      </w:r>
      <w:r>
        <w:t xml:space="preserve"> תלת:</w:t>
      </w:r>
    </w:p>
    <w:p w:rsidR="00E403F0" w:rsidRPr="00AD695E" w:rsidRDefault="00E403F0" w:rsidP="00E403F0">
      <w:pPr>
        <w:rPr>
          <w:rtl/>
        </w:rPr>
      </w:pPr>
      <w:del w:id="94404" w:author="מנוע מכני" w:date="2026-10-11T12:04:39Z">
        <w:r>
          <w:rPr>
            <w:rtl/>
          </w:rPr>
          <w:delText xml:space="preserve"> </w:delText>
        </w:r>
      </w:del>
      <w:ins w:id="90201" w:author="מנוע מכני" w:date="2026-10-11T12:04:39Z">
        <w:r>
          <w:rPr>
            <w:rtl/>
          </w:rPr>
          <w:t xml:space="preserve">ש"מ</w:t>
        </w:r>
      </w:ins>
      <w:del w:id="90202" w:author="מנוע מכני" w:date="2026-10-11T12:04:39Z">
        <w:r>
          <w:rPr>
            <w:rtl/>
          </w:rPr>
          <w:delText xml:space="preserve">שמע מינה</w:delText>
        </w:r>
      </w:del>
      <w:r>
        <w:rPr>
          <w:rtl/>
        </w:rPr>
        <w:t xml:space="preserve"> בעלי חיים נדחים, וקדושת דמים נדחה, ודחוי </w:t>
      </w:r>
      <w:ins w:id="93011" w:author="מנוע מכני" w:date="2026-10-11T12:04:39Z">
        <w:r>
          <w:rPr>
            <w:rtl/>
          </w:rPr>
          <w:t xml:space="preserve">מתחילה</w:t>
        </w:r>
      </w:ins>
      <w:del w:id="93012" w:author="מנוע מכני" w:date="2026-10-11T12:04:39Z">
        <w:r>
          <w:rPr>
            <w:rtl/>
          </w:rPr>
          <w:delText xml:space="preserve">מעיקרא</w:delText>
        </w:r>
      </w:del>
      <w:r>
        <w:rPr>
          <w:rtl/>
        </w:rPr>
        <w:t xml:space="preserve"> הוי דחוי.</w:t>
      </w:r>
    </w:p>
    <w:p>
      <w:pPr>
        <w:pStyle w:val="38"/>
        <w:rPr>
          <w:ins w:id="94405" w:author="מנוע מכני" w:date="2026-10-11T12:04:39Z"/>
        </w:rPr>
      </w:pPr>
      <w:r>
        <w:t>מתיב ר</w:t>
      </w:r>
      <w:r>
        <w:t>עב</w:t>
      </w:r>
      <w:r>
        <w:t>"</w:t>
      </w:r>
      <w:r>
        <w:t>ח</w:t>
      </w:r>
      <w:r>
        <w:t xml:space="preserve">:</w:t>
      </w:r>
    </w:p>
    <w:p w:rsidR="00E403F0" w:rsidRPr="00AD695E" w:rsidRDefault="00E403F0" w:rsidP="00E403F0">
      <w:pPr>
        <w:rPr>
          <w:rtl/>
        </w:rPr>
      </w:pPr>
      <w:del w:id="94406" w:author="מנוע מכני" w:date="2026-10-11T12:04:39Z">
        <w:r>
          <w:rPr>
            <w:rtl/>
          </w:rPr>
          <w:delText xml:space="preserve"> </w:delText>
        </w:r>
      </w:del>
      <w:r>
        <w:rPr>
          <w:rtl/>
        </w:rPr>
        <w:t xml:space="preserve">המפריש נקבה לפסחו קודם הפסח - תרעה עד שתסתאב ותמכר ויביא בדמיה פסח, ילדה זכר ירעה עד שיסתאב וימכר ויביא בדמיו פסח, </w:t>
      </w:r>
      <w:r>
        <w:rPr>
          <w:rStyle w:val="2fb"/>
          <w:rtl/>
        </w:rPr>
        <w:t xml:space="preserve">ר"ש</w:t>
      </w:r>
      <w:r>
        <w:rPr>
          <w:rtl/>
        </w:rPr>
        <w:t xml:space="preserve"> אומר: הוא עצמו יקרב פסח</w:t>
      </w:r>
      <w:ins w:id="92171" w:author="מנוע מכני" w:date="2026-10-11T12:04:39Z">
        <w:r>
          <w:rPr>
            <w:rtl/>
          </w:rPr>
          <w:t xml:space="preserve">,</w:t>
        </w:r>
      </w:ins>
      <w:del w:id="92172" w:author="מנוע מכני" w:date="2026-10-11T12:04:39Z">
        <w:r>
          <w:rPr>
            <w:rtl/>
          </w:rPr>
          <w:delText xml:space="preserve">;</w:delText>
        </w:r>
      </w:del>
    </w:p>
    <w:p w:rsidR="00E403F0" w:rsidRPr="00AD695E" w:rsidRDefault="00E403F0" w:rsidP="00E403F0">
      <w:pPr>
        <w:rPr>
          <w:rtl/>
        </w:rPr>
      </w:pPr>
      <w:r w:rsidRPr="00217260">
        <w:rPr>
          <w:b/>
          <w:bCs/>
          <w:rtl/>
        </w:rPr>
        <w:t xml:space="preserve">ש"מ</w:t>
      </w:r>
      <w:r w:rsidRPr="00217260">
        <w:rPr>
          <w:b/>
          <w:bCs/>
          <w:rtl/>
        </w:rPr>
        <w:t xml:space="preserve"> בעלי חיים אינם נדחים! </w:t>
      </w:r>
    </w:p>
    <w:p>
      <w:pPr>
        <w:pStyle w:val="38"/>
        <w:rPr>
          <w:ins w:id="94407" w:author="מנוע מכני" w:date="2026-10-11T12:04:39Z"/>
        </w:rPr>
      </w:pPr>
      <w:ins w:id="90859" w:author="מנוע מכני" w:date="2026-10-11T12:04:39Z">
        <w:r>
          <w:t xml:space="preserve">אמרו</w:t>
        </w:r>
      </w:ins>
      <w:del w:id="90860" w:author="מנוע מכני" w:date="2026-10-11T12:04:39Z">
        <w:r>
          <w:delText xml:space="preserve">אמרי</w:delText>
        </w:r>
      </w:del>
      <w:r>
        <w:t xml:space="preserve"> ד</w:t>
      </w:r>
      <w:r>
        <w:t>ר</w:t>
      </w:r>
      <w:r>
        <w:t>"</w:t>
      </w:r>
      <w:r>
        <w:t>א</w:t>
      </w:r>
      <w:r>
        <w:t xml:space="preserve">:</w:t>
      </w:r>
    </w:p>
    <w:p w:rsidR="00E403F0" w:rsidRPr="00AD695E" w:rsidRDefault="00E403F0" w:rsidP="00E403F0">
      <w:pPr>
        <w:rPr>
          <w:rtl/>
        </w:rPr>
      </w:pPr>
      <w:del w:id="94408" w:author="מנוע מכני" w:date="2026-10-11T12:04:39Z">
        <w:r>
          <w:rPr>
            <w:rtl/>
          </w:rPr>
          <w:delText xml:space="preserve"> </w:delText>
        </w:r>
      </w:del>
      <w:r>
        <w:rPr>
          <w:rtl/>
        </w:rPr>
        <w:t xml:space="preserve">כי </w:t>
      </w:r>
      <w:ins w:id="90857" w:author="מנוע מכני" w:date="2026-10-11T12:04:39Z">
        <w:r>
          <w:rPr>
            <w:rtl/>
          </w:rPr>
          <w:t xml:space="preserve">אומרים</w:t>
        </w:r>
      </w:ins>
      <w:del w:id="90858" w:author="מנוע מכני" w:date="2026-10-11T12:04:39Z">
        <w:r>
          <w:rPr>
            <w:rtl/>
          </w:rPr>
          <w:delText xml:space="preserve">אמרינן</w:delText>
        </w:r>
      </w:del>
      <w:r>
        <w:rPr>
          <w:rFonts w:hint="cs"/>
          <w:rtl/>
        </w:rPr>
        <w:t xml:space="preserve"> </w:t>
      </w:r>
      <w:r>
        <w:rPr>
          <w:rtl/>
        </w:rPr>
        <w:t xml:space="preserve">לרבנן, </w:t>
      </w:r>
      <w:r>
        <w:rPr>
          <w:rStyle w:val="2fb"/>
          <w:rtl/>
        </w:rPr>
        <w:t xml:space="preserve">דר"ש</w:t>
      </w:r>
      <w:r>
        <w:rPr>
          <w:rtl/>
        </w:rPr>
        <w:t xml:space="preserve"> </w:t>
      </w:r>
      <w:ins w:id="92609" w:author="מנוע מכני" w:date="2026-10-11T12:04:39Z">
        <w:r>
          <w:rPr>
            <w:rtl/>
          </w:rPr>
          <w:t xml:space="preserve">סבר</w:t>
        </w:r>
      </w:ins>
      <w:del w:id="92610" w:author="מנוע מכני" w:date="2026-10-11T12:04:39Z">
        <w:r>
          <w:rPr>
            <w:rtl/>
          </w:rPr>
          <w:delText xml:space="preserve">ס"ל</w:delText>
        </w:r>
      </w:del>
      <w:r>
        <w:rPr>
          <w:rtl/>
        </w:rPr>
        <w:t xml:space="preserve">: בעלי חיים אינן נדחין, והגרלה אינה מעכבת, </w:t>
      </w:r>
    </w:p>
    <w:p>
      <w:pPr>
        <w:pStyle w:val="38"/>
        <w:rPr>
          <w:ins w:id="94409" w:author="מנוע מכני" w:date="2026-10-11T12:04:39Z"/>
        </w:rPr>
      </w:pPr>
      <w:r>
        <w:t xml:space="preserve">דתניא</w:t>
      </w:r>
      <w:r>
        <w:t xml:space="preserve">:</w:t>
      </w:r>
    </w:p>
    <w:p w:rsidR="00E403F0" w:rsidRPr="00AD695E" w:rsidRDefault="00E403F0" w:rsidP="00E403F0">
      <w:pPr>
        <w:rPr>
          <w:rtl/>
        </w:rPr>
      </w:pPr>
      <w:del w:id="94410" w:author="מנוע מכני" w:date="2026-10-11T12:04:39Z">
        <w:r>
          <w:rPr>
            <w:rtl/>
          </w:rPr>
          <w:delText xml:space="preserve"> </w:delText>
        </w:r>
      </w:del>
      <w:r>
        <w:rPr>
          <w:rStyle w:val="2fb"/>
          <w:rFonts w:hint="cs"/>
          <w:rtl/>
        </w:rPr>
        <w:t>לר</w:t>
      </w:r>
      <w:r>
        <w:rPr>
          <w:rStyle w:val="2fb"/>
          <w:rtl/>
        </w:rPr>
        <w:t>"</w:t>
      </w:r>
      <w:r>
        <w:rPr>
          <w:rStyle w:val="2fb"/>
          <w:rFonts w:hint="cs"/>
          <w:rtl/>
        </w:rPr>
        <w:t xml:space="preserve">ש</w:t>
      </w:r>
      <w:r>
        <w:rPr>
          <w:rFonts w:hint="cs"/>
          <w:rtl/>
        </w:rPr>
        <w:t xml:space="preserve"> </w:t>
      </w:r>
      <w:r>
        <w:rPr>
          <w:rtl/>
        </w:rPr>
        <w:t xml:space="preserve">מת אחד מהן מביא חבירו שלא בהגרלה, </w:t>
      </w:r>
    </w:p>
    <w:p w:rsidR="00E403F0" w:rsidRPr="00AD695E" w:rsidRDefault="00E403F0" w:rsidP="00E403F0">
      <w:pPr>
        <w:rPr>
          <w:rtl/>
        </w:rPr>
      </w:pPr>
      <w:ins w:id="92197" w:author="מנוע מכני" w:date="2026-10-11T12:04:39Z">
        <w:r>
          <w:rPr>
            <w:rtl/>
          </w:rPr>
          <w:t xml:space="preserve">ומשמע</w:t>
        </w:r>
        <w:r>
          <w:rPr>
            <w:rtl/>
          </w:rPr>
          <w:t xml:space="preserve"> ש</w:t>
        </w:r>
      </w:ins>
      <w:del w:id="92198" w:author="מנוע מכני" w:date="2026-10-11T12:04:39Z">
        <w:r>
          <w:rPr>
            <w:rtl/>
          </w:rPr>
          <w:delText xml:space="preserve">אלמא </w:delText>
        </w:r>
      </w:del>
      <w:ins w:id="90861" w:author="מנוע מכני" w:date="2026-10-11T12:04:39Z">
        <w:r>
          <w:rPr>
            <w:rtl/>
          </w:rPr>
          <w:t xml:space="preserve">סבר</w:t>
        </w:r>
      </w:ins>
      <w:del w:id="90862" w:author="מנוע מכני" w:date="2026-10-11T12:04:39Z">
        <w:r>
          <w:rPr>
            <w:rtl/>
          </w:rPr>
          <w:delText xml:space="preserve">קסבר</w:delText>
        </w:r>
      </w:del>
      <w:r>
        <w:rPr>
          <w:rtl/>
        </w:rPr>
        <w:t xml:space="preserve">: בעלי חיים אינן נידחין, והגרלה אינה מעכבת.</w:t>
      </w:r>
    </w:p>
    <w:p>
      <w:pPr>
        <w:pStyle w:val="afffff8"/>
        <w:rPr>
          <w:ins w:id="90007" w:author="קלוד" w:date="2026-10-11T12:26:18Z"/>
        </w:rPr>
      </w:pPr>
      <w:ins w:id="90008" w:author="קלוד" w:date="2026-10-11T12:26:18Z">
        <w:r>
          <w:rPr>
            <w:color w:val="7B3F00"/>
          </w:rPr>
          <w:t xml:space="preserve">הקינין - מתפרשות בלקיחת בעלים או בעשיית כהן</w:t>
        </w:r>
      </w:ins>
    </w:p>
    <w:p>
      <w:pPr>
        <w:pStyle w:val="38"/>
        <w:rPr>
          <w:ins w:id="94413" w:author="מנוע מכני" w:date="2026-10-11T12:04:39Z"/>
        </w:rPr>
      </w:pPr>
      <w:del w:id="94412" w:author="מנוע מכני" w:date="2026-10-11T12:04:39Z">
        <w:r>
          <w:delText xml:space="preserve">•</w:delText>
        </w:r>
      </w:del>
      <w:r>
        <w:t xml:space="preserve"> </w:t>
      </w:r>
      <w:r>
        <w:t>אר</w:t>
      </w:r>
      <w:r>
        <w:t>"</w:t>
      </w:r>
      <w:r>
        <w:t>ח:</w:t>
      </w:r>
    </w:p>
    <w:p w:rsidR="00E403F0" w:rsidRPr="00AD695E" w:rsidRDefault="00E403F0" w:rsidP="00E403F0">
      <w:pPr>
        <w:rPr>
          <w:rtl/>
        </w:rPr>
      </w:pPr>
      <w:del w:id="94414" w:author="מנוע מכני" w:date="2026-10-11T12:04:39Z">
        <w:r>
          <w:rPr>
            <w:rtl/>
          </w:rPr>
          <w:delText xml:space="preserve"> </w:delText>
        </w:r>
      </w:del>
      <w:r>
        <w:rPr>
          <w:rtl/>
        </w:rPr>
        <w:t xml:space="preserve">אין הקינין מתפרשות אלא </w:t>
      </w:r>
      <w:ins w:id="92521" w:author="מנוע מכני" w:date="2026-10-11T12:04:39Z">
        <w:r>
          <w:rPr>
            <w:rtl/>
          </w:rPr>
          <w:t xml:space="preserve">אם </w:t>
        </w:r>
      </w:ins>
      <w:del w:id="92522" w:author="מנוע מכני" w:date="2026-10-11T12:04:39Z">
        <w:r>
          <w:rPr>
            <w:rtl/>
          </w:rPr>
          <w:delText xml:space="preserve">אי </w:delText>
        </w:r>
      </w:del>
      <w:r>
        <w:rPr>
          <w:rtl/>
        </w:rPr>
        <w:t xml:space="preserve">בלקיחת בעלים </w:t>
      </w:r>
      <w:ins w:id="92523" w:author="מנוע מכני" w:date="2026-10-11T12:04:39Z">
        <w:r>
          <w:rPr>
            <w:rtl/>
          </w:rPr>
          <w:t xml:space="preserve">אם </w:t>
        </w:r>
      </w:ins>
      <w:del w:id="92524" w:author="מנוע מכני" w:date="2026-10-11T12:04:39Z">
        <w:r>
          <w:rPr>
            <w:rtl/>
          </w:rPr>
          <w:delText xml:space="preserve">אי </w:delText>
        </w:r>
      </w:del>
      <w:r>
        <w:rPr>
          <w:rtl/>
        </w:rPr>
        <w:t xml:space="preserve">בעשיית כהן.</w:t>
      </w:r>
    </w:p>
    <w:p>
      <w:pPr>
        <w:pStyle w:val="38"/>
        <w:rPr>
          <w:ins w:id="94415" w:author="מנוע מכני" w:date="2026-10-11T12:04:39Z"/>
        </w:rPr>
      </w:pPr>
      <w:r>
        <w:t>ארשב</w:t>
      </w:r>
      <w:r>
        <w:t>"</w:t>
      </w:r>
      <w:r>
        <w:t>א</w:t>
      </w:r>
      <w:r>
        <w:t xml:space="preserve">:</w:t>
      </w:r>
    </w:p>
    <w:p w:rsidR="00E403F0" w:rsidRPr="00AD695E" w:rsidRDefault="00E403F0" w:rsidP="00E403F0">
      <w:pPr>
        <w:rPr>
          <w:rtl/>
        </w:rPr>
      </w:pPr>
      <w:del w:id="94416" w:author="מנוע מכני" w:date="2026-10-11T12:04:39Z">
        <w:r>
          <w:rPr>
            <w:rtl/>
          </w:rPr>
          <w:delText xml:space="preserve"> </w:delText>
        </w:r>
      </w:del>
      <w:r>
        <w:rPr>
          <w:rFonts w:hint="cs"/>
          <w:rtl/>
        </w:rPr>
        <w:t>מ</w:t>
      </w:r>
      <w:r>
        <w:rPr>
          <w:rtl/>
        </w:rPr>
        <w:t>"</w:t>
      </w:r>
      <w:r>
        <w:rPr>
          <w:rFonts w:hint="cs"/>
          <w:rtl/>
        </w:rPr>
        <w:t xml:space="preserve">ט</w:t>
      </w:r>
      <w:r>
        <w:rPr>
          <w:rFonts w:hint="cs"/>
          <w:rtl/>
        </w:rPr>
        <w:t xml:space="preserve"> </w:t>
      </w:r>
      <w:r>
        <w:rPr>
          <w:rStyle w:val="2fb"/>
          <w:rFonts w:hint="cs"/>
          <w:rtl/>
        </w:rPr>
        <w:t xml:space="preserve">דר</w:t>
      </w:r>
      <w:r>
        <w:rPr>
          <w:rStyle w:val="2fb"/>
          <w:rtl/>
        </w:rPr>
        <w:t>"</w:t>
      </w:r>
      <w:r>
        <w:rPr>
          <w:rStyle w:val="2fb"/>
          <w:rFonts w:hint="cs"/>
          <w:rtl/>
        </w:rPr>
        <w:t xml:space="preserve">ח</w:t>
      </w:r>
      <w:r>
        <w:rPr>
          <w:rFonts w:hint="cs"/>
          <w:rtl/>
        </w:rPr>
        <w:t xml:space="preserve"> ד'</w:t>
      </w:r>
      <w:ins w:id="90495" w:author="Claude - סמנטי" w:date="2026-10-11T12:21:47Z">
        <w:r>
          <w:rPr>
            <w:rStyle w:val="afffff0"/>
            <w:rtl/>
          </w:rPr>
          <w:t xml:space="preserve">וְלָקְחָה שְׁתֵּי תּוֹרִים וְגוֹ</w:t>
        </w:r>
      </w:ins>
      <w:del w:id="90496" w:author="Claude - סמנטי" w:date="2026-10-11T12:21:47Z">
        <w:r>
          <w:rPr>
            <w:rtl/>
          </w:rPr>
          <w:delText xml:space="preserve">ולקחה שתי תורים וגו</w:delText>
        </w:r>
      </w:del>
      <w:r>
        <w:rPr>
          <w:rtl/>
        </w:rPr>
        <w:t xml:space="preserve">' ועשה הכהן וגו', או בלקיחת בעלים או בעשיית כהן.</w:t>
      </w:r>
    </w:p>
    <w:p w:rsidR="00E403F0" w:rsidRPr="00AD695E" w:rsidRDefault="00E403F0" w:rsidP="00E403F0">
      <w:pPr>
        <w:rPr>
          <w:rtl/>
        </w:rPr>
      </w:pPr>
    </w:p>
    <w:p>
      <w:pPr>
        <w:pStyle w:val="38"/>
        <w:rPr>
          <w:ins w:id="94417" w:author="מנוע מכני" w:date="2026-10-11T12:04:39Z"/>
        </w:rPr>
      </w:pPr>
      <w:r w:rsidRPr="002B4E05">
        <w:t xml:space="preserve">מיתיבי:</w:t>
      </w:r>
    </w:p>
    <w:p w:rsidR="00E403F0" w:rsidRPr="002B4E05" w:rsidRDefault="00E403F0" w:rsidP="00E403F0">
      <w:pPr>
        <w:rPr>
          <w:spacing w:val="-2"/>
          <w:rtl/>
        </w:rPr>
      </w:pPr>
      <w:del w:id="94418" w:author="מנוע מכני" w:date="2026-10-11T12:04:39Z">
        <w:r w:rsidRPr="002B4E05">
          <w:rPr>
            <w:spacing w:val="-2"/>
            <w:rtl/>
          </w:rPr>
          <w:delText xml:space="preserve"> </w:delText>
        </w:r>
      </w:del>
      <w:r w:rsidRPr="002B4E05">
        <w:rPr>
          <w:rFonts w:hint="cs"/>
          <w:spacing w:val="-2"/>
          <w:rtl/>
        </w:rPr>
        <w:t>'</w:t>
      </w:r>
      <w:ins w:id="90497" w:author="Claude - סמנטי" w:date="2026-10-11T12:21:47Z">
        <w:r>
          <w:rPr>
            <w:rStyle w:val="afffff0"/>
            <w:spacing w:val="-2"/>
            <w:rtl/>
          </w:rPr>
          <w:t xml:space="preserve">וְעָשָׂהוּ חַטָּאת</w:t>
        </w:r>
      </w:ins>
      <w:del w:id="90498" w:author="Claude - סמנטי" w:date="2026-10-11T12:21:47Z">
        <w:r w:rsidRPr="002B4E05">
          <w:rPr>
            <w:spacing w:val="-2"/>
            <w:rtl/>
          </w:rPr>
          <w:delText xml:space="preserve">ועשהו חטאת</w:delText>
        </w:r>
      </w:del>
      <w:r w:rsidRPr="002B4E05">
        <w:rPr>
          <w:rFonts w:hint="cs"/>
          <w:spacing w:val="-2"/>
          <w:rtl/>
        </w:rPr>
        <w:t>'</w:t>
      </w:r>
      <w:r w:rsidRPr="002B4E05">
        <w:rPr>
          <w:spacing w:val="-2"/>
          <w:rtl/>
        </w:rPr>
        <w:t xml:space="preserve"> - הגורל עושהו חטאת, ואין השם עושהו חטאת, ואין כהן עושה חטאת</w:t>
      </w:r>
      <w:ins w:id="92173" w:author="מנוע מכני" w:date="2026-10-11T12:04:39Z">
        <w:r>
          <w:rPr>
            <w:spacing w:val="-2"/>
            <w:rtl/>
          </w:rPr>
          <w:t xml:space="preserve">,</w:t>
        </w:r>
      </w:ins>
      <w:del w:id="92174" w:author="מנוע מכני" w:date="2026-10-11T12:04:39Z">
        <w:r w:rsidRPr="002B4E05">
          <w:rPr>
            <w:spacing w:val="-2"/>
            <w:rtl/>
          </w:rPr>
          <w:delText xml:space="preserve">;</w:delText>
        </w:r>
      </w:del>
    </w:p>
    <w:p w:rsidR="00E403F0" w:rsidRPr="00AD695E" w:rsidRDefault="00E403F0" w:rsidP="00E403F0">
      <w:pPr>
        <w:rPr>
          <w:rtl/>
        </w:rPr>
      </w:pPr>
      <w:r>
        <w:rPr>
          <w:rtl/>
        </w:rPr>
        <w:t xml:space="preserve">שיכול והלא דין הוא, ומה במקום שלא קידש הגורל קידש השם, </w:t>
      </w:r>
      <w:r>
        <w:rPr>
          <w:rFonts w:hint="cs"/>
          <w:rtl/>
        </w:rPr>
        <w:t>כ</w:t>
      </w:r>
      <w:r>
        <w:rPr>
          <w:rtl/>
        </w:rPr>
        <w:t>"</w:t>
      </w:r>
      <w:r>
        <w:rPr>
          <w:rFonts w:hint="cs"/>
          <w:rtl/>
        </w:rPr>
        <w:t xml:space="preserve">ש</w:t>
      </w:r>
      <w:r>
        <w:rPr>
          <w:rFonts w:hint="cs"/>
          <w:rtl/>
        </w:rPr>
        <w:t xml:space="preserve"> ל</w:t>
      </w:r>
      <w:r>
        <w:rPr>
          <w:rtl/>
        </w:rPr>
        <w:t xml:space="preserve">מקום שיקדש הגורל </w:t>
      </w:r>
    </w:p>
    <w:p>
      <w:pPr>
        <w:pStyle w:val="38"/>
        <w:rPr>
          <w:ins w:id="94419" w:author="מנוע מכני" w:date="2026-10-11T12:04:39Z"/>
        </w:rPr>
      </w:pPr>
      <w:r>
        <w:t xml:space="preserve">- </w:t>
      </w:r>
      <w:r>
        <w:t xml:space="preserve">ת"ל</w:t>
      </w:r>
      <w:r>
        <w:t xml:space="preserve">:</w:t>
      </w:r>
    </w:p>
    <w:p w:rsidR="00E403F0" w:rsidRPr="00AD695E" w:rsidRDefault="00E403F0" w:rsidP="00E403F0">
      <w:pPr>
        <w:pStyle w:val="affffb"/>
        <w:rPr>
          <w:rtl/>
        </w:rPr>
      </w:pPr>
      <w:del w:id="94420" w:author="מנוע מכני" w:date="2026-10-11T12:04:39Z">
        <w:r>
          <w:rPr>
            <w:rtl/>
          </w:rPr>
          <w:delText xml:space="preserve"> </w:delText>
        </w:r>
      </w:del>
      <w:r>
        <w:rPr>
          <w:rFonts w:hint="cs"/>
          <w:rtl/>
        </w:rPr>
        <w:t>'</w:t>
      </w:r>
      <w:ins w:id="90499" w:author="Claude - סמנטי" w:date="2026-10-11T12:21:47Z">
        <w:r>
          <w:rPr>
            <w:rStyle w:val="afffff0"/>
            <w:rtl/>
          </w:rPr>
          <w:t xml:space="preserve">וְעָשָׂהוּ חַטָּאת</w:t>
        </w:r>
      </w:ins>
      <w:del w:id="90500" w:author="Claude - סמנטי" w:date="2026-10-11T12:21:47Z">
        <w:r>
          <w:rPr>
            <w:rtl/>
          </w:rPr>
          <w:delText xml:space="preserve">ועשהו חטאת</w:delText>
        </w:r>
      </w:del>
      <w:r>
        <w:rPr>
          <w:rFonts w:hint="cs"/>
          <w:rtl/>
        </w:rPr>
        <w:t>'</w:t>
      </w:r>
      <w:r>
        <w:rPr>
          <w:rtl/>
        </w:rPr>
        <w:t xml:space="preserve">, הגורל עושהו חטאת, ואין השם עושהו חטאת</w:t>
      </w:r>
      <w:ins w:id="92175" w:author="מנוע מכני" w:date="2026-10-11T12:04:39Z">
        <w:r>
          <w:rPr>
            <w:rtl/>
          </w:rPr>
          <w:t xml:space="preserve">,</w:t>
        </w:r>
      </w:ins>
      <w:del w:id="92176" w:author="מנוע מכני" w:date="2026-10-11T12:04:39Z">
        <w:r>
          <w:rPr>
            <w:rtl/>
          </w:rPr>
          <w:delText xml:space="preserve">;</w:delText>
        </w:r>
      </w:del>
    </w:p>
    <w:p w:rsidR="00E403F0" w:rsidRPr="00AD695E" w:rsidRDefault="00E403F0" w:rsidP="00E403F0">
      <w:pPr>
        <w:rPr>
          <w:rtl/>
        </w:rPr>
      </w:pPr>
      <w:r>
        <w:rPr>
          <w:rtl/>
        </w:rPr>
        <w:t xml:space="preserve">קתני שם דומיא דגורל, </w:t>
      </w:r>
      <w:ins w:id="90863" w:author="מנוע מכני" w:date="2026-10-11T12:04:39Z">
        <w:r>
          <w:rPr>
            <w:rFonts w:hint="cs"/>
            <w:rtl/>
          </w:rPr>
          <w:t xml:space="preserve">דלא</w:t>
        </w:r>
      </w:ins>
      <w:del w:id="90864" w:author="מנוע מכני" w:date="2026-10-11T12:04:39Z">
        <w:r>
          <w:rPr>
            <w:rFonts w:hint="cs"/>
            <w:rtl/>
          </w:rPr>
          <w:delText xml:space="preserve">ד</w:delText>
        </w:r>
        <w:r>
          <w:rPr>
            <w:rtl/>
          </w:rPr>
          <w:delText xml:space="preserve">לאו</w:delText>
        </w:r>
      </w:del>
      <w:r>
        <w:rPr>
          <w:rtl/>
        </w:rPr>
        <w:t xml:space="preserve"> בלקיחה </w:t>
      </w:r>
      <w:ins w:id="90865" w:author="מנוע מכני" w:date="2026-10-11T12:04:39Z">
        <w:r>
          <w:rPr>
            <w:rtl/>
          </w:rPr>
          <w:t xml:space="preserve">ולא</w:t>
        </w:r>
      </w:ins>
      <w:del w:id="90866" w:author="מנוע מכני" w:date="2026-10-11T12:04:39Z">
        <w:r>
          <w:rPr>
            <w:rtl/>
          </w:rPr>
          <w:delText xml:space="preserve">ולאו</w:delText>
        </w:r>
      </w:del>
      <w:r>
        <w:rPr>
          <w:rtl/>
        </w:rPr>
        <w:t xml:space="preserve"> בעשייה, </w:t>
      </w:r>
    </w:p>
    <w:p>
      <w:pPr>
        <w:pStyle w:val="38"/>
        <w:rPr>
          <w:ins w:id="94421" w:author="מנוע מכני" w:date="2026-10-11T12:04:39Z"/>
        </w:rPr>
      </w:pPr>
      <w:r w:rsidRPr="002B4E05">
        <w:t xml:space="preserve">- </w:t>
      </w:r>
      <w:r w:rsidRPr="002B4E05">
        <w:t xml:space="preserve">אמר</w:t>
      </w:r>
      <w:r w:rsidRPr="002B4E05">
        <w:t xml:space="preserve"> רב, </w:t>
      </w:r>
      <w:r w:rsidRPr="002B4E05">
        <w:t xml:space="preserve">ה"ק</w:t>
      </w:r>
      <w:r w:rsidRPr="002B4E05">
        <w:t xml:space="preserve">:</w:t>
      </w:r>
    </w:p>
    <w:p w:rsidR="00E403F0" w:rsidRPr="002B4E05" w:rsidRDefault="00E403F0" w:rsidP="00E403F0">
      <w:pPr>
        <w:pStyle w:val="affffb"/>
        <w:rPr>
          <w:spacing w:val="-2"/>
        </w:rPr>
      </w:pPr>
      <w:del w:id="94422" w:author="מנוע מכני" w:date="2026-10-11T12:04:39Z">
        <w:r w:rsidRPr="002B4E05">
          <w:rPr>
            <w:spacing w:val="-2"/>
            <w:rtl/>
          </w:rPr>
          <w:delText xml:space="preserve"> </w:delText>
        </w:r>
      </w:del>
      <w:r w:rsidRPr="002B4E05">
        <w:rPr>
          <w:spacing w:val="-2"/>
          <w:rtl/>
        </w:rPr>
        <w:t xml:space="preserve">ומה במקום שלא קידש הגורל בלקיחת בעלים ובעשיית הכהן, קידש השם </w:t>
      </w:r>
    </w:p>
    <w:p w:rsidR="00E403F0" w:rsidRPr="00AD695E" w:rsidRDefault="00E403F0" w:rsidP="00E403F0">
      <w:pPr>
        <w:pStyle w:val="affffb"/>
        <w:rPr>
          <w:rtl/>
        </w:rPr>
      </w:pPr>
      <w:r>
        <w:rPr>
          <w:rtl/>
        </w:rPr>
        <w:t xml:space="preserve">- </w:t>
      </w:r>
      <w:r>
        <w:rPr>
          <w:rFonts w:hint="cs"/>
          <w:rtl/>
        </w:rPr>
        <w:t xml:space="preserve">למקום שקידש הגורל גם בלא לקיחה ועשייה שיקדש בלקיחה או בעשייה </w:t>
      </w:r>
    </w:p>
    <w:p>
      <w:pPr>
        <w:pStyle w:val="38"/>
        <w:rPr>
          <w:ins w:id="94423" w:author="מנוע מכני" w:date="2026-10-11T12:04:39Z"/>
        </w:rPr>
      </w:pPr>
      <w:r>
        <w:t xml:space="preserve">- </w:t>
      </w:r>
      <w:r>
        <w:t xml:space="preserve">ת"ל</w:t>
      </w:r>
      <w:r>
        <w:t xml:space="preserve">:</w:t>
      </w:r>
    </w:p>
    <w:p w:rsidR="00E403F0" w:rsidRPr="00AD695E" w:rsidRDefault="00E403F0" w:rsidP="00E403F0">
      <w:pPr>
        <w:pStyle w:val="affffb"/>
        <w:rPr>
          <w:rtl/>
        </w:rPr>
      </w:pPr>
      <w:del w:id="94424" w:author="מנוע מכני" w:date="2026-10-11T12:04:39Z">
        <w:r>
          <w:rPr>
            <w:rtl/>
          </w:rPr>
          <w:delText xml:space="preserve"> </w:delText>
        </w:r>
      </w:del>
      <w:r>
        <w:rPr>
          <w:rFonts w:hint="cs"/>
          <w:rtl/>
        </w:rPr>
        <w:t>'</w:t>
      </w:r>
      <w:ins w:id="90501" w:author="Claude - סמנטי" w:date="2026-10-11T12:21:47Z">
        <w:r>
          <w:rPr>
            <w:rStyle w:val="afffff0"/>
            <w:rtl/>
          </w:rPr>
          <w:t xml:space="preserve">וְעָשָׂהוּ חַטָּאת</w:t>
        </w:r>
      </w:ins>
      <w:del w:id="90502" w:author="Claude - סמנטי" w:date="2026-10-11T12:21:47Z">
        <w:r>
          <w:rPr>
            <w:rtl/>
          </w:rPr>
          <w:delText xml:space="preserve">ועשהו חטאת</w:delText>
        </w:r>
      </w:del>
      <w:r>
        <w:rPr>
          <w:rFonts w:hint="cs"/>
          <w:rtl/>
        </w:rPr>
        <w:t>'</w:t>
      </w:r>
      <w:r>
        <w:rPr>
          <w:rtl/>
        </w:rPr>
        <w:t>, הגורל עושהו חטאת, ואין השם עושהו חטאת.</w:t>
      </w:r>
    </w:p>
    <w:p>
      <w:pPr>
        <w:pStyle w:val="afffff8"/>
        <w:rPr>
          <w:ins w:id="90005" w:author="קלוד" w:date="2026-10-11T12:26:18Z"/>
        </w:rPr>
      </w:pPr>
      <w:ins w:id="90006" w:author="קלוד" w:date="2026-10-11T12:26:18Z">
        <w:r>
          <w:rPr>
            <w:color w:val="7B3F00"/>
          </w:rPr>
          <w:t xml:space="preserve">עני שהפריש מעות לקינו והעשיר - מביא מדמי חטאתו</w:t>
        </w:r>
      </w:ins>
    </w:p>
    <w:p>
      <w:pPr>
        <w:pStyle w:val="38"/>
        <w:rPr>
          <w:ins w:id="94425" w:author="מנוע מכני" w:date="2026-10-11T12:04:39Z"/>
        </w:rPr>
      </w:pPr>
      <w:r>
        <w:t xml:space="preserve">מיתיבי:</w:t>
      </w:r>
    </w:p>
    <w:p w:rsidR="00E403F0" w:rsidRPr="00AD695E" w:rsidRDefault="00E403F0" w:rsidP="00E403F0">
      <w:pPr>
        <w:rPr>
          <w:rtl/>
        </w:rPr>
      </w:pPr>
      <w:del w:id="94426" w:author="מנוע מכני" w:date="2026-10-11T12:04:39Z">
        <w:r>
          <w:rPr>
            <w:rtl/>
          </w:rPr>
          <w:delText xml:space="preserve"> </w:delText>
        </w:r>
      </w:del>
      <w:r>
        <w:rPr>
          <w:rtl/>
        </w:rPr>
        <w:t xml:space="preserve">מטמא מקדש עני שהפריש מעות לקינו, והעשיר</w:t>
      </w:r>
      <w:r>
        <w:rPr>
          <w:rFonts w:hint="cs"/>
          <w:rtl/>
        </w:rPr>
        <w:t xml:space="preserve"> </w:t>
      </w:r>
      <w:r>
        <w:rPr>
          <w:rtl/>
        </w:rPr>
        <w:t xml:space="preserve">ואח"כ</w:t>
      </w:r>
      <w:r>
        <w:rPr>
          <w:rtl/>
        </w:rPr>
        <w:t xml:space="preserve"> </w:t>
      </w:r>
      <w:r>
        <w:rPr>
          <w:rtl/>
        </w:rPr>
        <w:t xml:space="preserve">אמר</w:t>
      </w:r>
      <w:r>
        <w:rPr>
          <w:rtl/>
        </w:rPr>
        <w:t xml:space="preserve"> אלו לחטאתי ואלו לעולתי, מוסיף ומביא חובתו מדמי חטאתו, </w:t>
      </w:r>
      <w:r>
        <w:rPr>
          <w:rFonts w:hint="cs"/>
          <w:rtl/>
        </w:rPr>
        <w:t xml:space="preserve">ולא מדמי עולתו </w:t>
      </w:r>
    </w:p>
    <w:p w:rsidR="00E403F0" w:rsidRPr="00E87E21" w:rsidRDefault="00E403F0" w:rsidP="00E403F0">
      <w:pPr>
        <w:rPr>
          <w:spacing w:val="-6"/>
          <w:rtl/>
        </w:rPr>
      </w:pPr>
      <w:r w:rsidRPr="00E87E21">
        <w:rPr>
          <w:spacing w:val="-6"/>
          <w:rtl/>
        </w:rPr>
        <w:tab/>
        <w:t xml:space="preserve">והא </w:t>
      </w:r>
      <w:ins w:id="90869" w:author="מנוע מכני" w:date="2026-10-11T12:04:39Z">
        <w:r>
          <w:rPr>
            <w:spacing w:val="-6"/>
            <w:rtl/>
          </w:rPr>
          <w:t xml:space="preserve">כאן</w:t>
        </w:r>
      </w:ins>
      <w:del w:id="90870" w:author="מנוע מכני" w:date="2026-10-11T12:04:39Z">
        <w:r w:rsidRPr="00E87E21">
          <w:rPr>
            <w:spacing w:val="-6"/>
            <w:rtl/>
          </w:rPr>
          <w:tab/>
          <w:delText xml:space="preserve">הכא</w:delText>
        </w:r>
      </w:del>
      <w:r w:rsidRPr="00E87E21">
        <w:rPr>
          <w:spacing w:val="-6"/>
          <w:rtl/>
        </w:rPr>
        <w:tab/>
        <w:t xml:space="preserve"> </w:t>
      </w:r>
      <w:ins w:id="90867" w:author="מנוע מכני" w:date="2026-10-11T12:04:39Z">
        <w:r>
          <w:rPr>
            <w:spacing w:val="-6"/>
            <w:rtl/>
          </w:rPr>
          <w:t xml:space="preserve">דאין</w:t>
        </w:r>
      </w:ins>
      <w:del w:id="90868" w:author="מנוע מכני" w:date="2026-10-11T12:04:39Z">
        <w:r w:rsidRPr="00E87E21">
          <w:rPr>
            <w:spacing w:val="-6"/>
            <w:rtl/>
          </w:rPr>
          <w:tab/>
          <w:delText xml:space="preserve">דליכא</w:delText>
        </w:r>
      </w:del>
      <w:r w:rsidRPr="00E87E21">
        <w:rPr>
          <w:spacing w:val="-6"/>
          <w:rtl/>
        </w:rPr>
        <w:tab/>
        <w:t xml:space="preserve"> </w:t>
      </w:r>
      <w:r w:rsidRPr="00E87E21">
        <w:rPr>
          <w:spacing w:val="-6"/>
          <w:rtl/>
        </w:rPr>
        <w:tab/>
        <w:t xml:space="preserve">לא</w:t>
      </w:r>
      <w:r w:rsidRPr="00E87E21">
        <w:rPr>
          <w:spacing w:val="-6"/>
          <w:rtl/>
        </w:rPr>
        <w:tab/>
        <w:t xml:space="preserve"> לקיחה ולא עשייה, וקתני: מביא חובתו מדמי חטאתו ולא מדמי עולתו! </w:t>
      </w:r>
    </w:p>
    <w:p>
      <w:pPr>
        <w:pStyle w:val="38"/>
        <w:rPr>
          <w:ins w:id="94427" w:author="מנוע מכני" w:date="2026-10-11T12:04:39Z"/>
        </w:rPr>
      </w:pPr>
      <w:r>
        <w:t xml:space="preserve">א"ר ששת:</w:t>
      </w:r>
    </w:p>
    <w:p w:rsidR="00E403F0" w:rsidRPr="00AD695E" w:rsidRDefault="00E403F0" w:rsidP="00E403F0">
      <w:pPr>
        <w:rPr>
          <w:rtl/>
        </w:rPr>
      </w:pPr>
      <w:del w:id="94428" w:author="מנוע מכני" w:date="2026-10-11T12:04:39Z">
        <w:r>
          <w:rPr>
            <w:rtl/>
          </w:rPr>
          <w:delText xml:space="preserve"> </w:delText>
        </w:r>
      </w:del>
      <w:r>
        <w:rPr>
          <w:rtl/>
        </w:rPr>
        <w:t xml:space="preserve">ותסברא </w:t>
      </w:r>
      <w:ins w:id="92303" w:author="מנוע מכני" w:date="2026-10-11T12:04:39Z">
        <w:r>
          <w:rPr>
            <w:rtl/>
          </w:rPr>
          <w:t xml:space="preserve">ברייתא</w:t>
        </w:r>
      </w:ins>
      <w:del w:id="92304" w:author="מנוע מכני" w:date="2026-10-11T12:04:39Z">
        <w:r>
          <w:rPr>
            <w:rtl/>
          </w:rPr>
          <w:delText xml:space="preserve">מתניתא</w:delText>
        </w:r>
      </w:del>
      <w:r>
        <w:rPr>
          <w:rtl/>
        </w:rPr>
        <w:t xml:space="preserve"> </w:t>
      </w:r>
      <w:ins w:id="92305" w:author="מנוע מכני" w:date="2026-10-11T12:04:39Z">
        <w:r>
          <w:rPr>
            <w:rtl/>
          </w:rPr>
          <w:t xml:space="preserve">מתקנה</w:t>
        </w:r>
      </w:ins>
      <w:del w:id="92306" w:author="מנוע מכני" w:date="2026-10-11T12:04:39Z">
        <w:r>
          <w:rPr>
            <w:rtl/>
          </w:rPr>
          <w:delText xml:space="preserve">מתקנתא</w:delText>
        </w:r>
      </w:del>
      <w:r>
        <w:rPr>
          <w:rtl/>
        </w:rPr>
        <w:t xml:space="preserve"> היא? דקתני: והעשיר </w:t>
      </w:r>
      <w:r>
        <w:rPr>
          <w:rtl/>
        </w:rPr>
        <w:t xml:space="preserve">ואח"כ</w:t>
      </w:r>
      <w:r>
        <w:rPr>
          <w:rtl/>
        </w:rPr>
        <w:t xml:space="preserve"> </w:t>
      </w:r>
      <w:r>
        <w:rPr>
          <w:rtl/>
        </w:rPr>
        <w:t xml:space="preserve">אמר</w:t>
      </w:r>
      <w:r>
        <w:rPr>
          <w:rtl/>
        </w:rPr>
        <w:t xml:space="preserve"> </w:t>
      </w:r>
    </w:p>
    <w:p>
      <w:pPr>
        <w:pStyle w:val="38"/>
        <w:rPr>
          <w:ins w:id="94429" w:author="מנוע מכני" w:date="2026-10-11T12:04:39Z"/>
        </w:rPr>
      </w:pPr>
      <w:r>
        <w:t>ואר</w:t>
      </w:r>
      <w:r>
        <w:t>"</w:t>
      </w:r>
      <w:r>
        <w:t>א מר</w:t>
      </w:r>
      <w:r>
        <w:t>"</w:t>
      </w:r>
      <w:r>
        <w:t>א</w:t>
      </w:r>
      <w:r>
        <w:t xml:space="preserve">:</w:t>
      </w:r>
    </w:p>
    <w:p w:rsidR="00E403F0" w:rsidRPr="00AD695E" w:rsidRDefault="00E403F0" w:rsidP="00E403F0">
      <w:pPr>
        <w:rPr>
          <w:rtl/>
        </w:rPr>
      </w:pPr>
      <w:del w:id="94430" w:author="מנוע מכני" w:date="2026-10-11T12:04:39Z">
        <w:r>
          <w:rPr>
            <w:rtl/>
          </w:rPr>
          <w:delText xml:space="preserve"> </w:delText>
        </w:r>
      </w:del>
      <w:r>
        <w:rPr>
          <w:rtl/>
        </w:rPr>
        <w:t xml:space="preserve">מטמא מקדש עשיר שהביא קרבן עני </w:t>
      </w:r>
      <w:r>
        <w:rPr>
          <w:rtl/>
        </w:rPr>
        <w:t xml:space="preserve">לא</w:t>
      </w:r>
      <w:r>
        <w:rPr>
          <w:rtl/>
        </w:rPr>
        <w:t xml:space="preserve"> יצא! אלא </w:t>
      </w:r>
      <w:ins w:id="91655" w:author="מנוע מכני" w:date="2026-10-11T12:04:39Z">
        <w:r>
          <w:rPr>
            <w:rtl/>
          </w:rPr>
          <w:t xml:space="preserve">מה</w:t>
        </w:r>
      </w:ins>
      <w:del w:id="91656" w:author="מנוע מכני" w:date="2026-10-11T12:04:39Z">
        <w:r>
          <w:rPr>
            <w:rtl/>
          </w:rPr>
          <w:delText xml:space="preserve">מאי</w:delText>
        </w:r>
      </w:del>
      <w:r>
        <w:rPr>
          <w:rtl/>
        </w:rPr>
        <w:t xml:space="preserve"> </w:t>
      </w:r>
      <w:ins w:id="91657" w:author="מנוע מכני" w:date="2026-10-11T12:04:39Z">
        <w:r>
          <w:rPr>
            <w:rtl/>
          </w:rPr>
          <w:t xml:space="preserve">יש</w:t>
        </w:r>
      </w:ins>
      <w:del w:id="91658" w:author="מנוע מכני" w:date="2026-10-11T12:04:39Z">
        <w:r>
          <w:rPr>
            <w:rtl/>
          </w:rPr>
          <w:delText xml:space="preserve">אית</w:delText>
        </w:r>
      </w:del>
      <w:r>
        <w:rPr>
          <w:rtl/>
        </w:rPr>
        <w:t xml:space="preserve"> לך </w:t>
      </w:r>
      <w:ins w:id="93013" w:author="מנוע מכני" w:date="2026-10-11T12:04:39Z">
        <w:r>
          <w:rPr>
            <w:rtl/>
          </w:rPr>
          <w:t xml:space="preserve">לומר</w:t>
        </w:r>
      </w:ins>
      <w:del w:id="93014" w:author="מנוע מכני" w:date="2026-10-11T12:04:39Z">
        <w:r>
          <w:rPr>
            <w:rtl/>
          </w:rPr>
          <w:delText xml:space="preserve">למימר</w:delText>
        </w:r>
      </w:del>
      <w:r>
        <w:rPr>
          <w:rtl/>
        </w:rPr>
        <w:t xml:space="preserve">? שכבר </w:t>
      </w:r>
      <w:r>
        <w:rPr>
          <w:rtl/>
        </w:rPr>
        <w:t xml:space="preserve">אמר</w:t>
      </w:r>
      <w:r>
        <w:rPr>
          <w:rtl/>
        </w:rPr>
        <w:t xml:space="preserve"> משעת ענייתו, </w:t>
      </w:r>
      <w:r>
        <w:rPr>
          <w:rtl/>
        </w:rPr>
        <w:t xml:space="preserve">ה"נ</w:t>
      </w:r>
      <w:r>
        <w:rPr>
          <w:rtl/>
        </w:rPr>
        <w:t xml:space="preserve"> שכבר </w:t>
      </w:r>
      <w:r>
        <w:rPr>
          <w:rtl/>
        </w:rPr>
        <w:t xml:space="preserve">אמר</w:t>
      </w:r>
      <w:r>
        <w:rPr>
          <w:rtl/>
        </w:rPr>
        <w:t xml:space="preserve"> משעת הפרשתו.</w:t>
      </w:r>
    </w:p>
    <w:p>
      <w:pPr>
        <w:pStyle w:val="38"/>
        <w:rPr>
          <w:ins w:id="94431" w:author="מנוע מכני" w:date="2026-10-11T12:04:39Z"/>
        </w:rPr>
      </w:pPr>
      <w:r>
        <w:t>ולר"</w:t>
      </w:r>
      <w:r>
        <w:t>ח מר</w:t>
      </w:r>
      <w:r>
        <w:t>"</w:t>
      </w:r>
      <w:r>
        <w:t>א</w:t>
      </w:r>
      <w:r>
        <w:t xml:space="preserve">:</w:t>
      </w:r>
    </w:p>
    <w:p w:rsidR="00E403F0" w:rsidRPr="00AD695E" w:rsidRDefault="00E403F0" w:rsidP="00E403F0">
      <w:pPr>
        <w:rPr>
          <w:rtl/>
        </w:rPr>
      </w:pPr>
      <w:del w:id="94432" w:author="מנוע מכני" w:date="2026-10-11T12:04:39Z">
        <w:r>
          <w:rPr>
            <w:rtl/>
          </w:rPr>
          <w:delText xml:space="preserve"> </w:delText>
        </w:r>
      </w:del>
      <w:r>
        <w:rPr>
          <w:rFonts w:hint="cs"/>
          <w:rtl/>
        </w:rPr>
        <w:t>ד</w:t>
      </w:r>
      <w:r>
        <w:rPr>
          <w:rtl/>
        </w:rPr>
        <w:t xml:space="preserve">יצא, </w:t>
      </w:r>
      <w:r w:rsidRPr="00217260">
        <w:rPr>
          <w:b/>
          <w:bCs/>
          <w:rtl/>
        </w:rPr>
        <w:t>תני</w:t>
      </w:r>
      <w:r>
        <w:rPr>
          <w:rtl/>
        </w:rPr>
        <w:t xml:space="preserve">: </w:t>
      </w:r>
      <w:r>
        <w:rPr>
          <w:rtl/>
        </w:rPr>
        <w:t xml:space="preserve">ואח"כ</w:t>
      </w:r>
      <w:r>
        <w:rPr>
          <w:rtl/>
        </w:rPr>
        <w:t xml:space="preserve"> לקח ואמר.</w:t>
      </w:r>
    </w:p>
    <w:p>
      <w:pPr>
        <w:pStyle w:val="38"/>
        <w:rPr>
          <w:ins w:id="94433" w:author="מנוע מכני" w:date="2026-10-11T12:04:39Z"/>
        </w:rPr>
      </w:pPr>
      <w:r>
        <w:t xml:space="preserve">מיתיבי:</w:t>
      </w:r>
    </w:p>
    <w:p w:rsidR="00E403F0" w:rsidRPr="00AD695E" w:rsidRDefault="00E403F0" w:rsidP="00E403F0">
      <w:pPr>
        <w:rPr>
          <w:rtl/>
        </w:rPr>
      </w:pPr>
      <w:del w:id="94434" w:author="מנוע מכני" w:date="2026-10-11T12:04:39Z">
        <w:r>
          <w:rPr>
            <w:rtl/>
          </w:rPr>
          <w:delText xml:space="preserve"> </w:delText>
        </w:r>
      </w:del>
      <w:r>
        <w:rPr>
          <w:rtl/>
        </w:rPr>
        <w:t xml:space="preserve">מצורע עני שהביא קרבן עשיר יצא, עשיר שהביא קרבן עני - </w:t>
      </w:r>
      <w:r>
        <w:rPr>
          <w:rtl/>
        </w:rPr>
        <w:t xml:space="preserve">לא</w:t>
      </w:r>
      <w:r>
        <w:rPr>
          <w:rtl/>
        </w:rPr>
        <w:t xml:space="preserve"> יצא, </w:t>
      </w:r>
    </w:p>
    <w:p w:rsidR="00E403F0" w:rsidRPr="00AD695E" w:rsidRDefault="00E403F0" w:rsidP="00E403F0">
      <w:pPr>
        <w:rPr>
          <w:rtl/>
        </w:rPr>
      </w:pPr>
      <w:r w:rsidRPr="00217260">
        <w:rPr>
          <w:b/>
          <w:bCs/>
          <w:rtl/>
        </w:rPr>
        <w:t xml:space="preserve">תיובתא דר' חגא </w:t>
      </w:r>
      <w:r w:rsidRPr="00217260">
        <w:rPr>
          <w:rFonts w:hint="cs"/>
          <w:b/>
          <w:bCs/>
          <w:rtl/>
        </w:rPr>
        <w:t>מ</w:t>
      </w:r>
      <w:r w:rsidRPr="00217260">
        <w:rPr>
          <w:b/>
          <w:bCs/>
          <w:rtl/>
        </w:rPr>
        <w:t>ר</w:t>
      </w:r>
      <w:r w:rsidRPr="00217260">
        <w:rPr>
          <w:rFonts w:hint="cs"/>
          <w:b/>
          <w:bCs/>
          <w:rtl/>
        </w:rPr>
        <w:t>'</w:t>
      </w:r>
      <w:r w:rsidRPr="00217260">
        <w:rPr>
          <w:b/>
          <w:bCs/>
          <w:rtl/>
        </w:rPr>
        <w:t xml:space="preserve"> אושעיא!</w:t>
      </w:r>
      <w:r>
        <w:rPr>
          <w:rtl/>
        </w:rPr>
        <w:t xml:space="preserve"> </w:t>
      </w:r>
    </w:p>
    <w:p>
      <w:pPr>
        <w:pStyle w:val="38"/>
        <w:rPr>
          <w:ins w:id="94435" w:author="מנוע מכני" w:date="2026-10-11T12:04:39Z"/>
        </w:rPr>
      </w:pPr>
      <w:r>
        <w:t xml:space="preserve">- </w:t>
      </w:r>
      <w:r>
        <w:t xml:space="preserve">אמר</w:t>
      </w:r>
      <w:r>
        <w:t xml:space="preserve"> לך:</w:t>
      </w:r>
    </w:p>
    <w:p w:rsidR="00E403F0" w:rsidRPr="00AD695E" w:rsidRDefault="00E403F0" w:rsidP="00E403F0">
      <w:pPr>
        <w:pStyle w:val="affffb"/>
      </w:pPr>
      <w:del w:id="94436" w:author="מנוע מכני" w:date="2026-10-11T12:04:39Z">
        <w:r>
          <w:rPr>
            <w:rtl/>
          </w:rPr>
          <w:delText xml:space="preserve"> </w:delText>
        </w:r>
      </w:del>
      <w:r>
        <w:rPr>
          <w:rtl/>
        </w:rPr>
        <w:t xml:space="preserve">שאני גבי מצורע, דמיעט </w:t>
      </w:r>
      <w:ins w:id="91659" w:author="מנוע מכני" w:date="2026-10-11T12:04:39Z">
        <w:r>
          <w:rPr>
            <w:rtl/>
          </w:rPr>
          <w:t xml:space="preserve">התורה</w:t>
        </w:r>
      </w:ins>
      <w:del w:id="91660" w:author="מנוע מכני" w:date="2026-10-11T12:04:39Z">
        <w:r>
          <w:rPr>
            <w:rtl/>
          </w:rPr>
          <w:delText xml:space="preserve">רחמנא</w:delText>
        </w:r>
      </w:del>
      <w:r>
        <w:rPr>
          <w:rtl/>
        </w:rPr>
        <w:t xml:space="preserve"> </w:t>
      </w:r>
      <w:r>
        <w:rPr>
          <w:rFonts w:hint="cs"/>
          <w:rtl/>
        </w:rPr>
        <w:t>'</w:t>
      </w:r>
      <w:ins w:id="90503" w:author="Claude - סמנטי" w:date="2026-10-11T12:21:47Z">
        <w:r>
          <w:rPr>
            <w:rStyle w:val="afffff0"/>
            <w:rtl/>
          </w:rPr>
          <w:t xml:space="preserve">זֹאת</w:t>
        </w:r>
      </w:ins>
      <w:del w:id="90504" w:author="Claude - סמנטי" w:date="2026-10-11T12:21:47Z">
        <w:r>
          <w:rPr>
            <w:rtl/>
          </w:rPr>
          <w:delText xml:space="preserve">זאת</w:delText>
        </w:r>
      </w:del>
      <w:r>
        <w:rPr>
          <w:rFonts w:hint="cs"/>
          <w:rtl/>
        </w:rPr>
        <w:t>'</w:t>
      </w:r>
      <w:r>
        <w:rPr>
          <w:rtl/>
        </w:rPr>
        <w:t>.</w:t>
      </w:r>
      <w:r>
        <w:rPr>
          <w:rFonts w:hint="cs"/>
          <w:rtl/>
        </w:rPr>
        <w:t xml:space="preserve"> </w:t>
      </w:r>
    </w:p>
    <w:p w:rsidR="00E403F0" w:rsidRPr="00AD695E" w:rsidRDefault="00E403F0" w:rsidP="00E403F0">
      <w:pPr>
        <w:pStyle w:val="affffb"/>
        <w:rPr>
          <w:rtl/>
        </w:rPr>
      </w:pPr>
      <w:r>
        <w:rPr>
          <w:rtl/>
        </w:rPr>
        <w:t xml:space="preserve">- </w:t>
      </w:r>
      <w:r>
        <w:rPr>
          <w:rFonts w:hint="cs"/>
          <w:rtl/>
        </w:rPr>
        <w:t xml:space="preserve">דדווקא עני שהביא קרבן עשיר יצא מ'</w:t>
      </w:r>
      <w:ins w:id="90507" w:author="Claude - סמנטי" w:date="2026-10-11T12:21:47Z">
        <w:r>
          <w:rPr>
            <w:rStyle w:val="afffff0"/>
            <w:rFonts w:hint="cs"/>
            <w:rtl/>
          </w:rPr>
          <w:t xml:space="preserve">תּוֹרַת</w:t>
        </w:r>
      </w:ins>
      <w:del w:id="90508" w:author="Claude - סמנטי" w:date="2026-10-11T12:21:47Z">
        <w:r>
          <w:rPr>
            <w:rFonts w:hint="cs"/>
            <w:rtl/>
          </w:rPr>
          <w:delText xml:space="preserve">תורת</w:delText>
        </w:r>
      </w:del>
      <w:r>
        <w:rPr>
          <w:rFonts w:hint="cs"/>
          <w:rtl/>
        </w:rPr>
        <w:t xml:space="preserve">' אבל עשיר שהיבא קרבן עני </w:t>
      </w:r>
      <w:r>
        <w:rPr>
          <w:rFonts w:hint="cs"/>
          <w:rtl/>
        </w:rPr>
        <w:t xml:space="preserve">לא</w:t>
      </w:r>
      <w:r>
        <w:rPr>
          <w:rFonts w:hint="cs"/>
          <w:rtl/>
        </w:rPr>
        <w:t xml:space="preserve"> יצא ד'</w:t>
      </w:r>
      <w:ins w:id="90505" w:author="Claude - סמנטי" w:date="2026-10-11T12:21:47Z">
        <w:r>
          <w:rPr>
            <w:rStyle w:val="afffff0"/>
            <w:rFonts w:hint="cs"/>
            <w:rtl/>
          </w:rPr>
          <w:t xml:space="preserve">זֹאת</w:t>
        </w:r>
      </w:ins>
      <w:del w:id="90506" w:author="Claude - סמנטי" w:date="2026-10-11T12:21:47Z">
        <w:r>
          <w:rPr>
            <w:rFonts w:hint="cs"/>
            <w:rtl/>
          </w:rPr>
          <w:delText xml:space="preserve">זאת</w:delText>
        </w:r>
      </w:del>
      <w:r>
        <w:rPr>
          <w:rFonts w:hint="cs"/>
          <w:rtl/>
        </w:rPr>
        <w:t xml:space="preserve">'</w:t>
      </w:r>
    </w:p>
    <w:p>
      <w:pPr>
        <w:pStyle w:val="38"/>
        <w:rPr>
          <w:ins w:id="94437" w:author="מנוע מכני" w:date="2026-10-11T12:04:39Z"/>
        </w:rPr>
      </w:pPr>
      <w:r>
        <w:t>וא</w:t>
      </w:r>
      <w:r>
        <w:t>"</w:t>
      </w:r>
      <w:r>
        <w:t xml:space="preserve">א</w:t>
      </w:r>
    </w:p>
    <w:p w:rsidR="00E403F0" w:rsidRPr="00AD695E" w:rsidRDefault="00E403F0" w:rsidP="00E403F0">
      <w:pPr>
        <w:rPr>
          <w:rtl/>
        </w:rPr>
      </w:pPr>
      <w:del w:id="94438" w:author="מנוע מכני" w:date="2026-10-11T12:04:39Z">
        <w:r>
          <w:rPr>
            <w:rFonts w:hint="cs"/>
            <w:rtl/>
          </w:rPr>
          <w:delText xml:space="preserve"> </w:delText>
        </w:r>
      </w:del>
      <w:r>
        <w:rPr>
          <w:rFonts w:hint="cs"/>
          <w:rtl/>
        </w:rPr>
        <w:t xml:space="preserve">ללמוד מהך ד'</w:t>
      </w:r>
      <w:ins w:id="90509" w:author="Claude - סמנטי" w:date="2026-10-11T12:21:47Z">
        <w:r>
          <w:rPr>
            <w:rStyle w:val="afffff0"/>
            <w:rtl/>
          </w:rPr>
          <w:t xml:space="preserve">וְאִם דַּל הוּא וְאֵין יָדוֹ מַשֶּׂגֶת</w:t>
        </w:r>
      </w:ins>
      <w:del w:id="90510" w:author="Claude - סמנטי" w:date="2026-10-11T12:21:47Z">
        <w:r>
          <w:rPr>
            <w:rtl/>
          </w:rPr>
          <w:delText xml:space="preserve">ואם דל הוא ואין ידו משגת</w:delText>
        </w:r>
      </w:del>
      <w:r>
        <w:rPr>
          <w:rFonts w:hint="cs"/>
          <w:rtl/>
        </w:rPr>
        <w:t>'</w:t>
      </w:r>
      <w:r>
        <w:rPr>
          <w:rtl/>
        </w:rPr>
        <w:t xml:space="preserve">, </w:t>
      </w:r>
    </w:p>
    <w:p w:rsidR="00E403F0" w:rsidRPr="00E87E21" w:rsidRDefault="00E403F0" w:rsidP="00E403F0">
      <w:pPr>
        <w:rPr>
          <w:spacing w:val="-4"/>
          <w:rtl/>
        </w:rPr>
      </w:pPr>
      <w:r w:rsidRPr="00E87E21">
        <w:rPr>
          <w:spacing w:val="-4"/>
          <w:rtl/>
        </w:rPr>
        <w:t>מצורע הוא דעשיר שהביא קרבן עני הוא דלא יצא, אבל מטמא מקדש עשיר שהביא קרבן עני יצא.</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97" w:author="קלוד" w:date="2026-10-11T09:07:19Z"/>
        </w:rPr>
      </w:pPr>
      <w:ins w:id="20196" w:author="קלוד" w:date="2026-10-11T09:07:19Z">
        <w:r>
          <w:t xml:space="preserve">משנה ט</w:t>
        </w:r>
      </w:ins>
    </w:p>
    <w:p w:rsidR="00E403F0" w:rsidRPr="00D65BEC" w:rsidRDefault="00E403F0" w:rsidP="00E403F0">
      <w:pPr>
        <w:pStyle w:val="afff9"/>
        <w:rPr>
          <w:del w:id="20127" w:author="קלוד" w:date="2026-10-11T09:07:19Z"/>
          <w:rtl/>
        </w:rPr>
      </w:pPr>
      <w:del w:id="20126" w:author="קלוד" w:date="2026-10-11T09:07:19Z">
        <w:r w:rsidRPr="00D65BEC">
          <w:rPr>
            <w:rtl/>
          </w:rPr>
          <w:delText xml:space="preserve">מתני'.</w:delText>
        </w:r>
      </w:del>
    </w:p>
    <w:p w:rsidR="00E403F0" w:rsidRPr="00D65BEC" w:rsidRDefault="00E403F0" w:rsidP="00E403F0">
      <w:pPr>
        <w:pStyle w:val="afff9"/>
        <w:spacing w:before="120"/>
        <w:rPr>
          <w:rtl/>
        </w:rPr>
        <w:pPrChange w:id="90032" w:author="קלוד" w:date="2026-10-11T12:09:42Z">
          <w:pPr>
            <w:pStyle w:val="afff9"/>
          </w:pPr>
        </w:pPrChange>
      </w:pPr>
      <w:r>
        <w:rPr>
          <w:rStyle w:val="TanaimMishna"/>
          <w:rtl/>
          <w:rPrChange w:id="95632" w:author="Claude" w:date="2026-10-11T09:07:45Z">
            <w:rPr>
              <w:rtl/>
            </w:rPr>
          </w:rPrChange>
        </w:rPr>
        <w:t xml:space="preserve">ר"ש</w:t>
      </w:r>
      <w:r>
        <w:rPr>
          <w:rtl/>
        </w:rPr>
        <w:t xml:space="preserve"> אומר</w:t>
      </w:r>
      <w:r>
        <w:rPr>
          <w:rStyle w:val="TanaimMishna"/>
          <w:rtl/>
          <w:rPrChange w:id="95633" w:author="Claude" w:date="2026-10-11T09:07:45Z">
            <w:rPr>
              <w:rtl/>
            </w:rPr>
          </w:rPrChange>
        </w:rPr>
        <w:t xml:space="preserve">:</w:t>
      </w:r>
      <w:r>
        <w:rPr>
          <w:rtl/>
        </w:rPr>
        <w:t xml:space="preserve"> כבשים קודמין את העזים בכל מקום, יכול מפני שהן מובחרים מהם? ת"ל: ואם כבש יביא קרבנו לחטאת, מלמד ששניהם שקולין.</w:t>
      </w:r>
    </w:p>
    <w:p w:rsidR="00E403F0" w:rsidRPr="00D65BEC" w:rsidRDefault="00E403F0" w:rsidP="00E403F0">
      <w:pPr>
        <w:pStyle w:val="afff9"/>
        <w:rPr>
          <w:rtl/>
        </w:rPr>
      </w:pPr>
      <w:r w:rsidRPr="00D65BEC">
        <w:rPr>
          <w:rtl/>
        </w:rPr>
        <w:t xml:space="preserve">תורין קודמין לבני יונה בכל מקום, יכול מפני שהן מובחרים מהן? </w:t>
      </w:r>
    </w:p>
    <w:p w:rsidR="00E403F0" w:rsidRPr="00D65BEC" w:rsidRDefault="00E403F0" w:rsidP="00E403F0">
      <w:pPr>
        <w:pStyle w:val="afff9"/>
        <w:rPr>
          <w:rtl/>
        </w:rPr>
      </w:pPr>
      <w:r w:rsidRPr="00D65BEC">
        <w:rPr>
          <w:rtl/>
        </w:rPr>
        <w:tab/>
      </w:r>
      <w:r w:rsidRPr="00D65BEC">
        <w:rPr>
          <w:rFonts w:hint="cs"/>
          <w:rtl/>
        </w:rPr>
        <w:t xml:space="preserve">- </w:t>
      </w:r>
      <w:r w:rsidRPr="00D65BEC">
        <w:rPr>
          <w:rtl/>
        </w:rPr>
        <w:t>ת"ל: ובן</w:t>
      </w:r>
      <w:r w:rsidRPr="00D65BEC">
        <w:rPr>
          <w:rFonts w:hint="cs"/>
          <w:rtl/>
        </w:rPr>
        <w:t xml:space="preserve"> </w:t>
      </w:r>
      <w:r w:rsidRPr="00D65BEC">
        <w:rPr>
          <w:rtl/>
        </w:rPr>
        <w:t>יונה או תור לחטאת, מלמד ששניהם שקולין.</w:t>
      </w:r>
    </w:p>
    <w:p w:rsidR="00E403F0" w:rsidRPr="00D65BEC" w:rsidRDefault="00E403F0" w:rsidP="00E403F0">
      <w:pPr>
        <w:pStyle w:val="afff9"/>
        <w:rPr>
          <w:rtl/>
        </w:rPr>
      </w:pPr>
      <w:r w:rsidRPr="00D65BEC">
        <w:rPr>
          <w:rtl/>
        </w:rPr>
        <w:t xml:space="preserve">האב קודם לאם בכל מקום, יכול מפני שכיבוד האב קודם על כיבוד האם? </w:t>
      </w:r>
    </w:p>
    <w:p w:rsidR="00E403F0" w:rsidRPr="00D65BEC" w:rsidRDefault="00E403F0" w:rsidP="00E403F0">
      <w:pPr>
        <w:pStyle w:val="afff9"/>
        <w:rPr>
          <w:rtl/>
        </w:rPr>
      </w:pPr>
      <w:r w:rsidRPr="00D65BEC">
        <w:rPr>
          <w:rtl/>
        </w:rPr>
        <w:tab/>
      </w:r>
      <w:r w:rsidRPr="00D65BEC">
        <w:rPr>
          <w:rFonts w:hint="cs"/>
          <w:rtl/>
        </w:rPr>
        <w:t xml:space="preserve">- </w:t>
      </w:r>
      <w:r w:rsidRPr="00D65BEC">
        <w:rPr>
          <w:rtl/>
        </w:rPr>
        <w:t xml:space="preserve">ת"ל: איש אמו ואביו תיראו, מלמד ששניהם שקולין, </w:t>
      </w:r>
    </w:p>
    <w:p w:rsidR="00E403F0" w:rsidRPr="00C20F97" w:rsidRDefault="00E403F0" w:rsidP="00E403F0">
      <w:pPr>
        <w:pStyle w:val="afff9"/>
        <w:rPr>
          <w:spacing w:val="8"/>
          <w:rtl/>
        </w:rPr>
      </w:pPr>
      <w:r>
        <w:rPr>
          <w:spacing w:val="8"/>
          <w:rtl/>
        </w:rPr>
        <w:t xml:space="preserve">אבל אמרו </w:t>
      </w:r>
      <w:r>
        <w:rPr>
          <w:rStyle w:val="TanaimMishna"/>
          <w:spacing w:val="8"/>
          <w:rtl/>
          <w:rPrChange w:id="20030" w:author="קלוד" w:date="2026-10-11T09:07:19Z">
            <w:rPr>
              <w:spacing w:val="8"/>
              <w:rtl/>
            </w:rPr>
          </w:rPrChange>
        </w:rPr>
        <w:t xml:space="preserve">חכמים</w:t>
      </w:r>
      <w:r>
        <w:rPr>
          <w:rStyle w:val="TanaimMishna"/>
          <w:spacing w:val="8"/>
          <w:rtl/>
          <w:rPrChange w:id="95634" w:author="Claude" w:date="2026-10-11T09:07:45Z">
            <w:rPr>
              <w:spacing w:val="8"/>
              <w:rtl/>
            </w:rPr>
          </w:rPrChange>
        </w:rPr>
        <w:t xml:space="preserve">:</w:t>
      </w:r>
      <w:r>
        <w:rPr>
          <w:spacing w:val="8"/>
          <w:rtl/>
        </w:rPr>
        <w:t xml:space="preserve"> האב קודם לאם בכל מקום, מפני שהוא ואמו חייבין בכבוד אביו.</w:t>
      </w:r>
    </w:p>
    <w:p w:rsidR="00E403F0" w:rsidRPr="00D65BEC" w:rsidRDefault="00E403F0" w:rsidP="00E403F0">
      <w:pPr>
        <w:pStyle w:val="afff9"/>
        <w:rPr>
          <w:rtl/>
        </w:rPr>
      </w:pPr>
      <w:r w:rsidRPr="00D65BEC">
        <w:rPr>
          <w:rtl/>
        </w:rPr>
        <w:t xml:space="preserve">וכן בתלמוד תורה, אם זכה הבן לפני הרב הרב קודם את האב בכל מקום, </w:t>
      </w:r>
    </w:p>
    <w:p w:rsidR="00E403F0" w:rsidRPr="00D65BEC" w:rsidRDefault="00E403F0" w:rsidP="00E403F0">
      <w:pPr>
        <w:pStyle w:val="afff9"/>
        <w:rPr>
          <w:rtl/>
        </w:rPr>
      </w:pPr>
      <w:r w:rsidRPr="00D65BEC">
        <w:rPr>
          <w:rtl/>
        </w:rPr>
        <w:tab/>
        <w:t>מפני שהוא ואביו חייבין בכבוד רבו.</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03" w:author="קלוד" w:date="2026-10-11T12:26:18Z"/>
        </w:rPr>
      </w:pPr>
      <w:ins w:id="90004" w:author="קלוד" w:date="2026-10-11T12:26:18Z">
        <w:r>
          <w:rPr>
            <w:color w:val="7B3F00"/>
          </w:rPr>
          <w:t xml:space="preserve">ד' צווחות צווחה עזרה</w:t>
        </w:r>
      </w:ins>
    </w:p>
    <w:p>
      <w:pPr>
        <w:pStyle w:val="38"/>
        <w:rPr>
          <w:ins w:id="94439" w:author="מנוע מכני" w:date="2026-10-11T12:04:39Z"/>
        </w:rPr>
      </w:pPr>
      <w:r w:rsidRPr="00217260">
        <w:t>ת"ר</w:t>
      </w:r>
      <w:r>
        <w:t xml:space="preserve">:</w:t>
      </w:r>
    </w:p>
    <w:p w:rsidR="00E403F0" w:rsidRPr="00AD695E" w:rsidRDefault="00E403F0" w:rsidP="00E403F0">
      <w:pPr>
        <w:rPr>
          <w:rtl/>
        </w:rPr>
      </w:pPr>
      <w:del w:id="94440" w:author="מנוע מכני" w:date="2026-10-11T12:04:39Z">
        <w:r>
          <w:rPr>
            <w:rtl/>
          </w:rPr>
          <w:delText xml:space="preserve"> </w:delText>
        </w:r>
      </w:del>
      <w:r>
        <w:rPr>
          <w:rtl/>
        </w:rPr>
        <w:t xml:space="preserve">ד' צווחות צווחה עזרה.</w:t>
      </w:r>
    </w:p>
    <w:p w:rsidR="00E403F0" w:rsidRPr="00AD695E" w:rsidRDefault="00E403F0" w:rsidP="00E403F0">
      <w:pPr>
        <w:rPr>
          <w:rtl/>
        </w:rPr>
      </w:pPr>
      <w:r>
        <w:rPr>
          <w:rtl/>
        </w:rPr>
        <w:t>צווחה אחת: הוציאו מיכן בני עלי חפני ופנחס שטימאו את ההיכל.</w:t>
      </w:r>
    </w:p>
    <w:p w:rsidR="00E403F0" w:rsidRPr="002B4E05" w:rsidRDefault="00E403F0" w:rsidP="00E403F0">
      <w:pPr>
        <w:rPr>
          <w:spacing w:val="-2"/>
          <w:rtl/>
        </w:rPr>
      </w:pPr>
      <w:r w:rsidRPr="002B4E05">
        <w:rPr>
          <w:spacing w:val="-2"/>
          <w:rtl/>
        </w:rPr>
        <w:t>צווחה שניה: פתחו שערים ויכנס יוחנן בן נדבאי תלמידו של פינקאי וימלא כרסו מקדשי שמים.</w:t>
      </w:r>
    </w:p>
    <w:p w:rsidR="00E403F0" w:rsidRPr="00AD695E" w:rsidRDefault="00E403F0" w:rsidP="00E403F0">
      <w:pPr>
        <w:pStyle w:val="afff3"/>
        <w:framePr w:wrap="around"/>
        <w:spacing w:line="240" w:lineRule="exact"/>
        <w:rPr>
          <w:rtl/>
        </w:rPr>
      </w:pPr>
      <w:r w:rsidRPr="009239E9">
        <w:rPr>
          <w:rFonts w:hint="cs"/>
          <w:szCs w:val="18"/>
          <w:rtl/>
        </w:rPr>
        <w:t>כח:</w:t>
      </w:r>
    </w:p>
    <w:p w:rsidR="00E403F0" w:rsidRPr="00AD695E" w:rsidRDefault="00E403F0" w:rsidP="00E403F0">
      <w:pPr>
        <w:rPr>
          <w:rtl/>
        </w:rPr>
      </w:pPr>
      <w:r>
        <w:rPr>
          <w:rtl/>
        </w:rPr>
        <w:tab/>
      </w:r>
      <w:r>
        <w:rPr>
          <w:rtl/>
        </w:rPr>
        <w:tab/>
        <w:t xml:space="preserve">אמרו על בן נדבאי, שהיה אוכל ארבע סאה גוזלות</w:t>
      </w:r>
      <w:ins w:id="92177" w:author="מנוע מכני" w:date="2026-10-11T12:04:39Z">
        <w:r>
          <w:rPr>
            <w:rtl/>
          </w:rPr>
          <w:t xml:space="preserve"> </w:t>
        </w:r>
      </w:ins>
      <w:del w:id="92178" w:author="מנוע מכני" w:date="2026-10-11T12:04:39Z">
        <w:r>
          <w:rPr>
            <w:rtl/>
          </w:rPr>
          <w:tab/>
          <w:delText xml:space="preserve">  </w:delText>
        </w:r>
      </w:del>
      <w:r>
        <w:rPr>
          <w:rtl/>
        </w:rPr>
        <w:tab/>
        <w:t xml:space="preserve">בקינוח סעודה.</w:t>
      </w:r>
    </w:p>
    <w:p>
      <w:pPr>
        <w:pStyle w:val="38"/>
        <w:rPr>
          <w:ins w:id="94441" w:author="מנוע מכני" w:date="2026-10-11T12:04:39Z"/>
        </w:rPr>
      </w:pPr>
      <w:r>
        <w:tab/>
      </w:r>
      <w:r>
        <w:tab/>
        <w:t xml:space="preserve">אמרו:</w:t>
      </w:r>
    </w:p>
    <w:p w:rsidR="00E403F0" w:rsidRPr="00AD695E" w:rsidRDefault="00E403F0" w:rsidP="00E403F0">
      <w:pPr>
        <w:rPr>
          <w:rtl/>
        </w:rPr>
      </w:pPr>
      <w:del w:id="94442" w:author="מנוע מכני" w:date="2026-10-11T12:04:39Z">
        <w:r>
          <w:rPr>
            <w:rtl/>
          </w:rPr>
          <w:tab/>
          <w:delText xml:space="preserve"> </w:delText>
        </w:r>
      </w:del>
      <w:r>
        <w:rPr>
          <w:rtl/>
        </w:rPr>
        <w:tab/>
        <w:t xml:space="preserve">כל ימיו </w:t>
      </w:r>
      <w:r>
        <w:rPr>
          <w:rtl/>
        </w:rPr>
        <w:tab/>
        <w:t xml:space="preserve">לא</w:t>
      </w:r>
      <w:r>
        <w:rPr>
          <w:rtl/>
        </w:rPr>
        <w:tab/>
        <w:t xml:space="preserve"> היה נותר בעזרה.</w:t>
      </w:r>
    </w:p>
    <w:p w:rsidR="00E403F0" w:rsidRPr="002B4E05" w:rsidRDefault="00E403F0" w:rsidP="00E403F0">
      <w:pPr>
        <w:rPr>
          <w:rtl/>
        </w:rPr>
      </w:pPr>
      <w:r w:rsidRPr="002B4E05">
        <w:rPr>
          <w:rtl/>
        </w:rPr>
        <w:t>צווחה שלישית: שאו שערים ראשיכם ויכנס אלישמע בן פיכאי תלמידו של פנחס וישמש בכהונה גדולה.</w:t>
      </w:r>
    </w:p>
    <w:p>
      <w:pPr>
        <w:pStyle w:val="38"/>
        <w:rPr>
          <w:ins w:id="94443" w:author="מנוע מכני" w:date="2026-10-11T12:04:39Z"/>
        </w:rPr>
      </w:pPr>
      <w:r w:rsidRPr="00E87E21">
        <w:t xml:space="preserve">צווחה רביעית:</w:t>
      </w:r>
    </w:p>
    <w:p w:rsidR="00E403F0" w:rsidRPr="00E87E21" w:rsidRDefault="00E403F0" w:rsidP="00E403F0">
      <w:pPr>
        <w:rPr>
          <w:spacing w:val="-4"/>
          <w:rtl/>
        </w:rPr>
      </w:pPr>
      <w:del w:id="94444" w:author="מנוע מכני" w:date="2026-10-11T12:04:39Z">
        <w:r w:rsidRPr="00E87E21">
          <w:rPr>
            <w:spacing w:val="-4"/>
            <w:rtl/>
          </w:rPr>
          <w:delText xml:space="preserve"> </w:delText>
        </w:r>
      </w:del>
      <w:r w:rsidRPr="00E87E21">
        <w:rPr>
          <w:spacing w:val="-4"/>
          <w:rtl/>
        </w:rPr>
        <w:t xml:space="preserve">פתחו שערים והוציאו יששכר איש כפר ברקאי, שמכבד עצמו ומבזה קדשי שמים.</w:t>
      </w:r>
    </w:p>
    <w:p w:rsidR="00E403F0" w:rsidRPr="00AD695E" w:rsidRDefault="00E403F0" w:rsidP="00E403F0">
      <w:pPr>
        <w:rPr>
          <w:rtl/>
        </w:rPr>
      </w:pPr>
      <w:r>
        <w:rPr>
          <w:rFonts w:hint="cs"/>
          <w:rtl/>
        </w:rPr>
        <w:t>שהיה כורך</w:t>
      </w:r>
      <w:r>
        <w:rPr>
          <w:rtl/>
        </w:rPr>
        <w:t xml:space="preserve"> שיראי על ידי</w:t>
      </w:r>
      <w:r>
        <w:rPr>
          <w:rFonts w:hint="cs"/>
          <w:rtl/>
        </w:rPr>
        <w:t>ו והיה עובד עבודה</w:t>
      </w:r>
    </w:p>
    <w:p w:rsidR="00E403F0" w:rsidRPr="00AD695E" w:rsidRDefault="00E403F0" w:rsidP="00E403F0">
      <w:pPr>
        <w:rPr>
          <w:rtl/>
        </w:rPr>
      </w:pPr>
      <w:ins w:id="91665" w:author="מנוע מכני" w:date="2026-10-11T12:04:39Z">
        <w:r>
          <w:rPr>
            <w:rtl/>
          </w:rPr>
          <w:t xml:space="preserve">מה</w:t>
        </w:r>
      </w:ins>
      <w:del w:id="91666" w:author="מנוע מכני" w:date="2026-10-11T12:04:39Z">
        <w:r>
          <w:rPr>
            <w:rtl/>
          </w:rPr>
          <w:delText xml:space="preserve">מאי</w:delText>
        </w:r>
      </w:del>
      <w:r>
        <w:rPr>
          <w:rtl/>
        </w:rPr>
        <w:t xml:space="preserve"> סליקא </w:t>
      </w:r>
      <w:ins w:id="91661" w:author="מנוע מכני" w:date="2026-10-11T12:04:39Z">
        <w:r>
          <w:rPr>
            <w:rtl/>
          </w:rPr>
          <w:t xml:space="preserve">לו</w:t>
        </w:r>
      </w:ins>
      <w:del w:id="91662" w:author="מנוע מכני" w:date="2026-10-11T12:04:39Z">
        <w:r>
          <w:rPr>
            <w:rtl/>
          </w:rPr>
          <w:delText xml:space="preserve">ליה</w:delText>
        </w:r>
      </w:del>
      <w:r>
        <w:rPr>
          <w:rtl/>
        </w:rPr>
        <w:t xml:space="preserve">? ינאי מלכא </w:t>
      </w:r>
      <w:ins w:id="90181" w:author="Claude - סמנטי" w:date="2026-10-11T12:21:47Z">
        <w:r>
          <w:rPr>
            <w:rtl/>
          </w:rPr>
          <w:t xml:space="preserve">והמלכה</w:t>
        </w:r>
      </w:ins>
      <w:del w:id="90182" w:author="Claude - סמנטי" w:date="2026-10-11T12:21:47Z">
        <w:r>
          <w:rPr>
            <w:rtl/>
          </w:rPr>
          <w:delText xml:space="preserve">ומלכתא</w:delText>
        </w:r>
      </w:del>
      <w:r>
        <w:rPr>
          <w:rtl/>
        </w:rPr>
        <w:t xml:space="preserve"> </w:t>
      </w:r>
      <w:r>
        <w:rPr>
          <w:rFonts w:hint="cs"/>
          <w:rtl/>
        </w:rPr>
        <w:t xml:space="preserve">ישבו וינאי </w:t>
      </w:r>
      <w:r>
        <w:rPr>
          <w:rFonts w:hint="cs"/>
          <w:rtl/>
        </w:rPr>
        <w:t xml:space="preserve">אמר</w:t>
      </w:r>
      <w:r>
        <w:rPr>
          <w:rFonts w:hint="cs"/>
          <w:rtl/>
        </w:rPr>
        <w:t xml:space="preserve"> גדי טוב יותר </w:t>
      </w:r>
      <w:ins w:id="90179" w:author="Claude - סמנטי" w:date="2026-10-11T12:21:47Z">
        <w:r>
          <w:rPr>
            <w:rFonts w:hint="cs"/>
            <w:rtl/>
          </w:rPr>
          <w:t xml:space="preserve">והמלכה</w:t>
        </w:r>
      </w:ins>
      <w:del w:id="90180" w:author="Claude - סמנטי" w:date="2026-10-11T12:21:47Z">
        <w:r>
          <w:rPr>
            <w:rFonts w:hint="cs"/>
            <w:rtl/>
          </w:rPr>
          <w:delText xml:space="preserve">ומלכתא</w:delText>
        </w:r>
      </w:del>
      <w:r>
        <w:rPr>
          <w:rFonts w:hint="cs"/>
          <w:rtl/>
        </w:rPr>
        <w:t xml:space="preserve"> אמרה כבש טוב ותר אמרו נשאל ל</w:t>
      </w:r>
      <w:r>
        <w:rPr>
          <w:rtl/>
        </w:rPr>
        <w:t xml:space="preserve">יששכר איש כפר ברקאי, דכהן גדול הוא וקים </w:t>
      </w:r>
      <w:ins w:id="91663" w:author="מנוע מכני" w:date="2026-10-11T12:04:39Z">
        <w:r>
          <w:rPr>
            <w:rtl/>
          </w:rPr>
          <w:t xml:space="preserve">לו</w:t>
        </w:r>
      </w:ins>
      <w:del w:id="91664" w:author="מנוע מכני" w:date="2026-10-11T12:04:39Z">
        <w:r>
          <w:rPr>
            <w:rtl/>
          </w:rPr>
          <w:delText xml:space="preserve">ליה</w:delText>
        </w:r>
      </w:del>
      <w:r>
        <w:rPr>
          <w:rtl/>
        </w:rPr>
        <w:t xml:space="preserve"> קדירה.</w:t>
      </w:r>
    </w:p>
    <w:p w:rsidR="00E403F0" w:rsidRPr="00AD695E" w:rsidRDefault="00E403F0" w:rsidP="00E403F0">
      <w:pPr>
        <w:rPr>
          <w:rtl/>
        </w:rPr>
      </w:pPr>
      <w:r>
        <w:rPr>
          <w:rtl/>
        </w:rPr>
        <w:t xml:space="preserve">שיילוהו, </w:t>
      </w:r>
      <w:r>
        <w:rPr>
          <w:rtl/>
        </w:rPr>
        <w:t xml:space="preserve">א"ל</w:t>
      </w:r>
      <w:r>
        <w:rPr>
          <w:rtl/>
        </w:rPr>
        <w:t xml:space="preserve">: </w:t>
      </w:r>
      <w:ins w:id="92525" w:author="מנוע מכני" w:date="2026-10-11T12:04:39Z">
        <w:r>
          <w:rPr>
            <w:rtl/>
          </w:rPr>
          <w:t xml:space="preserve">אם </w:t>
        </w:r>
      </w:ins>
      <w:del w:id="92526" w:author="מנוע מכני" w:date="2026-10-11T12:04:39Z">
        <w:r>
          <w:rPr>
            <w:rtl/>
          </w:rPr>
          <w:delText xml:space="preserve">אי </w:delText>
        </w:r>
      </w:del>
      <w:r>
        <w:rPr>
          <w:rtl/>
        </w:rPr>
        <w:t xml:space="preserve">גדיא </w:t>
      </w:r>
      <w:r>
        <w:rPr>
          <w:rFonts w:hint="cs"/>
          <w:rtl/>
        </w:rPr>
        <w:t xml:space="preserve">טוב יעלה לתמיד וכשאמר סימן זלזול בידו לדברי המלך </w:t>
      </w:r>
    </w:p>
    <w:p>
      <w:pPr>
        <w:pStyle w:val="38"/>
        <w:rPr>
          <w:ins w:id="94445" w:author="מנוע מכני" w:date="2026-10-11T12:04:39Z"/>
        </w:rPr>
      </w:pPr>
      <w:del w:id="94529" w:author="מנוע מכני" w:date="2026-10-11T12:04:39Z">
        <w:r>
          <w:delText xml:space="preserve">אמר </w:delText>
        </w:r>
      </w:del>
      <w:r>
        <w:t>המלך</w:t>
      </w:r>
      <w:r>
        <w:t xml:space="preserve">:</w:t>
      </w:r>
    </w:p>
    <w:p w:rsidR="00E403F0" w:rsidRPr="00AD695E" w:rsidRDefault="00E403F0" w:rsidP="00E403F0">
      <w:pPr>
        <w:rPr>
          <w:rtl/>
        </w:rPr>
      </w:pPr>
      <w:del w:id="94446" w:author="מנוע מכני" w:date="2026-10-11T12:04:39Z">
        <w:r>
          <w:rPr>
            <w:rtl/>
          </w:rPr>
          <w:delText xml:space="preserve"> </w:delText>
        </w:r>
      </w:del>
      <w:r>
        <w:rPr>
          <w:rtl/>
        </w:rPr>
        <w:t xml:space="preserve">הואיל </w:t>
      </w:r>
      <w:r>
        <w:rPr>
          <w:rFonts w:hint="cs"/>
          <w:rtl/>
        </w:rPr>
        <w:t xml:space="preserve">והראה בידו קצצו ליד ימינו הביא </w:t>
      </w:r>
      <w:r>
        <w:rPr>
          <w:rtl/>
        </w:rPr>
        <w:t>שוחדא, קצ</w:t>
      </w:r>
      <w:r>
        <w:rPr>
          <w:rFonts w:hint="cs"/>
          <w:rtl/>
        </w:rPr>
        <w:t xml:space="preserve">צו ליד שמאל </w:t>
      </w:r>
    </w:p>
    <w:p w:rsidR="00E403F0" w:rsidRPr="00AD695E" w:rsidRDefault="00E403F0" w:rsidP="00E403F0">
      <w:pPr>
        <w:rPr>
          <w:rtl/>
        </w:rPr>
      </w:pPr>
      <w:r>
        <w:rPr>
          <w:rtl/>
        </w:rPr>
        <w:t xml:space="preserve">שמע מלכא, </w:t>
      </w:r>
      <w:r>
        <w:rPr>
          <w:rtl/>
        </w:rPr>
        <w:t xml:space="preserve">אמר</w:t>
      </w:r>
      <w:r>
        <w:rPr>
          <w:rtl/>
        </w:rPr>
        <w:t xml:space="preserve">: </w:t>
      </w:r>
      <w:r>
        <w:rPr>
          <w:rFonts w:hint="cs"/>
          <w:rtl/>
        </w:rPr>
        <w:t xml:space="preserve">שיקצצו לימינו </w:t>
      </w:r>
      <w:r>
        <w:rPr>
          <w:rtl/>
        </w:rPr>
        <w:t xml:space="preserve">ליקצו </w:t>
      </w:r>
      <w:ins w:id="90871" w:author="מנוע מכני" w:date="2026-10-11T12:04:39Z">
        <w:r>
          <w:rPr>
            <w:rtl/>
          </w:rPr>
          <w:t xml:space="preserve">גם</w:t>
        </w:r>
      </w:ins>
      <w:del w:id="90872" w:author="מנוע מכני" w:date="2026-10-11T12:04:39Z">
        <w:r>
          <w:rPr>
            <w:rtl/>
          </w:rPr>
          <w:delText xml:space="preserve">נמי</w:delText>
        </w:r>
      </w:del>
      <w:r>
        <w:rPr>
          <w:rtl/>
        </w:rPr>
        <w:t xml:space="preserve"> ליד </w:t>
      </w:r>
      <w:r>
        <w:rPr>
          <w:rFonts w:hint="cs"/>
          <w:rtl/>
        </w:rPr>
        <w:t>ימינו</w:t>
      </w:r>
      <w:r>
        <w:rPr>
          <w:rtl/>
        </w:rPr>
        <w:t>.</w:t>
      </w:r>
    </w:p>
    <w:p>
      <w:pPr>
        <w:pStyle w:val="38"/>
        <w:rPr>
          <w:ins w:id="94447" w:author="מנוע מכני" w:date="2026-10-11T12:04:39Z"/>
        </w:rPr>
      </w:pPr>
      <w:del w:id="94530" w:author="מנוע מכני" w:date="2026-10-11T12:04:39Z">
        <w:r>
          <w:delText xml:space="preserve">אמר </w:delText>
        </w:r>
      </w:del>
      <w:r>
        <w:t xml:space="preserve">רב יוסף:</w:t>
      </w:r>
    </w:p>
    <w:p w:rsidR="00E403F0" w:rsidRPr="00AD695E" w:rsidRDefault="00E403F0" w:rsidP="00E403F0">
      <w:pPr>
        <w:rPr>
          <w:rtl/>
        </w:rPr>
      </w:pPr>
      <w:del w:id="94448" w:author="מנוע מכני" w:date="2026-10-11T12:04:39Z">
        <w:r>
          <w:rPr>
            <w:rtl/>
          </w:rPr>
          <w:delText xml:space="preserve"> </w:delText>
        </w:r>
      </w:del>
      <w:r>
        <w:rPr>
          <w:rtl/>
        </w:rPr>
        <w:t xml:space="preserve">בריך </w:t>
      </w:r>
      <w:ins w:id="91667" w:author="מנוע מכני" w:date="2026-10-11T12:04:39Z">
        <w:r>
          <w:rPr>
            <w:rtl/>
          </w:rPr>
          <w:t xml:space="preserve">התורה</w:t>
        </w:r>
      </w:ins>
      <w:del w:id="91668" w:author="מנוע מכני" w:date="2026-10-11T12:04:39Z">
        <w:r>
          <w:rPr>
            <w:rtl/>
          </w:rPr>
          <w:delText xml:space="preserve">רחמנא</w:delText>
        </w:r>
      </w:del>
      <w:r>
        <w:rPr>
          <w:rtl/>
        </w:rPr>
        <w:t xml:space="preserve"> דשקליה ליששכר איש כפר ברקאי למטרפסיה.</w:t>
      </w:r>
    </w:p>
    <w:p>
      <w:pPr>
        <w:pStyle w:val="38"/>
        <w:rPr>
          <w:ins w:id="94449" w:author="מנוע מכני" w:date="2026-10-11T12:04:39Z"/>
        </w:rPr>
      </w:pPr>
      <w:del w:id="94531" w:author="מנוע מכני" w:date="2026-10-11T12:04:39Z">
        <w:r>
          <w:delText xml:space="preserve">אמר </w:delText>
        </w:r>
      </w:del>
      <w:r>
        <w:t xml:space="preserve">רב אשי:</w:t>
      </w:r>
    </w:p>
    <w:p w:rsidR="00E403F0" w:rsidRPr="00AD695E" w:rsidRDefault="00E403F0" w:rsidP="00E403F0">
      <w:pPr>
        <w:rPr>
          <w:rtl/>
        </w:rPr>
      </w:pPr>
      <w:del w:id="94450" w:author="מנוע מכני" w:date="2026-10-11T12:04:39Z">
        <w:r>
          <w:rPr>
            <w:rtl/>
          </w:rPr>
          <w:delText xml:space="preserve"> </w:delText>
        </w:r>
      </w:del>
      <w:r>
        <w:rPr>
          <w:rFonts w:hint="cs"/>
          <w:rtl/>
        </w:rPr>
        <w:t>שלא שנה</w:t>
      </w:r>
      <w:r>
        <w:rPr>
          <w:rtl/>
        </w:rPr>
        <w:t xml:space="preserve"> </w:t>
      </w:r>
      <w:r>
        <w:rPr>
          <w:rtl/>
        </w:rPr>
        <w:t xml:space="preserve">דתנן</w:t>
      </w:r>
      <w:r>
        <w:rPr>
          <w:rtl/>
        </w:rPr>
        <w:t xml:space="preserve">: כבשים קודמין לעזים בכל מקום, יכול מפני שמובחרין? </w:t>
      </w:r>
    </w:p>
    <w:p>
      <w:pPr>
        <w:pStyle w:val="38"/>
        <w:rPr>
          <w:ins w:id="94451" w:author="מנוע מכני" w:date="2026-10-11T12:04:39Z"/>
        </w:rPr>
      </w:pPr>
      <w:r>
        <w:t xml:space="preserve">ת"ל</w:t>
      </w:r>
      <w:r>
        <w:t xml:space="preserve">:</w:t>
      </w:r>
    </w:p>
    <w:p w:rsidR="00E403F0" w:rsidRPr="00AD695E" w:rsidRDefault="00E403F0" w:rsidP="00E403F0">
      <w:pPr>
        <w:rPr>
          <w:rtl/>
        </w:rPr>
      </w:pPr>
      <w:del w:id="94452" w:author="מנוע מכני" w:date="2026-10-11T12:04:39Z">
        <w:r>
          <w:rPr>
            <w:rtl/>
          </w:rPr>
          <w:delText xml:space="preserve"> </w:delText>
        </w:r>
      </w:del>
      <w:r>
        <w:rPr>
          <w:rtl/>
        </w:rPr>
        <w:t xml:space="preserve">ואם כבש, מלמד ששניהן שקולין כאחת.</w:t>
      </w:r>
    </w:p>
    <w:p>
      <w:pPr>
        <w:pStyle w:val="38"/>
        <w:rPr>
          <w:ins w:id="94453" w:author="מנוע מכני" w:date="2026-10-11T12:04:39Z"/>
        </w:rPr>
      </w:pPr>
      <w:r>
        <w:t xml:space="preserve">רבינא</w:t>
      </w:r>
      <w:del w:id="94532" w:author="מנוע מכני" w:date="2026-10-11T12:04:39Z">
        <w:r>
          <w:delText xml:space="preserve"> אמר</w:delText>
        </w:r>
      </w:del>
      <w:r>
        <w:t xml:space="preserve">:</w:t>
      </w:r>
    </w:p>
    <w:p w:rsidR="00E403F0" w:rsidRPr="00AD695E" w:rsidRDefault="00E403F0" w:rsidP="00E403F0">
      <w:pPr>
        <w:rPr>
          <w:rtl/>
        </w:rPr>
      </w:pPr>
      <w:del w:id="94454" w:author="מנוע מכני" w:date="2026-10-11T12:04:39Z">
        <w:r>
          <w:rPr>
            <w:rtl/>
          </w:rPr>
          <w:delText xml:space="preserve"> </w:delText>
        </w:r>
      </w:del>
      <w:ins w:id="90203" w:author="מנוע מכני" w:date="2026-10-11T12:04:39Z">
        <w:r>
          <w:rPr>
            <w:rtl/>
          </w:rPr>
          <w:t xml:space="preserve">אפי'</w:t>
        </w:r>
      </w:ins>
      <w:del w:id="90204" w:author="מנוע מכני" w:date="2026-10-11T12:04:39Z">
        <w:r>
          <w:rPr>
            <w:rtl/>
          </w:rPr>
          <w:delText xml:space="preserve">אפילו</w:delText>
        </w:r>
      </w:del>
      <w:r>
        <w:rPr>
          <w:rtl/>
        </w:rPr>
        <w:t xml:space="preserve"> מקרא </w:t>
      </w:r>
      <w:ins w:id="90873" w:author="מנוע מכני" w:date="2026-10-11T12:04:39Z">
        <w:r>
          <w:rPr>
            <w:rtl/>
          </w:rPr>
          <w:t xml:space="preserve">גם</w:t>
        </w:r>
      </w:ins>
      <w:del w:id="90874" w:author="מנוע מכני" w:date="2026-10-11T12:04:39Z">
        <w:r>
          <w:rPr>
            <w:rtl/>
          </w:rPr>
          <w:delText xml:space="preserve">נמי</w:delText>
        </w:r>
      </w:del>
      <w:r>
        <w:rPr>
          <w:rtl/>
        </w:rPr>
        <w:t xml:space="preserve"> </w:t>
      </w:r>
      <w:r>
        <w:rPr>
          <w:rtl/>
        </w:rPr>
        <w:t xml:space="preserve">לא</w:t>
      </w:r>
      <w:r>
        <w:rPr>
          <w:rtl/>
        </w:rPr>
        <w:t xml:space="preserve"> קרא, ד</w:t>
      </w:r>
      <w:r>
        <w:rPr>
          <w:rFonts w:hint="cs"/>
          <w:rtl/>
        </w:rPr>
        <w:t>'</w:t>
      </w:r>
      <w:r>
        <w:rPr>
          <w:rtl/>
        </w:rPr>
        <w:t>אם כבש, אם עז</w:t>
      </w:r>
      <w:r>
        <w:rPr>
          <w:rFonts w:hint="cs"/>
          <w:rtl/>
        </w:rPr>
        <w:t>'</w:t>
      </w:r>
      <w:r>
        <w:rPr>
          <w:rtl/>
        </w:rPr>
        <w:t>.</w:t>
      </w:r>
    </w:p>
    <w:p>
      <w:pPr>
        <w:pStyle w:val="afffff8"/>
        <w:rPr>
          <w:ins w:id="90001" w:author="קלוד" w:date="2026-10-11T12:26:18Z"/>
        </w:rPr>
      </w:pPr>
      <w:ins w:id="90002" w:author="קלוד" w:date="2026-10-11T12:26:18Z">
        <w:r>
          <w:rPr>
            <w:color w:val="7B3F00"/>
          </w:rPr>
          <w:t xml:space="preserve">תלמידי חכמים - מרבים שלום בעולם</w:t>
        </w:r>
      </w:ins>
    </w:p>
    <w:p>
      <w:pPr>
        <w:pStyle w:val="38"/>
        <w:rPr>
          <w:ins w:id="94455" w:author="מנוע מכני" w:date="2026-10-11T12:04:39Z"/>
        </w:rPr>
      </w:pPr>
      <w:r>
        <w:t xml:space="preserve">א"ר אלעזר א"ר חנינא:</w:t>
      </w:r>
    </w:p>
    <w:p w:rsidR="00E403F0" w:rsidRPr="00AD695E" w:rsidRDefault="00E403F0" w:rsidP="00E403F0">
      <w:pPr>
        <w:rPr>
          <w:rtl/>
        </w:rPr>
      </w:pPr>
      <w:del w:id="94456" w:author="מנוע מכני" w:date="2026-10-11T12:04:39Z">
        <w:r>
          <w:rPr>
            <w:rtl/>
          </w:rPr>
          <w:delText xml:space="preserve"> </w:delText>
        </w:r>
      </w:del>
      <w:r>
        <w:rPr>
          <w:rtl/>
        </w:rPr>
        <w:t xml:space="preserve">תלמידי חכמים מרבים שלום בעולם, שנאמר: </w:t>
      </w:r>
      <w:r>
        <w:rPr>
          <w:rStyle w:val="afffff0"/>
          <w:rtl/>
          <w:rPrChange w:id="9028" w:author="מנוע פסוקים" w:date="2026-10-11T09:26:20Z">
            <w:rPr>
              <w:rtl/>
            </w:rPr>
          </w:rPrChange>
        </w:rPr>
        <w:t xml:space="preserve">וכל בניך למודי ה</w:t>
      </w:r>
      <w:r>
        <w:rPr>
          <w:rStyle w:val="afffff0"/>
          <w:rtl/>
          <w:rPrChange w:id="9029" w:author="מנוע פסוקים" w:date="2026-10-11T09:26:20Z">
            <w:rPr>
              <w:rtl/>
            </w:rPr>
          </w:rPrChange>
        </w:rPr>
        <w:t xml:space="preserve">'</w:t>
      </w:r>
      <w:r>
        <w:rPr>
          <w:rStyle w:val="afffff0"/>
          <w:rtl/>
          <w:rPrChange w:id="9030" w:author="מנוע פסוקים" w:date="2026-10-11T09:26:20Z">
            <w:rPr>
              <w:rtl/>
            </w:rPr>
          </w:rPrChange>
        </w:rPr>
        <w:t xml:space="preserve"> </w:t>
      </w:r>
      <w:r>
        <w:rPr>
          <w:rStyle w:val="afffff0"/>
          <w:rtl/>
          <w:rPrChange w:id="9031" w:author="מנוע פסוקים" w:date="2026-10-11T09:26:20Z">
            <w:rPr>
              <w:rStyle w:val="2fb"/>
              <w:rtl/>
            </w:rPr>
          </w:rPrChange>
        </w:rPr>
        <w:t xml:space="preserve">ורב</w:t>
      </w:r>
      <w:r>
        <w:rPr>
          <w:rStyle w:val="afffff0"/>
          <w:rtl/>
          <w:rPrChange w:id="9032" w:author="מנוע פסוקים" w:date="2026-10-11T09:26:20Z">
            <w:rPr>
              <w:rtl/>
            </w:rPr>
          </w:rPrChange>
        </w:rPr>
        <w:t xml:space="preserve"> שלום בניך</w:t>
      </w:r>
      <w:r>
        <w:rPr>
          <w:rtl/>
        </w:rPr>
        <w:t xml:space="preserve">, אל תקרי בניך אלא בוניך</w:t>
      </w:r>
      <w:r>
        <w:rPr>
          <w:rFonts w:hint="cs"/>
          <w:rtl/>
        </w:rPr>
        <w:t>.</w:t>
      </w:r>
    </w:p>
    <w:p w:rsidR="00E403F0" w:rsidRPr="00AD695E" w:rsidRDefault="00E403F0" w:rsidP="00D07C84">
      <w:pPr>
        <w:pStyle w:val="Hadran"/>
        <w:rPr>
          <w:rtl/>
        </w:rPr>
        <w:pPrChange w:id="96676" w:author="Claude" w:date="2026-10-11T09:08:11Z">
          <w:pPr>
            <w:pStyle w:val="affff"/>
            <w:rPr>
              <w:rtl/>
            </w:rPr>
          </w:pPr>
        </w:pPrChange>
      </w:pPr>
      <w:r>
        <w:rPr>
          <w:rtl/>
        </w:rPr>
        <w:t xml:space="preserve">הדרן עלך המביא אשם </w:t>
      </w:r>
    </w:p>
    <w:p w:rsidR="00E403F0" w:rsidRPr="00AD695E" w:rsidRDefault="00E403F0" w:rsidP="00D07C84">
      <w:pPr>
        <w:pStyle w:val="affff"/>
        <w:rPr>
          <w:rtl/>
        </w:rPr>
      </w:pPr>
      <w:r>
        <w:rPr>
          <w:rtl/>
        </w:rPr>
        <w:t>וסליקא לה מסכת כריתות.</w:t>
      </w:r>
    </w:p>
    <w:p w:rsidR="00E403F0" w:rsidRDefault="00E403F0" w:rsidP="00E403F0">
      <w:pPr>
        <w:rPr>
          <w:rtl/>
        </w:rPr>
        <w:sectPr w:rsidR="00E403F0" w:rsidSect="00E403F0">
          <w:pgSz w:w="6804" w:h="11907" w:code="8"/>
          <w:pgMar w:top="284" w:right="567" w:bottom="284" w:left="567" w:header="284" w:footer="284" w:gutter="0"/>
          <w:pgNumType w:start="1"/>
          <w:cols w:space="284"/>
          <w:bidi/>
          <w:rtlGutter/>
          <w:docGrid w:linePitch="360"/>
        </w:sectPr>
      </w:pPr>
    </w:p>
    <w:sectPr w:rsidR="00413009" w:rsidRPr="00E403F0" w:rsidSect="00E403F0">
      <w:headerReference w:type="even" r:id="rId17"/>
      <w:headerReference w:type="default" r:id="rId18"/>
      <w:footerReference w:type="even" r:id="rId19"/>
      <w:footerReference w:type="default" r:id="rId20"/>
      <w:headerReference w:type="first" r:id="rId21"/>
      <w:footerReference w:type="first" r:id="rId22"/>
      <w:pgSz w:w="6804" w:h="11907" w:code="8"/>
      <w:pgMar w:top="284" w:right="567" w:bottom="284" w:left="567" w:header="284" w:footer="284" w:gutter="0"/>
      <w:pgNumType w:start="1"/>
      <w:cols w:space="284"/>
      <w:bidi/>
      <w:rtlGutter/>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6AC" w:rsidRDefault="00E856AC" w:rsidP="00E403F0">
      <w:pPr>
        <w:spacing w:line="240" w:lineRule="auto"/>
      </w:pPr>
      <w:r>
        <w:separator/>
      </w:r>
    </w:p>
  </w:endnote>
  <w:endnote w:type="continuationSeparator" w:id="0">
    <w:p w:rsidR="00E856AC" w:rsidRDefault="00E856AC" w:rsidP="00E403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bitDavid">
    <w:panose1 w:val="02020603050405020304"/>
    <w:charset w:val="00"/>
    <w:family w:val="roman"/>
    <w:pitch w:val="variable"/>
    <w:sig w:usb0="80000827" w:usb1="5000004A" w:usb2="00000020" w:usb3="00000000" w:csb0="00000021" w:csb1="00000000"/>
  </w:font>
  <w:font w:name="BA Fontov Regular">
    <w:panose1 w:val="02020803050405020304"/>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Franknatan Regular">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42911184"/>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10</w:t>
        </w:r>
        <w:r>
          <w:fldChar w:fldCharType="end"/>
        </w:r>
      </w:p>
    </w:sdtContent>
  </w:sdt>
  <w:p w:rsidR="0026589F" w:rsidRDefault="0026589F" w:rsidP="00E403F0">
    <w:pPr>
      <w:pStyle w:val="a9"/>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81571772"/>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190</w:t>
        </w:r>
        <w:r>
          <w:fldChar w:fldCharType="end"/>
        </w:r>
      </w:p>
    </w:sdtContent>
  </w:sdt>
  <w:p w:rsidR="0026589F" w:rsidRDefault="0026589F" w:rsidP="00E403F0">
    <w:pPr>
      <w:pStyle w:val="a9"/>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D65BEC">
    <w:pPr>
      <w:pStyle w:val="a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076902614"/>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2</w:t>
        </w:r>
        <w:r>
          <w:fldChar w:fldCharType="end"/>
        </w:r>
      </w:p>
    </w:sdtContent>
  </w:sdt>
  <w:p w:rsidR="0026589F" w:rsidRDefault="0026589F" w:rsidP="00E403F0">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rsidP="00E403F0">
    <w:pPr>
      <w:pStyle w:val="a9"/>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50757165"/>
      <w:docPartObj>
        <w:docPartGallery w:val="Page Numbers (Bottom of Page)"/>
        <w:docPartUnique/>
      </w:docPartObj>
    </w:sdtPr>
    <w:sdtEndPr>
      <w:rPr>
        <w:cs/>
      </w:rPr>
    </w:sdtEndPr>
    <w:sdtContent>
      <w:p w:rsidR="0026589F" w:rsidRDefault="0026589F" w:rsidP="00E403F0">
        <w:pPr>
          <w:pStyle w:val="a9"/>
          <w:jc w:val="right"/>
        </w:pPr>
        <w:r>
          <w:fldChar w:fldCharType="begin"/>
        </w:r>
        <w:r>
          <w:rPr>
            <w:rtl/>
            <w:cs/>
          </w:rPr>
          <w:instrText>PAGE   \* MERGEFORMAT</w:instrText>
        </w:r>
        <w:r>
          <w:fldChar w:fldCharType="separate"/>
        </w:r>
        <w:r w:rsidRPr="00F536B4">
          <w:rPr>
            <w:noProof/>
            <w:rtl/>
            <w:lang w:val="he-IL"/>
          </w:rPr>
          <w:t>1</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9"/>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6AC" w:rsidRDefault="00E856AC" w:rsidP="00E403F0">
      <w:pPr>
        <w:spacing w:line="240" w:lineRule="auto"/>
      </w:pPr>
      <w:r>
        <w:separator/>
      </w:r>
    </w:p>
  </w:footnote>
  <w:footnote w:type="continuationSeparator" w:id="0">
    <w:p w:rsidR="00E856AC" w:rsidRDefault="00E856AC" w:rsidP="00E403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Pr="00F536B4">
      <w:rPr>
        <w:noProof/>
        <w:rtl/>
      </w:rPr>
      <w:t>פרק ראשון</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(ב.- יג.)</w:t>
    </w:r>
    <w:r>
      <w:rPr>
        <w:b/>
        <w:bCs/>
        <w:rtl/>
      </w:rPr>
      <w:fldChar w:fldCharType="end"/>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Pr>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הלוקח עובר חמורו</w:t>
    </w:r>
    <w:r>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E403F0" w:rsidRDefault="0026589F" w:rsidP="00C20F97">
    <w:pPr>
      <w:pStyle w:val="a7"/>
      <w:pBdr>
        <w:bottom w:val="double" w:sz="4" w:space="1" w:color="A6A6A6" w:themeColor="background1" w:themeShade="A6"/>
      </w:pBdr>
      <w:tabs>
        <w:tab w:val="clear" w:pos="4153"/>
        <w:tab w:val="clear" w:pos="8306"/>
        <w:tab w:val="right" w:pos="10603"/>
      </w:tabs>
      <w:spacing w:after="240" w:line="240" w:lineRule="exact"/>
      <w:ind w:left="0" w:firstLine="0"/>
      <w:rPr>
        <w:b/>
        <w:bCs/>
        <w:sz w:val="16"/>
        <w:szCs w:val="18"/>
        <w:rtl/>
      </w:rPr>
    </w:pPr>
    <w:r w:rsidRPr="00E403F0">
      <w:rPr>
        <w:b/>
        <w:bCs/>
        <w:sz w:val="16"/>
        <w:szCs w:val="18"/>
        <w:rtl/>
      </w:rPr>
      <w:fldChar w:fldCharType="begin"/>
    </w:r>
    <w:r w:rsidRPr="00E403F0">
      <w:rPr>
        <w:b/>
        <w:bCs/>
        <w:sz w:val="16"/>
        <w:szCs w:val="18"/>
        <w:rtl/>
      </w:rPr>
      <w:instrText xml:space="preserve"> </w:instrText>
    </w:r>
    <w:r w:rsidRPr="00E403F0">
      <w:rPr>
        <w:b/>
        <w:bCs/>
        <w:sz w:val="16"/>
        <w:szCs w:val="18"/>
      </w:rPr>
      <w:instrText>STYLEREF</w:instrText>
    </w:r>
    <w:r w:rsidRPr="00E403F0">
      <w:rPr>
        <w:b/>
        <w:bCs/>
        <w:sz w:val="16"/>
        <w:szCs w:val="18"/>
        <w:rtl/>
      </w:rPr>
      <w:instrText xml:space="preserve">  פרק  \* </w:instrText>
    </w:r>
    <w:r w:rsidRPr="00E403F0">
      <w:rPr>
        <w:b/>
        <w:bCs/>
        <w:sz w:val="16"/>
        <w:szCs w:val="18"/>
      </w:rPr>
      <w:instrText xml:space="preserve">MERGEFORMAT </w:instrText>
    </w:r>
    <w:r w:rsidRPr="00E403F0">
      <w:rPr>
        <w:b/>
        <w:bCs/>
        <w:sz w:val="16"/>
        <w:szCs w:val="18"/>
        <w:rtl/>
      </w:rPr>
      <w:fldChar w:fldCharType="separate"/>
    </w:r>
    <w:r w:rsidR="00991D55">
      <w:rPr>
        <w:b/>
        <w:bCs/>
        <w:noProof/>
        <w:sz w:val="16"/>
        <w:szCs w:val="18"/>
        <w:rtl/>
      </w:rPr>
      <w:t>פרק שישי</w:t>
    </w:r>
    <w:r w:rsidRPr="00E403F0">
      <w:rPr>
        <w:b/>
        <w:bCs/>
        <w:sz w:val="16"/>
        <w:szCs w:val="18"/>
        <w:rtl/>
      </w:rPr>
      <w:fldChar w:fldCharType="end"/>
    </w:r>
    <w:r w:rsidRPr="00E403F0">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rFonts w:hint="cs"/>
        <w:b/>
        <w:bCs/>
        <w:sz w:val="16"/>
        <w:szCs w:val="18"/>
      </w:rPr>
      <w:instrText>STYLEREF</w:instrText>
    </w:r>
    <w:r w:rsidRPr="00E403F0">
      <w:rPr>
        <w:rFonts w:hint="cs"/>
        <w:b/>
        <w:bCs/>
        <w:sz w:val="16"/>
        <w:szCs w:val="18"/>
        <w:rtl/>
      </w:rPr>
      <w:instrText xml:space="preserve">  "דפים בפרק ב"  \* </w:instrText>
    </w:r>
    <w:r w:rsidRPr="00E403F0">
      <w:rPr>
        <w:rFonts w:hint="cs"/>
        <w:b/>
        <w:bCs/>
        <w:sz w:val="16"/>
        <w:szCs w:val="18"/>
      </w:rPr>
      <w:instrText>MERGEFORMAT</w:instrText>
    </w:r>
    <w:r w:rsidRPr="00E403F0">
      <w:rPr>
        <w:b/>
        <w:bCs/>
        <w:sz w:val="16"/>
        <w:szCs w:val="18"/>
        <w:rtl/>
      </w:rPr>
      <w:instrText xml:space="preserve"> </w:instrText>
    </w:r>
    <w:r w:rsidRPr="00E403F0">
      <w:rPr>
        <w:b/>
        <w:bCs/>
        <w:sz w:val="16"/>
        <w:szCs w:val="18"/>
        <w:rtl/>
      </w:rPr>
      <w:fldChar w:fldCharType="separate"/>
    </w:r>
    <w:r w:rsidR="00991D55">
      <w:rPr>
        <w:b/>
        <w:bCs/>
        <w:noProof/>
        <w:sz w:val="16"/>
        <w:szCs w:val="18"/>
        <w:rtl/>
      </w:rPr>
      <w:t>כג:- כח:</w:t>
    </w:r>
    <w:r w:rsidRPr="00E403F0">
      <w:rPr>
        <w:b/>
        <w:bCs/>
        <w:sz w:val="16"/>
        <w:szCs w:val="18"/>
        <w:rtl/>
      </w:rPr>
      <w:fldChar w:fldCharType="end"/>
    </w:r>
    <w:r w:rsidRPr="00E403F0">
      <w:rPr>
        <w:rFonts w:hint="cs"/>
        <w:b/>
        <w:bCs/>
        <w:sz w:val="16"/>
        <w:szCs w:val="18"/>
        <w:rtl/>
      </w:rPr>
      <w:t xml:space="preserve"> </w:t>
    </w:r>
    <w:r>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b/>
        <w:bCs/>
        <w:sz w:val="16"/>
        <w:szCs w:val="18"/>
      </w:rPr>
      <w:instrText>STYLEREF</w:instrText>
    </w:r>
    <w:r w:rsidRPr="00E403F0">
      <w:rPr>
        <w:b/>
        <w:bCs/>
        <w:sz w:val="16"/>
        <w:szCs w:val="18"/>
        <w:rtl/>
      </w:rPr>
      <w:instrText xml:space="preserve">  מסכת  \* </w:instrText>
    </w:r>
    <w:r w:rsidRPr="00E403F0">
      <w:rPr>
        <w:b/>
        <w:bCs/>
        <w:sz w:val="16"/>
        <w:szCs w:val="18"/>
      </w:rPr>
      <w:instrText>MERGEFORMAT</w:instrText>
    </w:r>
    <w:r w:rsidRPr="00E403F0">
      <w:rPr>
        <w:b/>
        <w:bCs/>
        <w:sz w:val="16"/>
        <w:szCs w:val="18"/>
        <w:rtl/>
      </w:rPr>
      <w:instrText xml:space="preserve"> </w:instrText>
    </w:r>
    <w:r w:rsidRPr="00E403F0">
      <w:rPr>
        <w:b/>
        <w:bCs/>
        <w:sz w:val="16"/>
        <w:szCs w:val="18"/>
        <w:rtl/>
      </w:rPr>
      <w:fldChar w:fldCharType="separate"/>
    </w:r>
    <w:r w:rsidR="00991D55">
      <w:rPr>
        <w:b/>
        <w:bCs/>
        <w:noProof/>
        <w:sz w:val="16"/>
        <w:szCs w:val="18"/>
        <w:rtl/>
      </w:rPr>
      <w:t>כריתות</w:t>
    </w:r>
    <w:r w:rsidRPr="00E403F0">
      <w:rPr>
        <w:b/>
        <w:bCs/>
        <w:sz w:val="16"/>
        <w:szCs w:val="18"/>
        <w:rtl/>
      </w:rPr>
      <w:fldChar w:fldCharType="end"/>
    </w:r>
    <w:r>
      <w:rPr>
        <w:b/>
        <w:bCs/>
        <w:sz w:val="16"/>
        <w:szCs w:val="18"/>
        <w:rtl/>
      </w:rPr>
      <w:tab/>
    </w:r>
    <w:r>
      <w:rPr>
        <w:b/>
        <w:bCs/>
        <w:sz w:val="16"/>
        <w:szCs w:val="18"/>
        <w:rtl/>
      </w:rPr>
      <w:fldChar w:fldCharType="begin"/>
    </w:r>
    <w:r>
      <w:rPr>
        <w:b/>
        <w:bCs/>
        <w:sz w:val="16"/>
        <w:szCs w:val="18"/>
        <w:rtl/>
      </w:rPr>
      <w:instrText xml:space="preserve"> </w:instrText>
    </w:r>
    <w:r>
      <w:rPr>
        <w:b/>
        <w:bCs/>
        <w:sz w:val="16"/>
        <w:szCs w:val="18"/>
      </w:rPr>
      <w:instrText>STYLEREF</w:instrText>
    </w:r>
    <w:r>
      <w:rPr>
        <w:b/>
        <w:bCs/>
        <w:sz w:val="16"/>
        <w:szCs w:val="18"/>
        <w:rtl/>
      </w:rPr>
      <w:instrText xml:space="preserve">  "פרק שם"  \* </w:instrText>
    </w:r>
    <w:r>
      <w:rPr>
        <w:b/>
        <w:bCs/>
        <w:sz w:val="16"/>
        <w:szCs w:val="18"/>
      </w:rPr>
      <w:instrText>MERGEFORMAT</w:instrText>
    </w:r>
    <w:r>
      <w:rPr>
        <w:b/>
        <w:bCs/>
        <w:sz w:val="16"/>
        <w:szCs w:val="18"/>
        <w:rtl/>
      </w:rPr>
      <w:instrText xml:space="preserve"> </w:instrText>
    </w:r>
    <w:r>
      <w:rPr>
        <w:b/>
        <w:bCs/>
        <w:sz w:val="16"/>
        <w:szCs w:val="18"/>
        <w:rtl/>
      </w:rPr>
      <w:fldChar w:fldCharType="separate"/>
    </w:r>
    <w:r w:rsidR="00991D55">
      <w:rPr>
        <w:b/>
        <w:bCs/>
        <w:noProof/>
        <w:sz w:val="16"/>
        <w:szCs w:val="18"/>
        <w:rtl/>
      </w:rPr>
      <w:t>המביא אשם</w:t>
    </w:r>
    <w:r>
      <w:rPr>
        <w:b/>
        <w:bCs/>
        <w:sz w:val="16"/>
        <w:szCs w:val="18"/>
        <w:rtl/>
      </w:rPr>
      <w:fldChar w:fldCharType="end"/>
    </w:r>
    <w:r>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rFonts w:hint="cs"/>
        <w:b/>
        <w:bCs/>
        <w:sz w:val="16"/>
        <w:szCs w:val="18"/>
      </w:rPr>
      <w:instrText>STYLEREF  "</w:instrText>
    </w:r>
    <w:r w:rsidRPr="00E403F0">
      <w:rPr>
        <w:rFonts w:hint="cs"/>
        <w:b/>
        <w:bCs/>
        <w:sz w:val="16"/>
        <w:szCs w:val="18"/>
        <w:rtl/>
      </w:rPr>
      <w:instrText xml:space="preserve">דף בצד"  \* </w:instrText>
    </w:r>
    <w:r w:rsidRPr="00E403F0">
      <w:rPr>
        <w:rFonts w:hint="cs"/>
        <w:b/>
        <w:bCs/>
        <w:sz w:val="16"/>
        <w:szCs w:val="18"/>
      </w:rPr>
      <w:instrText>MERGEFORMAT</w:instrText>
    </w:r>
    <w:r w:rsidRPr="00E403F0">
      <w:rPr>
        <w:b/>
        <w:bCs/>
        <w:sz w:val="16"/>
        <w:szCs w:val="18"/>
      </w:rPr>
      <w:instrText xml:space="preserve"> </w:instrText>
    </w:r>
    <w:r w:rsidRPr="00E403F0">
      <w:rPr>
        <w:b/>
        <w:bCs/>
        <w:sz w:val="16"/>
        <w:szCs w:val="18"/>
        <w:rtl/>
      </w:rPr>
      <w:fldChar w:fldCharType="separate"/>
    </w:r>
    <w:r w:rsidR="00991D55" w:rsidRPr="00991D55">
      <w:rPr>
        <w:noProof/>
        <w:sz w:val="16"/>
        <w:szCs w:val="18"/>
        <w:rtl/>
      </w:rPr>
      <w:t>כח</w:t>
    </w:r>
    <w:r w:rsidR="00991D55">
      <w:rPr>
        <w:b/>
        <w:bCs/>
        <w:noProof/>
        <w:sz w:val="16"/>
        <w:szCs w:val="18"/>
        <w:rtl/>
      </w:rPr>
      <w:t>:</w:t>
    </w:r>
    <w:r w:rsidRPr="00E403F0">
      <w:rPr>
        <w:b/>
        <w:bCs/>
        <w:sz w:val="16"/>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AD695E"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Pr="00F536B4">
      <w:rPr>
        <w:noProof/>
        <w:rtl/>
      </w:rPr>
      <w:t>פרק שמיני</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מו.-נג.</w:t>
    </w:r>
    <w:r>
      <w:rPr>
        <w:b/>
        <w:bCs/>
        <w:rtl/>
      </w:rPr>
      <w:fldChar w:fldCharType="end"/>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sidRPr="00F536B4">
      <w:rPr>
        <w:b/>
        <w:bCs/>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sidRPr="00F536B4">
      <w:rPr>
        <w:noProof/>
        <w:rtl/>
      </w:rPr>
      <w:t>יש בכור</w:t>
    </w:r>
    <w:r>
      <w:rPr>
        <w:b/>
        <w:bCs/>
        <w:rtl/>
      </w:rPr>
      <w:fldChar w:fldCharType="end"/>
    </w:r>
    <w:r>
      <w:rPr>
        <w:rFonts w:hint="cs"/>
        <w:b/>
        <w:bCs/>
        <w:rt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jc w:val="right"/>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Pr>
        <w:b/>
        <w:bCs/>
        <w:noProof/>
        <w:rtl/>
      </w:rPr>
      <w:t>פרק שישי</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כג:- כח:</w:t>
    </w:r>
    <w:r>
      <w:rPr>
        <w:b/>
        <w:bCs/>
        <w:rtl/>
      </w:rPr>
      <w:fldChar w:fldCharType="end"/>
    </w:r>
    <w:r>
      <w:rPr>
        <w:b/>
        <w:bCs/>
        <w:rtl/>
      </w:rPr>
      <w:tab/>
    </w:r>
    <w:r w:rsidRPr="00453C31">
      <w:rPr>
        <w:rFonts w:ascii="Cambria" w:hAnsi="Cambria" w:hint="cs"/>
        <w:b/>
        <w:bCs/>
        <w:color w:val="A6A6A6" w:themeColor="background1" w:themeShade="A6"/>
        <w:rtl/>
      </w:rPr>
      <w:t xml:space="preserve"> </w:t>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Pr>
        <w:b/>
        <w:bCs/>
        <w:noProof/>
        <w:rtl/>
      </w:rPr>
      <w:t>כריתות</w:t>
    </w:r>
    <w:r>
      <w:rPr>
        <w:b/>
        <w:bCs/>
        <w:rtl/>
      </w:rPr>
      <w:fldChar w:fldCharType="end"/>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המביא אשם</w:t>
    </w:r>
    <w:r>
      <w:rPr>
        <w:b/>
        <w:bCs/>
        <w:rt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0603"/>
      </w:tabs>
      <w:spacing w:line="240" w:lineRule="exact"/>
      <w:ind w:left="0" w:firstLine="0"/>
    </w:pPr>
    <w:r>
      <w:rPr>
        <w:b/>
        <w:bCs/>
        <w:rtl/>
      </w:rPr>
      <w:fldChar w:fldCharType="begin"/>
    </w:r>
    <w:r>
      <w:rPr>
        <w:b/>
        <w:bCs/>
        <w:rtl/>
      </w:rPr>
      <w:instrText xml:space="preserve"> </w:instrText>
    </w:r>
    <w:r>
      <w:rPr>
        <w:b/>
        <w:bCs/>
      </w:rPr>
      <w:instrText>STYLEREF</w:instrText>
    </w:r>
    <w:r>
      <w:rPr>
        <w:b/>
        <w:bCs/>
        <w:rtl/>
      </w:rPr>
      <w:instrText xml:space="preserve">  פרק  \* </w:instrText>
    </w:r>
    <w:r>
      <w:rPr>
        <w:b/>
        <w:bCs/>
      </w:rPr>
      <w:instrText>MERGEFORMAT</w:instrText>
    </w:r>
    <w:r>
      <w:rPr>
        <w:b/>
        <w:bCs/>
        <w:rtl/>
      </w:rPr>
      <w:instrText xml:space="preserve"> </w:instrText>
    </w:r>
    <w:r>
      <w:rPr>
        <w:b/>
        <w:bCs/>
        <w:rtl/>
      </w:rPr>
      <w:fldChar w:fldCharType="separate"/>
    </w:r>
    <w:r w:rsidR="00991D55">
      <w:rPr>
        <w:b/>
        <w:bCs/>
        <w:noProof/>
        <w:rtl/>
      </w:rPr>
      <w:t>פרק חמישי</w:t>
    </w:r>
    <w:r>
      <w:rPr>
        <w:b/>
        <w:bCs/>
        <w:rtl/>
      </w:rPr>
      <w:fldChar w:fldCharType="end"/>
    </w:r>
    <w:r>
      <w:rPr>
        <w:b/>
        <w:bCs/>
        <w:rtl/>
      </w:rPr>
      <w:tab/>
    </w:r>
    <w:r>
      <w:rPr>
        <w:rFonts w:hint="cs"/>
        <w:b/>
        <w:bCs/>
        <w:rtl/>
      </w:rPr>
      <w:t>מעילה</w:t>
    </w:r>
    <w:r>
      <w:rPr>
        <w:b/>
        <w:bCs/>
        <w:rtl/>
      </w:rPr>
      <w:tab/>
    </w:r>
    <w:r w:rsidRPr="00453C31">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91D55">
      <w:rPr>
        <w:b/>
        <w:bCs/>
        <w:noProof/>
        <w:rtl/>
      </w:rPr>
      <w:t>הנהנה מן ההקדש</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91D55">
      <w:rPr>
        <w:b/>
        <w:bCs/>
        <w:noProof/>
        <w:rtl/>
      </w:rPr>
      <w:t>כ.</w:t>
    </w:r>
    <w:r w:rsidRPr="00453C31">
      <w:rPr>
        <w:b/>
        <w:bCs/>
        <w:rt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453C31" w:rsidRDefault="0026589F" w:rsidP="00E403F0">
    <w:pPr>
      <w:pStyle w:val="a7"/>
      <w:pBdr>
        <w:bottom w:val="double" w:sz="4" w:space="1" w:color="A6A6A6" w:themeColor="background1" w:themeShade="A6"/>
      </w:pBdr>
      <w:tabs>
        <w:tab w:val="clear" w:pos="4153"/>
        <w:tab w:val="clear" w:pos="8306"/>
        <w:tab w:val="right" w:pos="10773"/>
      </w:tabs>
      <w:spacing w:after="0" w:line="240" w:lineRule="auto"/>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453C31"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jc w:val="right"/>
      <w:rPr>
        <w:b/>
        <w:bCs/>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Pr>
        <w:b/>
        <w:bCs/>
        <w:noProof/>
        <w:rtl/>
      </w:rPr>
      <w:t>פרק חמישי</w:t>
    </w:r>
    <w:r w:rsidRPr="00453C31">
      <w:rPr>
        <w:b/>
        <w:bCs/>
        <w:rtl/>
      </w:rPr>
      <w:fldChar w:fldCharType="end"/>
    </w:r>
    <w:r w:rsidRPr="00453C31">
      <w:rPr>
        <w:rFonts w:hint="cs"/>
        <w:b/>
        <w:bCs/>
        <w:rtl/>
      </w:rPr>
      <w:t>:</w:t>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(ב.-ח.)</w:t>
    </w:r>
    <w:r>
      <w:rPr>
        <w:b/>
        <w:bCs/>
        <w:rtl/>
      </w:rPr>
      <w:fldChar w:fldCharType="end"/>
    </w:r>
    <w:r>
      <w:rPr>
        <w:b/>
        <w:bCs/>
        <w:rtl/>
      </w:rPr>
      <w:tab/>
    </w:r>
    <w:r w:rsidRPr="00453C31">
      <w:rPr>
        <w:rFonts w:ascii="Cambria" w:hAnsi="Cambria" w:hint="cs"/>
        <w:b/>
        <w:bCs/>
        <w:color w:val="A6A6A6" w:themeColor="background1" w:themeShade="A6"/>
        <w:rtl/>
      </w:rPr>
      <w:t xml:space="preserve"> </w:t>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Pr>
        <w:b/>
        <w:bCs/>
        <w:noProof/>
        <w:rtl/>
      </w:rPr>
      <w:t>מעילה</w:t>
    </w:r>
    <w:r>
      <w:rPr>
        <w:b/>
        <w:bCs/>
        <w:rtl/>
      </w:rPr>
      <w:fldChar w:fldCharType="end"/>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הנהנה מן ההקדש</w:t>
    </w:r>
    <w:r>
      <w:rPr>
        <w:b/>
        <w:bCs/>
        <w:rt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453C31"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26589F" w:rsidRPr="00453C31" w:rsidRDefault="0026589F" w:rsidP="00E403F0">
    <w:pPr>
      <w:pStyle w:val="a7"/>
      <w:pBdr>
        <w:bottom w:val="double" w:sz="4" w:space="1" w:color="A6A6A6" w:themeColor="background1" w:themeShade="A6"/>
      </w:pBdr>
      <w:tabs>
        <w:tab w:val="clear" w:pos="4153"/>
        <w:tab w:val="clear" w:pos="8306"/>
        <w:tab w:val="left" w:pos="2835"/>
        <w:tab w:val="right" w:pos="10603"/>
      </w:tabs>
      <w:spacing w:after="240" w:line="240" w:lineRule="exact"/>
      <w:ind w:left="0" w:firstLine="0"/>
      <w:rPr>
        <w:b/>
        <w:bCs/>
      </w:rPr>
    </w:pPr>
    <w:r>
      <w:rPr>
        <w:b/>
        <w:bCs/>
        <w:rtl/>
      </w:rPr>
      <w:fldChar w:fldCharType="begin"/>
    </w:r>
    <w:r>
      <w:rPr>
        <w:b/>
        <w:bCs/>
        <w:rtl/>
      </w:rPr>
      <w:instrText xml:space="preserve"> </w:instrText>
    </w:r>
    <w:r>
      <w:rPr>
        <w:b/>
        <w:bCs/>
      </w:rPr>
      <w:instrText>STYLEREF</w:instrText>
    </w:r>
    <w:r>
      <w:rPr>
        <w:b/>
        <w:bCs/>
        <w:rtl/>
      </w:rPr>
      <w:instrText xml:space="preserve">  פרק  \* </w:instrText>
    </w:r>
    <w:r>
      <w:rPr>
        <w:b/>
        <w:bCs/>
      </w:rPr>
      <w:instrText>MERGEFORMAT</w:instrText>
    </w:r>
    <w:r>
      <w:rPr>
        <w:b/>
        <w:bCs/>
        <w:rtl/>
      </w:rPr>
      <w:instrText xml:space="preserve"> </w:instrText>
    </w:r>
    <w:r>
      <w:rPr>
        <w:b/>
        <w:bCs/>
        <w:rtl/>
      </w:rPr>
      <w:fldChar w:fldCharType="separate"/>
    </w:r>
    <w:r w:rsidR="00991D55">
      <w:rPr>
        <w:b/>
        <w:bCs/>
        <w:noProof/>
        <w:rtl/>
      </w:rPr>
      <w:t>פרק עשירי</w:t>
    </w:r>
    <w:r>
      <w:rPr>
        <w:b/>
        <w:bCs/>
        <w:rtl/>
      </w:rPr>
      <w:fldChar w:fldCharType="end"/>
    </w:r>
    <w:r>
      <w:rPr>
        <w:b/>
        <w:bCs/>
        <w:rtl/>
      </w:rPr>
      <w:tab/>
    </w:r>
    <w:r>
      <w:rPr>
        <w:rFonts w:hint="cs"/>
        <w:b/>
        <w:bCs/>
        <w:rtl/>
      </w:rPr>
      <w:t>נדה</w:t>
    </w:r>
    <w:r w:rsidRPr="00453C31">
      <w:rPr>
        <w:b/>
        <w:bCs/>
        <w:rtl/>
      </w:rPr>
      <w:tab/>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91D55">
      <w:rPr>
        <w:b/>
        <w:bCs/>
        <w:noProof/>
        <w:rtl/>
      </w:rPr>
      <w:t>תינוקת</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91D55">
      <w:rPr>
        <w:b/>
        <w:bCs/>
        <w:noProof/>
        <w:rtl/>
      </w:rPr>
      <w:t>סט</w:t>
    </w:r>
    <w:r w:rsidRPr="00453C31">
      <w:rPr>
        <w:b/>
        <w:bCs/>
        <w:rt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23EA"/>
    <w:multiLevelType w:val="hybridMultilevel"/>
    <w:tmpl w:val="A6C8F61A"/>
    <w:lvl w:ilvl="0" w:tplc="DDCEE9CC">
      <w:start w:val="50"/>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445FD"/>
    <w:multiLevelType w:val="hybridMultilevel"/>
    <w:tmpl w:val="CD3AAD4A"/>
    <w:lvl w:ilvl="0" w:tplc="5EE60FB4">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65D47"/>
    <w:multiLevelType w:val="hybridMultilevel"/>
    <w:tmpl w:val="586A6806"/>
    <w:lvl w:ilvl="0" w:tplc="0E36A70E">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90C4FA3"/>
    <w:multiLevelType w:val="hybridMultilevel"/>
    <w:tmpl w:val="9CDE618A"/>
    <w:lvl w:ilvl="0" w:tplc="843EAFC2">
      <w:start w:val="6"/>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2D1188"/>
    <w:multiLevelType w:val="hybridMultilevel"/>
    <w:tmpl w:val="EDC40418"/>
    <w:lvl w:ilvl="0" w:tplc="6DB084EC">
      <w:start w:val="20"/>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16A35"/>
    <w:multiLevelType w:val="hybridMultilevel"/>
    <w:tmpl w:val="CD329E8E"/>
    <w:lvl w:ilvl="0" w:tplc="626C1F1C">
      <w:start w:val="4"/>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FD5B32"/>
    <w:multiLevelType w:val="hybridMultilevel"/>
    <w:tmpl w:val="61D80E86"/>
    <w:lvl w:ilvl="0" w:tplc="5D5AB4CA">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31F68"/>
    <w:multiLevelType w:val="hybridMultilevel"/>
    <w:tmpl w:val="D1F2D7E8"/>
    <w:lvl w:ilvl="0" w:tplc="5B4624FA">
      <w:start w:val="7"/>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273FC"/>
    <w:multiLevelType w:val="hybridMultilevel"/>
    <w:tmpl w:val="DB4A1EDA"/>
    <w:lvl w:ilvl="0" w:tplc="FA621B12">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B75BCA"/>
    <w:multiLevelType w:val="hybridMultilevel"/>
    <w:tmpl w:val="324ACEF0"/>
    <w:lvl w:ilvl="0" w:tplc="6C72DD34">
      <w:start w:val="4"/>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77D59"/>
    <w:multiLevelType w:val="hybridMultilevel"/>
    <w:tmpl w:val="A7E21354"/>
    <w:lvl w:ilvl="0" w:tplc="78E683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1"/>
  </w:num>
  <w:num w:numId="4">
    <w:abstractNumId w:val="3"/>
  </w:num>
  <w:num w:numId="5">
    <w:abstractNumId w:val="15"/>
  </w:num>
  <w:num w:numId="6">
    <w:abstractNumId w:val="5"/>
  </w:num>
  <w:num w:numId="7">
    <w:abstractNumId w:val="8"/>
  </w:num>
  <w:num w:numId="8">
    <w:abstractNumId w:val="10"/>
  </w:num>
  <w:num w:numId="9">
    <w:abstractNumId w:val="2"/>
  </w:num>
  <w:num w:numId="10">
    <w:abstractNumId w:val="18"/>
  </w:num>
  <w:num w:numId="11">
    <w:abstractNumId w:val="20"/>
  </w:num>
  <w:num w:numId="12">
    <w:abstractNumId w:val="13"/>
  </w:num>
  <w:num w:numId="13">
    <w:abstractNumId w:val="4"/>
  </w:num>
  <w:num w:numId="14">
    <w:abstractNumId w:val="17"/>
  </w:num>
  <w:num w:numId="15">
    <w:abstractNumId w:val="9"/>
  </w:num>
  <w:num w:numId="16">
    <w:abstractNumId w:val="7"/>
  </w:num>
  <w:num w:numId="17">
    <w:abstractNumId w:val="14"/>
  </w:num>
  <w:num w:numId="18">
    <w:abstractNumId w:val="16"/>
  </w:num>
  <w:num w:numId="19">
    <w:abstractNumId w:val="19"/>
  </w:num>
  <w:num w:numId="20">
    <w:abstractNumId w:val="1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Changes/>
  <w:zoom w:percent="147"/>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trackRevision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F0"/>
    <w:rsid w:val="00017C1D"/>
    <w:rsid w:val="00022782"/>
    <w:rsid w:val="00027215"/>
    <w:rsid w:val="000A3C6A"/>
    <w:rsid w:val="000D3546"/>
    <w:rsid w:val="00145732"/>
    <w:rsid w:val="001575E9"/>
    <w:rsid w:val="0018406A"/>
    <w:rsid w:val="00205118"/>
    <w:rsid w:val="00226970"/>
    <w:rsid w:val="0026589F"/>
    <w:rsid w:val="002904EE"/>
    <w:rsid w:val="002B4E05"/>
    <w:rsid w:val="00335FF8"/>
    <w:rsid w:val="00347852"/>
    <w:rsid w:val="003F0FB3"/>
    <w:rsid w:val="00413009"/>
    <w:rsid w:val="00494739"/>
    <w:rsid w:val="004B393C"/>
    <w:rsid w:val="004C3008"/>
    <w:rsid w:val="0050507C"/>
    <w:rsid w:val="00563AC1"/>
    <w:rsid w:val="0058426F"/>
    <w:rsid w:val="005B134F"/>
    <w:rsid w:val="00604A18"/>
    <w:rsid w:val="00625445"/>
    <w:rsid w:val="006B0F15"/>
    <w:rsid w:val="006C6D51"/>
    <w:rsid w:val="006F08E9"/>
    <w:rsid w:val="00722D2D"/>
    <w:rsid w:val="007713D7"/>
    <w:rsid w:val="008E0E1D"/>
    <w:rsid w:val="009201BB"/>
    <w:rsid w:val="00991D55"/>
    <w:rsid w:val="00A67950"/>
    <w:rsid w:val="00B30C78"/>
    <w:rsid w:val="00B50033"/>
    <w:rsid w:val="00B755DE"/>
    <w:rsid w:val="00B90661"/>
    <w:rsid w:val="00BC06D4"/>
    <w:rsid w:val="00C20F97"/>
    <w:rsid w:val="00C20FF0"/>
    <w:rsid w:val="00C66617"/>
    <w:rsid w:val="00C94CEB"/>
    <w:rsid w:val="00D03AAC"/>
    <w:rsid w:val="00D07C84"/>
    <w:rsid w:val="00D64BA8"/>
    <w:rsid w:val="00D65BEC"/>
    <w:rsid w:val="00DC5F70"/>
    <w:rsid w:val="00E20134"/>
    <w:rsid w:val="00E403F0"/>
    <w:rsid w:val="00E573C1"/>
    <w:rsid w:val="00E856AC"/>
    <w:rsid w:val="00E87E21"/>
    <w:rsid w:val="00F31B8B"/>
    <w:rsid w:val="00F536B4"/>
    <w:rsid w:val="00FB37ED"/>
    <w:rsid w:val="00FE34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984BA0"/>
  <w15:chartTrackingRefBased/>
  <w15:docId w15:val="{7ACFE8FF-B493-4637-8FBD-2FBDC5EE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132634</Words>
  <Characters>663170</Characters>
  <Application>Microsoft Office Word</Application>
  <DocSecurity>0</DocSecurity>
  <Lines>5526</Lines>
  <Paragraphs>1588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794216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m7654301@gmail.com</cp:lastModifiedBy>
  <cp:revision>6</cp:revision>
  <cp:lastPrinted>2021-04-05T21:02:00Z</cp:lastPrinted>
  <dcterms:created xsi:type="dcterms:W3CDTF">2021-04-05T20:45:00Z</dcterms:created>
  <dcterms:modified xsi:type="dcterms:W3CDTF">2021-07-06T09:22:00Z</dcterms:modified>
</cp:coreProperties>
</file>